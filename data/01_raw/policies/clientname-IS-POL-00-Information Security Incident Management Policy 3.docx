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E1D7A" w14:textId="77777777" w:rsidR="00A624B4" w:rsidRPr="000B543A" w:rsidRDefault="00A624B4" w:rsidP="00A624B4">
      <w:pPr>
        <w:rPr>
          <w:b/>
          <w:bCs/>
          <w:caps/>
          <w:noProof/>
          <w:color w:val="000000" w:themeColor="accent2"/>
          <w:sz w:val="15"/>
          <w:szCs w:val="15"/>
        </w:rPr>
      </w:pPr>
    </w:p>
    <w:p w14:paraId="42BDAEAE" w14:textId="77777777" w:rsidR="00A624B4" w:rsidRPr="000B543A" w:rsidRDefault="00A624B4" w:rsidP="00A624B4">
      <w:pPr>
        <w:rPr>
          <w:b/>
          <w:bCs/>
          <w:caps/>
          <w:noProof/>
          <w:color w:val="000000" w:themeColor="accent2"/>
          <w:sz w:val="15"/>
          <w:szCs w:val="15"/>
        </w:rPr>
      </w:pPr>
    </w:p>
    <w:p w14:paraId="01E32F7E" w14:textId="77777777" w:rsidR="00A624B4" w:rsidRPr="000B543A" w:rsidRDefault="00A624B4" w:rsidP="00A624B4">
      <w:pPr>
        <w:rPr>
          <w:b/>
          <w:bCs/>
          <w:caps/>
          <w:noProof/>
          <w:color w:val="000000" w:themeColor="accent2"/>
          <w:sz w:val="15"/>
          <w:szCs w:val="15"/>
        </w:rPr>
      </w:pPr>
    </w:p>
    <w:p w14:paraId="03A1A5EE" w14:textId="77777777" w:rsidR="00A624B4" w:rsidRPr="000B543A" w:rsidRDefault="00A624B4" w:rsidP="00A624B4">
      <w:pPr>
        <w:rPr>
          <w:b/>
          <w:bCs/>
          <w:caps/>
          <w:noProof/>
          <w:color w:val="000000" w:themeColor="accent2"/>
          <w:sz w:val="15"/>
          <w:szCs w:val="15"/>
        </w:rPr>
      </w:pPr>
    </w:p>
    <w:p w14:paraId="6B6754EE" w14:textId="7C522D4D" w:rsidR="00A624B4" w:rsidRPr="000B543A" w:rsidRDefault="00A624B4" w:rsidP="00A624B4">
      <w:pPr>
        <w:rPr>
          <w:b/>
          <w:bCs/>
          <w:caps/>
          <w:noProof/>
          <w:color w:val="000000" w:themeColor="accent2"/>
          <w:sz w:val="15"/>
          <w:szCs w:val="15"/>
        </w:rPr>
      </w:pPr>
    </w:p>
    <w:p w14:paraId="76322B81" w14:textId="77A0DF93" w:rsidR="00A624B4" w:rsidRPr="000B543A" w:rsidRDefault="003E2723" w:rsidP="00A624B4">
      <w:pPr>
        <w:rPr>
          <w:b/>
          <w:bCs/>
          <w:caps/>
          <w:noProof/>
          <w:color w:val="000000" w:themeColor="accent2"/>
          <w:sz w:val="15"/>
          <w:szCs w:val="15"/>
        </w:rPr>
      </w:pPr>
      <w:r w:rsidRPr="000B543A">
        <w:rPr>
          <w:noProof/>
        </w:rPr>
        <mc:AlternateContent>
          <mc:Choice Requires="wps">
            <w:drawing>
              <wp:anchor distT="0" distB="0" distL="114300" distR="114300" simplePos="0" relativeHeight="251659264" behindDoc="1" locked="0" layoutInCell="1" allowOverlap="1" wp14:anchorId="6C9DD0BF" wp14:editId="71AE0D4D">
                <wp:simplePos x="0" y="0"/>
                <wp:positionH relativeFrom="page">
                  <wp:align>right</wp:align>
                </wp:positionH>
                <wp:positionV relativeFrom="page">
                  <wp:posOffset>2425065</wp:posOffset>
                </wp:positionV>
                <wp:extent cx="7557770" cy="2304415"/>
                <wp:effectExtent l="0" t="0" r="0" b="635"/>
                <wp:wrapTight wrapText="bothSides">
                  <wp:wrapPolygon edited="0">
                    <wp:start x="1688" y="0"/>
                    <wp:lineTo x="1688" y="21427"/>
                    <wp:lineTo x="19818" y="21427"/>
                    <wp:lineTo x="19818" y="0"/>
                    <wp:lineTo x="1688" y="0"/>
                  </wp:wrapPolygon>
                </wp:wrapTight>
                <wp:docPr id="154" name="Text Box 154"/>
                <wp:cNvGraphicFramePr/>
                <a:graphic xmlns:a="http://schemas.openxmlformats.org/drawingml/2006/main">
                  <a:graphicData uri="http://schemas.microsoft.com/office/word/2010/wordprocessingShape">
                    <wps:wsp>
                      <wps:cNvSpPr txBox="1"/>
                      <wps:spPr>
                        <a:xfrm>
                          <a:off x="0" y="0"/>
                          <a:ext cx="7557770" cy="2304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5E029" w14:textId="1218DA79" w:rsidR="000445FB" w:rsidRPr="00A624B4" w:rsidRDefault="00894098" w:rsidP="00561876">
                            <w:pPr>
                              <w:pStyle w:val="DocumentTitle"/>
                              <w:rPr>
                                <w:rFonts w:ascii="Calibri" w:hAnsi="Calibri" w:cs="Calibri"/>
                                <w:sz w:val="72"/>
                                <w:szCs w:val="72"/>
                              </w:rPr>
                            </w:pPr>
                            <w:sdt>
                              <w:sdtPr>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8D02F5">
                                  <w:rPr>
                                    <w:rFonts w:ascii="Calibri" w:hAnsi="Calibri" w:cs="Calibri"/>
                                    <w:sz w:val="72"/>
                                    <w:szCs w:val="72"/>
                                  </w:rPr>
                                  <w:t>&lt;CLIENT&gt;</w:t>
                                </w:r>
                                <w:r w:rsidR="000445FB">
                                  <w:rPr>
                                    <w:rFonts w:ascii="Calibri" w:hAnsi="Calibri" w:cs="Calibri"/>
                                    <w:sz w:val="72"/>
                                    <w:szCs w:val="72"/>
                                  </w:rPr>
                                  <w:t xml:space="preserve"> Information Security Incident Management Policy</w:t>
                                </w:r>
                              </w:sdtContent>
                            </w:sdt>
                          </w:p>
                          <w:sdt>
                            <w:sdtPr>
                              <w:rPr>
                                <w:rFonts w:ascii="Calibri" w:hAnsi="Calibri" w:cs="Calibri"/>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7AE93E0" w14:textId="0AF19C76" w:rsidR="000445FB" w:rsidRPr="006D69DF" w:rsidRDefault="008D02F5" w:rsidP="00240B1B">
                                <w:pPr>
                                  <w:pStyle w:val="DocumentSubtitle"/>
                                  <w:rPr>
                                    <w:sz w:val="20"/>
                                    <w:szCs w:val="24"/>
                                  </w:rPr>
                                </w:pPr>
                                <w:r>
                                  <w:rPr>
                                    <w:rFonts w:ascii="Calibri" w:hAnsi="Calibri" w:cs="Calibri"/>
                                    <w:sz w:val="40"/>
                                    <w:szCs w:val="40"/>
                                  </w:rPr>
                                  <w:t>&lt;CLIENT&gt;</w:t>
                                </w:r>
                                <w:r w:rsidR="000445FB">
                                  <w:rPr>
                                    <w:rFonts w:ascii="Calibri" w:hAnsi="Calibri" w:cs="Calibri"/>
                                    <w:sz w:val="40"/>
                                    <w:szCs w:val="40"/>
                                  </w:rPr>
                                  <w:t>-IS-POL-00</w:t>
                                </w:r>
                                <w:r>
                                  <w:rPr>
                                    <w:rFonts w:ascii="Calibri" w:hAnsi="Calibri" w:cs="Calibri"/>
                                    <w:sz w:val="40"/>
                                    <w:szCs w:val="40"/>
                                  </w:rPr>
                                  <w:t>X</w:t>
                                </w:r>
                              </w:p>
                            </w:sdtContent>
                          </w:sdt>
                        </w:txbxContent>
                      </wps:txbx>
                      <wps:bodyPr rot="0" spcFirstLastPara="0" vertOverflow="overflow" horzOverflow="overflow" vert="horz" wrap="square" lIns="640080" tIns="0" rIns="64008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9DD0BF" id="_x0000_t202" coordsize="21600,21600" o:spt="202" path="m,l,21600r21600,l21600,xe">
                <v:stroke joinstyle="miter"/>
                <v:path gradientshapeok="t" o:connecttype="rect"/>
              </v:shapetype>
              <v:shape id="Text Box 154" o:spid="_x0000_s1026" type="#_x0000_t202" style="position:absolute;margin-left:543.9pt;margin-top:190.95pt;width:595.1pt;height:181.4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" filled="f" stroked="f" strokeweight=".5pt">
                <v:textbox inset="50.4pt,0,50.4pt,0">
                  <w:txbxContent>
                    <w:p w14:paraId="38D5E029" w14:textId="1218DA79" w:rsidR="000445FB" w:rsidRPr="00A624B4" w:rsidRDefault="00894098" w:rsidP="00561876">
                      <w:pPr>
                        <w:pStyle w:val="DocumentTitle"/>
                        <w:rPr>
                          <w:rFonts w:ascii="Calibri" w:hAnsi="Calibri" w:cs="Calibri"/>
                          <w:sz w:val="72"/>
                          <w:szCs w:val="72"/>
                        </w:rPr>
                      </w:pPr>
                      <w:sdt>
                        <w:sdtPr>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8D02F5">
                            <w:rPr>
                              <w:rFonts w:ascii="Calibri" w:hAnsi="Calibri" w:cs="Calibri"/>
                              <w:sz w:val="72"/>
                              <w:szCs w:val="72"/>
                            </w:rPr>
                            <w:t>&lt;CLIENT&gt;</w:t>
                          </w:r>
                          <w:r w:rsidR="000445FB">
                            <w:rPr>
                              <w:rFonts w:ascii="Calibri" w:hAnsi="Calibri" w:cs="Calibri"/>
                              <w:sz w:val="72"/>
                              <w:szCs w:val="72"/>
                            </w:rPr>
                            <w:t xml:space="preserve"> Information Security Incident Management Policy</w:t>
                          </w:r>
                        </w:sdtContent>
                      </w:sdt>
                    </w:p>
                    <w:sdt>
                      <w:sdtPr>
                        <w:rPr>
                          <w:rFonts w:ascii="Calibri" w:hAnsi="Calibri" w:cs="Calibri"/>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7AE93E0" w14:textId="0AF19C76" w:rsidR="000445FB" w:rsidRPr="006D69DF" w:rsidRDefault="008D02F5" w:rsidP="00240B1B">
                          <w:pPr>
                            <w:pStyle w:val="DocumentSubtitle"/>
                            <w:rPr>
                              <w:sz w:val="20"/>
                              <w:szCs w:val="24"/>
                            </w:rPr>
                          </w:pPr>
                          <w:r>
                            <w:rPr>
                              <w:rFonts w:ascii="Calibri" w:hAnsi="Calibri" w:cs="Calibri"/>
                              <w:sz w:val="40"/>
                              <w:szCs w:val="40"/>
                            </w:rPr>
                            <w:t>&lt;CLIENT&gt;</w:t>
                          </w:r>
                          <w:r w:rsidR="000445FB">
                            <w:rPr>
                              <w:rFonts w:ascii="Calibri" w:hAnsi="Calibri" w:cs="Calibri"/>
                              <w:sz w:val="40"/>
                              <w:szCs w:val="40"/>
                            </w:rPr>
                            <w:t>-IS-POL-00</w:t>
                          </w:r>
                          <w:r>
                            <w:rPr>
                              <w:rFonts w:ascii="Calibri" w:hAnsi="Calibri" w:cs="Calibri"/>
                              <w:sz w:val="40"/>
                              <w:szCs w:val="40"/>
                            </w:rPr>
                            <w:t>X</w:t>
                          </w:r>
                        </w:p>
                      </w:sdtContent>
                    </w:sdt>
                  </w:txbxContent>
                </v:textbox>
                <w10:wrap type="tight" anchorx="page" anchory="page"/>
              </v:shape>
            </w:pict>
          </mc:Fallback>
        </mc:AlternateContent>
      </w:r>
    </w:p>
    <w:p w14:paraId="737458F4" w14:textId="76B4D13A" w:rsidR="00A624B4" w:rsidRPr="000B543A" w:rsidRDefault="00A624B4" w:rsidP="00A624B4">
      <w:pPr>
        <w:rPr>
          <w:b/>
          <w:bCs/>
          <w:caps/>
          <w:noProof/>
          <w:color w:val="000000" w:themeColor="accent2"/>
          <w:sz w:val="15"/>
          <w:szCs w:val="15"/>
        </w:rPr>
      </w:pPr>
    </w:p>
    <w:p w14:paraId="51857EA7" w14:textId="1927438D" w:rsidR="00A624B4" w:rsidRPr="000B543A" w:rsidRDefault="00A624B4" w:rsidP="00A624B4">
      <w:pPr>
        <w:rPr>
          <w:b/>
          <w:bCs/>
          <w:caps/>
          <w:noProof/>
          <w:color w:val="000000" w:themeColor="accent2"/>
          <w:sz w:val="15"/>
          <w:szCs w:val="15"/>
        </w:rPr>
      </w:pPr>
    </w:p>
    <w:p w14:paraId="29771536" w14:textId="7AD53657" w:rsidR="00A624B4" w:rsidRPr="000B543A" w:rsidRDefault="00A624B4" w:rsidP="00A624B4">
      <w:pPr>
        <w:rPr>
          <w:b/>
          <w:bCs/>
          <w:caps/>
          <w:noProof/>
          <w:color w:val="000000" w:themeColor="accent2"/>
          <w:sz w:val="15"/>
          <w:szCs w:val="15"/>
        </w:rPr>
      </w:pPr>
    </w:p>
    <w:p w14:paraId="58757622" w14:textId="51D1DDB8" w:rsidR="00A624B4" w:rsidRPr="000B543A" w:rsidRDefault="00A624B4" w:rsidP="00A624B4">
      <w:pPr>
        <w:rPr>
          <w:b/>
          <w:bCs/>
          <w:caps/>
          <w:noProof/>
          <w:color w:val="000000" w:themeColor="accent2"/>
          <w:sz w:val="15"/>
          <w:szCs w:val="15"/>
        </w:rPr>
      </w:pPr>
    </w:p>
    <w:p w14:paraId="2D41D510" w14:textId="7508FED6" w:rsidR="00A624B4" w:rsidRPr="000B543A" w:rsidRDefault="00A624B4" w:rsidP="00A624B4">
      <w:pPr>
        <w:rPr>
          <w:b/>
          <w:bCs/>
          <w:caps/>
          <w:noProof/>
          <w:color w:val="000000" w:themeColor="accent2"/>
          <w:sz w:val="15"/>
          <w:szCs w:val="15"/>
        </w:rPr>
      </w:pPr>
    </w:p>
    <w:p w14:paraId="51979111" w14:textId="7B33AE7D" w:rsidR="00A624B4" w:rsidRPr="000B543A" w:rsidRDefault="00086B03" w:rsidP="00A624B4">
      <w:pPr>
        <w:rPr>
          <w:b/>
          <w:bCs/>
          <w:caps/>
          <w:noProof/>
          <w:color w:val="000000" w:themeColor="accent2"/>
          <w:sz w:val="15"/>
          <w:szCs w:val="15"/>
        </w:rPr>
      </w:pPr>
      <w:r>
        <w:rPr>
          <w:noProof/>
        </w:rPr>
        <mc:AlternateContent>
          <mc:Choice Requires="wps">
            <w:drawing>
              <wp:anchor distT="0" distB="0" distL="114300" distR="114300" simplePos="0" relativeHeight="251669504" behindDoc="0" locked="0" layoutInCell="1" allowOverlap="1" wp14:anchorId="70DE86D4" wp14:editId="622025FC">
                <wp:simplePos x="0" y="0"/>
                <wp:positionH relativeFrom="page">
                  <wp:posOffset>0</wp:posOffset>
                </wp:positionH>
                <wp:positionV relativeFrom="page">
                  <wp:posOffset>6170502</wp:posOffset>
                </wp:positionV>
                <wp:extent cx="7557770" cy="343059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7557770" cy="34305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9CF453" w14:textId="77777777" w:rsidR="000445FB" w:rsidRDefault="000445FB" w:rsidP="000406BF">
                            <w:pPr>
                              <w:pStyle w:val="NoSpacing"/>
                              <w:jc w:val="both"/>
                              <w:rPr>
                                <w:color w:val="FAB900" w:themeColor="accent1"/>
                                <w:spacing w:val="8"/>
                                <w:sz w:val="32"/>
                                <w:szCs w:val="30"/>
                              </w:rPr>
                            </w:pPr>
                            <w:r w:rsidRPr="006D69DF">
                              <w:rPr>
                                <w:color w:val="FAB900" w:themeColor="accent1"/>
                                <w:spacing w:val="8"/>
                                <w:sz w:val="32"/>
                                <w:szCs w:val="30"/>
                              </w:rPr>
                              <w:t>Abstract</w:t>
                            </w:r>
                          </w:p>
                          <w:sdt>
                            <w:sdtPr>
                              <w:rPr>
                                <w:rFonts w:cs="Arial"/>
                                <w:sz w:val="20"/>
                                <w:szCs w:val="16"/>
                              </w:rPr>
                              <w:alias w:val="Abstract"/>
                              <w:tag w:val=""/>
                              <w:id w:val="2042249535"/>
                              <w:dataBinding w:prefixMappings="xmlns:ns0='http://schemas.microsoft.com/office/2006/coverPageProps' " w:xpath="/ns0:CoverPageProperties[1]/ns0:Abstract[1]" w:storeItemID="{55AF091B-3C7A-41E3-B477-F2FDAA23CFDA}"/>
                              <w:text w:multiLine="1"/>
                            </w:sdtPr>
                            <w:sdtEndPr/>
                            <w:sdtContent>
                              <w:p w14:paraId="2F18D548" w14:textId="144B6277" w:rsidR="000445FB" w:rsidRPr="00B30802" w:rsidRDefault="000445FB" w:rsidP="006C435F">
                                <w:pPr>
                                  <w:pStyle w:val="NoSpacing"/>
                                  <w:spacing w:line="288" w:lineRule="auto"/>
                                  <w:jc w:val="both"/>
                                  <w:rPr>
                                    <w:color w:val="595959" w:themeColor="text1" w:themeTint="A6"/>
                                    <w:spacing w:val="8"/>
                                    <w:sz w:val="18"/>
                                    <w:szCs w:val="18"/>
                                  </w:rPr>
                                </w:pPr>
                                <w:r w:rsidRPr="009802CC">
                                  <w:rPr>
                                    <w:rFonts w:cs="Arial"/>
                                    <w:sz w:val="20"/>
                                    <w:szCs w:val="16"/>
                                  </w:rPr>
                                  <w:t xml:space="preserve">This Policy outlines the Policy statements for implementation, maintenance, and continuous improvement of Information Security Incident Management processes in the organization.  </w:t>
                                </w:r>
                              </w:p>
                            </w:sdtContent>
                          </w:sdt>
                          <w:p w14:paraId="58A2A0E0" w14:textId="77777777" w:rsidR="000445FB" w:rsidRDefault="000445FB" w:rsidP="000406BF">
                            <w:pPr>
                              <w:jc w:val="both"/>
                            </w:pPr>
                          </w:p>
                          <w:p w14:paraId="7202A835" w14:textId="77777777" w:rsidR="000445FB" w:rsidRDefault="000445FB" w:rsidP="000406BF">
                            <w:pPr>
                              <w:jc w:val="both"/>
                            </w:pPr>
                          </w:p>
                          <w:p w14:paraId="601689D1" w14:textId="77777777" w:rsidR="000445FB" w:rsidRPr="00430AB6" w:rsidRDefault="000445FB" w:rsidP="000406BF">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5BB20A17" w14:textId="312CBB82" w:rsidR="000445FB" w:rsidRPr="00430AB6" w:rsidRDefault="000445FB" w:rsidP="000406BF">
                            <w:pPr>
                              <w:jc w:val="both"/>
                            </w:pPr>
                            <w:r w:rsidRPr="00430AB6">
                              <w:t xml:space="preserve">All information in this document is </w:t>
                            </w:r>
                            <w:r w:rsidR="008D02F5">
                              <w:t>&lt;CLIENT&gt;</w:t>
                            </w:r>
                            <w:r w:rsidRPr="00430AB6">
                              <w:t xml:space="preserve"> PRIVILEGED and for INTERNAL USE ONLY.</w:t>
                            </w:r>
                          </w:p>
                          <w:p w14:paraId="5839F529" w14:textId="272AE9BE" w:rsidR="000445FB" w:rsidRPr="00430AB6" w:rsidRDefault="000445FB" w:rsidP="000406BF">
                            <w:pPr>
                              <w:jc w:val="both"/>
                            </w:pPr>
                            <w:r w:rsidRPr="00430AB6">
                              <w:t xml:space="preserve">The information in this document may contain </w:t>
                            </w:r>
                            <w:r w:rsidR="008D02F5">
                              <w:t>&lt;CLIENT&gt;</w:t>
                            </w:r>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r w:rsidR="008D02F5">
                              <w:t>&lt;CLIENT&gt;</w:t>
                            </w:r>
                            <w:r w:rsidRPr="00430AB6">
                              <w:t xml:space="preserve"> management.</w:t>
                            </w:r>
                          </w:p>
                          <w:p w14:paraId="427F19CF" w14:textId="77777777" w:rsidR="000445FB" w:rsidRPr="00430AB6" w:rsidRDefault="000445FB" w:rsidP="000406BF">
                            <w:pPr>
                              <w:jc w:val="both"/>
                            </w:pPr>
                            <w:r w:rsidRPr="00430AB6">
                              <w:t>The information is intended solely for the use of authorized recipients. If you are not the intended recipient, you are prohibited from reading, using, disseminating, distributing and copying this document.</w:t>
                            </w:r>
                          </w:p>
                          <w:p w14:paraId="210DF3F7" w14:textId="77777777" w:rsidR="000445FB" w:rsidRPr="00430AB6" w:rsidRDefault="000445FB" w:rsidP="000406BF">
                            <w:pPr>
                              <w:jc w:val="both"/>
                            </w:pPr>
                            <w:r w:rsidRPr="00430AB6">
                              <w:t>In accessing the document, the reader warrants that the information contained herein shall only be treated for internal use. No content of any nature shall be shared with any other external party or unauthorized recipient.</w:t>
                            </w:r>
                          </w:p>
                          <w:p w14:paraId="2F55156F" w14:textId="77777777" w:rsidR="000445FB" w:rsidRPr="0064650E" w:rsidRDefault="000445FB" w:rsidP="000406BF">
                            <w:pPr>
                              <w:jc w:val="both"/>
                            </w:pPr>
                          </w:p>
                          <w:p w14:paraId="6E2420D5" w14:textId="77777777" w:rsidR="000445FB" w:rsidRPr="006D69DF" w:rsidRDefault="000445FB" w:rsidP="000406BF">
                            <w:pPr>
                              <w:jc w:val="both"/>
                            </w:pPr>
                          </w:p>
                          <w:sdt>
                            <w:sdtPr>
                              <w:rPr>
                                <w:color w:val="595959" w:themeColor="text1" w:themeTint="A6"/>
                                <w:spacing w:val="8"/>
                                <w:sz w:val="20"/>
                                <w:szCs w:val="20"/>
                              </w:rPr>
                              <w:alias w:val="Abstract"/>
                              <w:tag w:val=""/>
                              <w:id w:val="-50846630"/>
                              <w:dataBinding w:prefixMappings="xmlns:ns0='http://schemas.microsoft.com/office/2006/coverPageProps' " w:xpath="/ns0:CoverPageProperties[1]/ns0:Abstract[1]" w:storeItemID="{55AF091B-3C7A-41E3-B477-F2FDAA23CFDA}"/>
                              <w:text w:multiLine="1"/>
                            </w:sdtPr>
                            <w:sdtEndPr/>
                            <w:sdtContent>
                              <w:p w14:paraId="7B0C7F97" w14:textId="3224697D" w:rsidR="000445FB" w:rsidRPr="0063706F" w:rsidRDefault="000445FB" w:rsidP="000406BF">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This Policy outlines the Policy statements for implementation, maintenance, and continuous improvement of Information Security Incident Management processes in the organization.  </w:t>
                                </w:r>
                              </w:p>
                            </w:sdtContent>
                          </w:sdt>
                        </w:txbxContent>
                      </wps:txbx>
                      <wps:bodyPr rot="0" spcFirstLastPara="0" vertOverflow="overflow" horzOverflow="overflow" vert="horz" wrap="square" lIns="640080" tIns="0" rIns="64008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0DE86D4" id="Text Box 2" o:spid="_x0000_s1027" type="#_x0000_t202" style="position:absolute;margin-left:0;margin-top:485.85pt;width:595.1pt;height:270.1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" filled="f" stroked="f" strokeweight=".5pt">
                <v:textbox inset="50.4pt,0,50.4pt,0">
                  <w:txbxContent>
                    <w:p w14:paraId="789CF453" w14:textId="77777777" w:rsidR="000445FB" w:rsidRDefault="000445FB" w:rsidP="000406BF">
                      <w:pPr>
                        <w:pStyle w:val="NoSpacing"/>
                        <w:jc w:val="both"/>
                        <w:rPr>
                          <w:color w:val="FAB900" w:themeColor="accent1"/>
                          <w:spacing w:val="8"/>
                          <w:sz w:val="32"/>
                          <w:szCs w:val="30"/>
                        </w:rPr>
                      </w:pPr>
                      <w:r w:rsidRPr="006D69DF">
                        <w:rPr>
                          <w:color w:val="FAB900" w:themeColor="accent1"/>
                          <w:spacing w:val="8"/>
                          <w:sz w:val="32"/>
                          <w:szCs w:val="30"/>
                        </w:rPr>
                        <w:t>Abstract</w:t>
                      </w:r>
                    </w:p>
                    <w:sdt>
                      <w:sdtPr>
                        <w:rPr>
                          <w:rFonts w:cs="Arial"/>
                          <w:sz w:val="20"/>
                          <w:szCs w:val="16"/>
                        </w:rPr>
                        <w:alias w:val="Abstract"/>
                        <w:tag w:val=""/>
                        <w:id w:val="2042249535"/>
                        <w:dataBinding w:prefixMappings="xmlns:ns0='http://schemas.microsoft.com/office/2006/coverPageProps' " w:xpath="/ns0:CoverPageProperties[1]/ns0:Abstract[1]" w:storeItemID="{55AF091B-3C7A-41E3-B477-F2FDAA23CFDA}"/>
                        <w:text w:multiLine="1"/>
                      </w:sdtPr>
                      <w:sdtEndPr/>
                      <w:sdtContent>
                        <w:p w14:paraId="2F18D548" w14:textId="144B6277" w:rsidR="000445FB" w:rsidRPr="00B30802" w:rsidRDefault="000445FB" w:rsidP="006C435F">
                          <w:pPr>
                            <w:pStyle w:val="NoSpacing"/>
                            <w:spacing w:line="288" w:lineRule="auto"/>
                            <w:jc w:val="both"/>
                            <w:rPr>
                              <w:color w:val="595959" w:themeColor="text1" w:themeTint="A6"/>
                              <w:spacing w:val="8"/>
                              <w:sz w:val="18"/>
                              <w:szCs w:val="18"/>
                            </w:rPr>
                          </w:pPr>
                          <w:r w:rsidRPr="009802CC">
                            <w:rPr>
                              <w:rFonts w:cs="Arial"/>
                              <w:sz w:val="20"/>
                              <w:szCs w:val="16"/>
                            </w:rPr>
                            <w:t xml:space="preserve">This Policy outlines the Policy statements for implementation, maintenance, and continuous improvement of Information Security Incident Management processes in the organization.  </w:t>
                          </w:r>
                        </w:p>
                      </w:sdtContent>
                    </w:sdt>
                    <w:p w14:paraId="58A2A0E0" w14:textId="77777777" w:rsidR="000445FB" w:rsidRDefault="000445FB" w:rsidP="000406BF">
                      <w:pPr>
                        <w:jc w:val="both"/>
                      </w:pPr>
                    </w:p>
                    <w:p w14:paraId="7202A835" w14:textId="77777777" w:rsidR="000445FB" w:rsidRDefault="000445FB" w:rsidP="000406BF">
                      <w:pPr>
                        <w:jc w:val="both"/>
                      </w:pPr>
                    </w:p>
                    <w:p w14:paraId="601689D1" w14:textId="77777777" w:rsidR="000445FB" w:rsidRPr="00430AB6" w:rsidRDefault="000445FB" w:rsidP="000406BF">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5BB20A17" w14:textId="312CBB82" w:rsidR="000445FB" w:rsidRPr="00430AB6" w:rsidRDefault="000445FB" w:rsidP="000406BF">
                      <w:pPr>
                        <w:jc w:val="both"/>
                      </w:pPr>
                      <w:r w:rsidRPr="00430AB6">
                        <w:t xml:space="preserve">All information in this document is </w:t>
                      </w:r>
                      <w:r w:rsidR="008D02F5">
                        <w:t>&lt;CLIENT&gt;</w:t>
                      </w:r>
                      <w:r w:rsidRPr="00430AB6">
                        <w:t xml:space="preserve"> PRIVILEGED and for INTERNAL USE ONLY.</w:t>
                      </w:r>
                    </w:p>
                    <w:p w14:paraId="5839F529" w14:textId="272AE9BE" w:rsidR="000445FB" w:rsidRPr="00430AB6" w:rsidRDefault="000445FB" w:rsidP="000406BF">
                      <w:pPr>
                        <w:jc w:val="both"/>
                      </w:pPr>
                      <w:r w:rsidRPr="00430AB6">
                        <w:t xml:space="preserve">The information in this document may contain </w:t>
                      </w:r>
                      <w:r w:rsidR="008D02F5">
                        <w:t>&lt;CLIENT&gt;</w:t>
                      </w:r>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r w:rsidR="008D02F5">
                        <w:t>&lt;CLIENT&gt;</w:t>
                      </w:r>
                      <w:r w:rsidRPr="00430AB6">
                        <w:t xml:space="preserve"> management.</w:t>
                      </w:r>
                    </w:p>
                    <w:p w14:paraId="427F19CF" w14:textId="77777777" w:rsidR="000445FB" w:rsidRPr="00430AB6" w:rsidRDefault="000445FB" w:rsidP="000406BF">
                      <w:pPr>
                        <w:jc w:val="both"/>
                      </w:pPr>
                      <w:r w:rsidRPr="00430AB6">
                        <w:t>The information is intended solely for the use of authorized recipients. If you are not the intended recipient, you are prohibited from reading, using, disseminating, distributing and copying this document.</w:t>
                      </w:r>
                    </w:p>
                    <w:p w14:paraId="210DF3F7" w14:textId="77777777" w:rsidR="000445FB" w:rsidRPr="00430AB6" w:rsidRDefault="000445FB" w:rsidP="000406BF">
                      <w:pPr>
                        <w:jc w:val="both"/>
                      </w:pPr>
                      <w:r w:rsidRPr="00430AB6">
                        <w:t>In accessing the document, the reader warrants that the information contained herein shall only be treated for internal use. No content of any nature shall be shared with any other external party or unauthorized recipient.</w:t>
                      </w:r>
                    </w:p>
                    <w:p w14:paraId="2F55156F" w14:textId="77777777" w:rsidR="000445FB" w:rsidRPr="0064650E" w:rsidRDefault="000445FB" w:rsidP="000406BF">
                      <w:pPr>
                        <w:jc w:val="both"/>
                      </w:pPr>
                    </w:p>
                    <w:p w14:paraId="6E2420D5" w14:textId="77777777" w:rsidR="000445FB" w:rsidRPr="006D69DF" w:rsidRDefault="000445FB" w:rsidP="000406BF">
                      <w:pPr>
                        <w:jc w:val="both"/>
                      </w:pPr>
                    </w:p>
                    <w:sdt>
                      <w:sdtPr>
                        <w:rPr>
                          <w:color w:val="595959" w:themeColor="text1" w:themeTint="A6"/>
                          <w:spacing w:val="8"/>
                          <w:sz w:val="20"/>
                          <w:szCs w:val="20"/>
                        </w:rPr>
                        <w:alias w:val="Abstract"/>
                        <w:tag w:val=""/>
                        <w:id w:val="-50846630"/>
                        <w:dataBinding w:prefixMappings="xmlns:ns0='http://schemas.microsoft.com/office/2006/coverPageProps' " w:xpath="/ns0:CoverPageProperties[1]/ns0:Abstract[1]" w:storeItemID="{55AF091B-3C7A-41E3-B477-F2FDAA23CFDA}"/>
                        <w:text w:multiLine="1"/>
                      </w:sdtPr>
                      <w:sdtEndPr/>
                      <w:sdtContent>
                        <w:p w14:paraId="7B0C7F97" w14:textId="3224697D" w:rsidR="000445FB" w:rsidRPr="0063706F" w:rsidRDefault="000445FB" w:rsidP="000406BF">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This Policy outlines the Policy statements for implementation, maintenance, and continuous improvement of Information Security Incident Management processes in the organization.  </w:t>
                          </w:r>
                        </w:p>
                      </w:sdtContent>
                    </w:sdt>
                  </w:txbxContent>
                </v:textbox>
                <w10:wrap type="square" anchorx="page" anchory="page"/>
              </v:shape>
            </w:pict>
          </mc:Fallback>
        </mc:AlternateContent>
      </w:r>
    </w:p>
    <w:p w14:paraId="3EA5133D" w14:textId="2AB2199C" w:rsidR="00A624B4" w:rsidRPr="000B543A" w:rsidRDefault="00A624B4" w:rsidP="00A624B4">
      <w:pPr>
        <w:rPr>
          <w:b/>
          <w:bCs/>
          <w:caps/>
          <w:noProof/>
          <w:color w:val="000000" w:themeColor="accent2"/>
          <w:sz w:val="15"/>
          <w:szCs w:val="15"/>
        </w:rPr>
      </w:pPr>
    </w:p>
    <w:p w14:paraId="5DDFF1BC" w14:textId="15EA1120" w:rsidR="00A624B4" w:rsidRPr="000B543A" w:rsidRDefault="00A624B4" w:rsidP="00A624B4">
      <w:pPr>
        <w:rPr>
          <w:b/>
          <w:bCs/>
          <w:caps/>
          <w:noProof/>
          <w:color w:val="000000" w:themeColor="accent2"/>
          <w:sz w:val="15"/>
          <w:szCs w:val="15"/>
        </w:rPr>
      </w:pPr>
    </w:p>
    <w:p w14:paraId="24B4FB99" w14:textId="2F80C621" w:rsidR="00B30802" w:rsidRPr="000B543A" w:rsidRDefault="00B30802" w:rsidP="00A624B4">
      <w:pPr>
        <w:rPr>
          <w:rFonts w:ascii="Calibri" w:hAnsi="Calibri" w:cs="Calibri"/>
          <w:b/>
          <w:bCs/>
          <w:caps/>
          <w:noProof/>
          <w:color w:val="000000" w:themeColor="accent2"/>
          <w:sz w:val="20"/>
          <w:szCs w:val="20"/>
        </w:rPr>
      </w:pPr>
    </w:p>
    <w:p w14:paraId="77F7E278" w14:textId="66BAECB7" w:rsidR="00B30802" w:rsidRPr="000B543A" w:rsidRDefault="00B30802" w:rsidP="00A624B4">
      <w:pPr>
        <w:rPr>
          <w:rFonts w:ascii="Calibri" w:hAnsi="Calibri" w:cs="Calibri"/>
          <w:b/>
          <w:bCs/>
          <w:caps/>
          <w:noProof/>
          <w:color w:val="000000" w:themeColor="accent2"/>
          <w:sz w:val="20"/>
          <w:szCs w:val="20"/>
        </w:rPr>
      </w:pPr>
    </w:p>
    <w:p w14:paraId="5D744419" w14:textId="77777777" w:rsidR="00B30802" w:rsidRPr="000B543A" w:rsidRDefault="00B30802" w:rsidP="00A624B4">
      <w:pPr>
        <w:rPr>
          <w:rFonts w:ascii="Calibri" w:hAnsi="Calibri" w:cs="Calibri"/>
          <w:b/>
          <w:bCs/>
          <w:caps/>
          <w:noProof/>
          <w:color w:val="000000" w:themeColor="accent2"/>
          <w:sz w:val="20"/>
          <w:szCs w:val="20"/>
        </w:rPr>
      </w:pPr>
    </w:p>
    <w:p w14:paraId="5AA93B5E" w14:textId="77777777" w:rsidR="00B30802" w:rsidRPr="000B543A" w:rsidRDefault="00B30802" w:rsidP="00A624B4">
      <w:pPr>
        <w:rPr>
          <w:rFonts w:ascii="Calibri" w:hAnsi="Calibri" w:cs="Calibri"/>
          <w:b/>
          <w:bCs/>
          <w:caps/>
          <w:noProof/>
          <w:color w:val="000000" w:themeColor="accent2"/>
          <w:sz w:val="20"/>
          <w:szCs w:val="20"/>
        </w:rPr>
      </w:pPr>
    </w:p>
    <w:p w14:paraId="1BBAF55B" w14:textId="77777777" w:rsidR="00B30802" w:rsidRPr="000B543A" w:rsidRDefault="00B30802" w:rsidP="00A624B4">
      <w:pPr>
        <w:rPr>
          <w:rFonts w:ascii="Calibri" w:hAnsi="Calibri" w:cs="Calibri"/>
          <w:b/>
          <w:bCs/>
          <w:caps/>
          <w:noProof/>
          <w:color w:val="000000" w:themeColor="accent2"/>
          <w:sz w:val="20"/>
          <w:szCs w:val="20"/>
        </w:rPr>
      </w:pPr>
    </w:p>
    <w:p w14:paraId="7591E3E2" w14:textId="77777777" w:rsidR="00B30802" w:rsidRPr="000B543A" w:rsidRDefault="00B30802" w:rsidP="00A624B4">
      <w:pPr>
        <w:rPr>
          <w:rFonts w:ascii="Calibri" w:hAnsi="Calibri" w:cs="Calibri"/>
          <w:b/>
          <w:bCs/>
          <w:caps/>
          <w:noProof/>
          <w:color w:val="000000" w:themeColor="accent2"/>
          <w:sz w:val="20"/>
          <w:szCs w:val="20"/>
        </w:rPr>
      </w:pPr>
    </w:p>
    <w:p w14:paraId="16A0F784" w14:textId="36C3A3B6" w:rsidR="005A44BF" w:rsidRPr="000B543A" w:rsidRDefault="005A44BF" w:rsidP="00DE3D60">
      <w:bookmarkStart w:id="0" w:name="_Hlk100912531"/>
      <w:bookmarkEnd w:id="0"/>
    </w:p>
    <w:p w14:paraId="2D5E9AD2" w14:textId="72084542" w:rsidR="005A44BF" w:rsidRPr="000B543A" w:rsidRDefault="005A44BF" w:rsidP="00DE3D60"/>
    <w:p w14:paraId="6B72F61B" w14:textId="4AECD018" w:rsidR="005A44BF" w:rsidRPr="000B543A" w:rsidRDefault="005A44BF" w:rsidP="00DE3D60"/>
    <w:p w14:paraId="7AC97D54" w14:textId="62FEF90C" w:rsidR="00DE3D60" w:rsidRPr="000B543A" w:rsidRDefault="00DE3D60" w:rsidP="00DE3D60">
      <w:pPr>
        <w:sectPr w:rsidR="00DE3D60" w:rsidRPr="000B543A" w:rsidSect="001B6872">
          <w:headerReference w:type="default" r:id="rId12"/>
          <w:footerReference w:type="default" r:id="rId13"/>
          <w:type w:val="continuous"/>
          <w:pgSz w:w="11906" w:h="16838" w:code="9"/>
          <w:pgMar w:top="1296" w:right="1008" w:bottom="1296" w:left="1008" w:header="576" w:footer="857" w:gutter="0"/>
          <w:pgNumType w:start="1"/>
          <w:cols w:num="2" w:space="708"/>
          <w:titlePg/>
          <w:docGrid w:linePitch="360"/>
        </w:sectPr>
      </w:pPr>
    </w:p>
    <w:tbl>
      <w:tblPr>
        <w:tblStyle w:val="GridTable4-Accent2"/>
        <w:tblW w:w="9859" w:type="dxa"/>
        <w:tblLook w:val="04A0" w:firstRow="1" w:lastRow="0" w:firstColumn="1" w:lastColumn="0" w:noHBand="0" w:noVBand="1"/>
      </w:tblPr>
      <w:tblGrid>
        <w:gridCol w:w="2687"/>
        <w:gridCol w:w="7172"/>
      </w:tblGrid>
      <w:tr w:rsidR="005A44BF" w:rsidRPr="000B543A" w14:paraId="1F9FEE70" w14:textId="77777777" w:rsidTr="00933310">
        <w:trPr>
          <w:cnfStyle w:val="100000000000" w:firstRow="1" w:lastRow="0" w:firstColumn="0" w:lastColumn="0" w:oddVBand="0" w:evenVBand="0" w:oddHBand="0" w:evenHBand="0" w:firstRowFirstColumn="0" w:firstRowLastColumn="0" w:lastRowFirstColumn="0" w:lastRowLastColumn="0"/>
          <w:trHeight w:val="89"/>
        </w:trPr>
        <w:tc>
          <w:tcPr>
            <w:cnfStyle w:val="001000000000" w:firstRow="0" w:lastRow="0" w:firstColumn="1" w:lastColumn="0" w:oddVBand="0" w:evenVBand="0" w:oddHBand="0" w:evenHBand="0" w:firstRowFirstColumn="0" w:firstRowLastColumn="0" w:lastRowFirstColumn="0" w:lastRowLastColumn="0"/>
            <w:tcW w:w="9859" w:type="dxa"/>
            <w:gridSpan w:val="2"/>
          </w:tcPr>
          <w:p w14:paraId="7CC15327" w14:textId="77777777" w:rsidR="005A44BF" w:rsidRPr="000B543A" w:rsidRDefault="005A44BF" w:rsidP="00933310">
            <w:pPr>
              <w:spacing w:line="360" w:lineRule="auto"/>
              <w:rPr>
                <w:rFonts w:asciiTheme="minorHAnsi" w:hAnsiTheme="minorHAnsi" w:cstheme="minorHAnsi"/>
                <w:bCs w:val="0"/>
                <w:color w:val="auto"/>
                <w:szCs w:val="18"/>
              </w:rPr>
            </w:pPr>
            <w:r w:rsidRPr="000B543A">
              <w:rPr>
                <w:rFonts w:cstheme="minorHAnsi"/>
                <w:color w:val="auto"/>
                <w:szCs w:val="18"/>
              </w:rPr>
              <w:lastRenderedPageBreak/>
              <w:t>Document Information</w:t>
            </w:r>
          </w:p>
        </w:tc>
      </w:tr>
      <w:tr w:rsidR="005A44BF" w:rsidRPr="000B543A" w14:paraId="68040C85" w14:textId="77777777" w:rsidTr="00933310">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58B0E7C" w14:textId="77777777" w:rsidR="005A44BF" w:rsidRPr="000B543A" w:rsidRDefault="005A44BF" w:rsidP="00933310">
            <w:pPr>
              <w:spacing w:line="360" w:lineRule="auto"/>
              <w:rPr>
                <w:rFonts w:cstheme="minorHAnsi"/>
                <w:bCs w:val="0"/>
                <w:color w:val="auto"/>
                <w:szCs w:val="18"/>
              </w:rPr>
            </w:pPr>
            <w:r w:rsidRPr="000B543A">
              <w:rPr>
                <w:rFonts w:cstheme="minorHAnsi"/>
                <w:color w:val="auto"/>
                <w:szCs w:val="18"/>
              </w:rPr>
              <w:t>Document ID</w:t>
            </w:r>
          </w:p>
        </w:tc>
        <w:tc>
          <w:tcPr>
            <w:tcW w:w="7172" w:type="dxa"/>
          </w:tcPr>
          <w:p w14:paraId="52B7960B" w14:textId="5D4F8284" w:rsidR="005A44BF" w:rsidRPr="000B543A" w:rsidRDefault="008D02F5" w:rsidP="00933310">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Pr>
                <w:rFonts w:cstheme="minorHAnsi"/>
                <w:bCs/>
                <w:color w:val="5C5C5C" w:themeColor="text2"/>
                <w:szCs w:val="18"/>
              </w:rPr>
              <w:t>&lt;CLIENT&gt;</w:t>
            </w:r>
            <w:r w:rsidR="005A44BF" w:rsidRPr="000B543A">
              <w:rPr>
                <w:rFonts w:cstheme="minorHAnsi"/>
                <w:bCs/>
                <w:color w:val="5C5C5C" w:themeColor="text2"/>
                <w:szCs w:val="18"/>
              </w:rPr>
              <w:t>-</w:t>
            </w:r>
            <w:r w:rsidR="00AB7121">
              <w:rPr>
                <w:rFonts w:cstheme="minorHAnsi"/>
                <w:bCs/>
                <w:color w:val="5C5C5C" w:themeColor="text2"/>
                <w:szCs w:val="18"/>
              </w:rPr>
              <w:t>ORG-IMS-</w:t>
            </w:r>
            <w:r w:rsidR="005A44BF" w:rsidRPr="000B543A">
              <w:rPr>
                <w:rFonts w:cstheme="minorHAnsi"/>
                <w:bCs/>
                <w:color w:val="5C5C5C" w:themeColor="text2"/>
                <w:szCs w:val="18"/>
              </w:rPr>
              <w:t>POL-00</w:t>
            </w:r>
            <w:r w:rsidR="0019506D">
              <w:rPr>
                <w:rFonts w:cstheme="minorHAnsi"/>
                <w:bCs/>
                <w:color w:val="5C5C5C" w:themeColor="text2"/>
                <w:szCs w:val="18"/>
              </w:rPr>
              <w:t>6</w:t>
            </w:r>
          </w:p>
        </w:tc>
      </w:tr>
      <w:tr w:rsidR="005A44BF" w:rsidRPr="000B543A" w14:paraId="425FC899" w14:textId="77777777" w:rsidTr="00933310">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613310" w14:textId="77777777" w:rsidR="005A44BF" w:rsidRPr="000B543A" w:rsidRDefault="005A44BF" w:rsidP="00933310">
            <w:pPr>
              <w:spacing w:line="360" w:lineRule="auto"/>
              <w:rPr>
                <w:rFonts w:cstheme="minorHAnsi"/>
                <w:color w:val="auto"/>
                <w:szCs w:val="18"/>
              </w:rPr>
            </w:pPr>
            <w:r w:rsidRPr="000B543A">
              <w:rPr>
                <w:rFonts w:cstheme="minorHAnsi"/>
                <w:color w:val="auto"/>
                <w:szCs w:val="18"/>
              </w:rPr>
              <w:t>Document Title</w:t>
            </w:r>
          </w:p>
        </w:tc>
        <w:tc>
          <w:tcPr>
            <w:tcW w:w="7172" w:type="dxa"/>
          </w:tcPr>
          <w:p w14:paraId="71F0EA77" w14:textId="4210AF65" w:rsidR="005A44BF" w:rsidRPr="000B543A" w:rsidRDefault="008D02F5" w:rsidP="00933310">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Pr>
                <w:rFonts w:cstheme="minorHAnsi"/>
                <w:bCs/>
                <w:color w:val="5C5C5C" w:themeColor="text2"/>
                <w:szCs w:val="18"/>
              </w:rPr>
              <w:t>&lt;CLIENT&gt;</w:t>
            </w:r>
            <w:r w:rsidR="00F248C0">
              <w:rPr>
                <w:rFonts w:cstheme="minorHAnsi"/>
                <w:bCs/>
                <w:color w:val="5C5C5C" w:themeColor="text2"/>
                <w:szCs w:val="18"/>
              </w:rPr>
              <w:t xml:space="preserve"> </w:t>
            </w:r>
            <w:r w:rsidR="0019506D">
              <w:rPr>
                <w:rFonts w:cstheme="minorHAnsi"/>
                <w:bCs/>
                <w:color w:val="5C5C5C" w:themeColor="text2"/>
                <w:szCs w:val="18"/>
              </w:rPr>
              <w:t>Information Security Incident Management Policy</w:t>
            </w:r>
          </w:p>
        </w:tc>
      </w:tr>
      <w:tr w:rsidR="005A44BF" w:rsidRPr="000B543A" w14:paraId="28188A83" w14:textId="77777777" w:rsidTr="00933310">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6F9F68AD" w14:textId="77777777" w:rsidR="005A44BF" w:rsidRPr="000B543A" w:rsidRDefault="005A44BF" w:rsidP="00933310">
            <w:pPr>
              <w:spacing w:line="360" w:lineRule="auto"/>
              <w:rPr>
                <w:rFonts w:cstheme="minorHAnsi"/>
                <w:bCs w:val="0"/>
                <w:color w:val="auto"/>
                <w:szCs w:val="18"/>
              </w:rPr>
            </w:pPr>
            <w:r w:rsidRPr="000B543A">
              <w:rPr>
                <w:rFonts w:cstheme="minorHAnsi"/>
                <w:color w:val="auto"/>
                <w:szCs w:val="18"/>
              </w:rPr>
              <w:t>Prepared by</w:t>
            </w:r>
          </w:p>
        </w:tc>
        <w:tc>
          <w:tcPr>
            <w:tcW w:w="7172" w:type="dxa"/>
          </w:tcPr>
          <w:p w14:paraId="517F9F8B" w14:textId="052B8AB5" w:rsidR="005A44BF" w:rsidRPr="000B543A" w:rsidRDefault="001F4415" w:rsidP="00933310">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Pr>
                <w:rFonts w:cstheme="minorHAnsi"/>
                <w:bCs/>
                <w:color w:val="5C5C5C" w:themeColor="text2"/>
                <w:szCs w:val="18"/>
              </w:rPr>
              <w:t>Information Security Team</w:t>
            </w:r>
          </w:p>
        </w:tc>
      </w:tr>
      <w:tr w:rsidR="005A44BF" w:rsidRPr="000B543A" w14:paraId="7D3DE668" w14:textId="77777777" w:rsidTr="00933310">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0869676" w14:textId="77777777" w:rsidR="005A44BF" w:rsidRPr="001F4415" w:rsidRDefault="005A44BF" w:rsidP="00933310">
            <w:pPr>
              <w:spacing w:line="360" w:lineRule="auto"/>
              <w:rPr>
                <w:rFonts w:cstheme="minorHAnsi"/>
                <w:bCs w:val="0"/>
                <w:color w:val="auto"/>
                <w:szCs w:val="18"/>
              </w:rPr>
            </w:pPr>
            <w:r w:rsidRPr="001F4415">
              <w:rPr>
                <w:rFonts w:cstheme="minorHAnsi"/>
                <w:color w:val="auto"/>
                <w:szCs w:val="18"/>
              </w:rPr>
              <w:t>Status</w:t>
            </w:r>
          </w:p>
        </w:tc>
        <w:tc>
          <w:tcPr>
            <w:tcW w:w="7172" w:type="dxa"/>
            <w:vAlign w:val="top"/>
          </w:tcPr>
          <w:p w14:paraId="564702A9" w14:textId="71B7B422" w:rsidR="005A44BF" w:rsidRPr="001F4415" w:rsidRDefault="00EA00EE" w:rsidP="00933310">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sidRPr="00EA00EE">
              <w:rPr>
                <w:rFonts w:cstheme="minorHAnsi"/>
                <w:bCs/>
                <w:color w:val="5C5C5C" w:themeColor="text2"/>
                <w:szCs w:val="18"/>
              </w:rPr>
              <w:t>Final</w:t>
            </w:r>
          </w:p>
        </w:tc>
      </w:tr>
      <w:tr w:rsidR="005A44BF" w:rsidRPr="000B543A" w14:paraId="67390D69" w14:textId="77777777" w:rsidTr="00933310">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4ABD1BE4" w14:textId="77777777" w:rsidR="005A44BF" w:rsidRPr="000B543A" w:rsidRDefault="005A44BF" w:rsidP="00933310">
            <w:pPr>
              <w:spacing w:line="360" w:lineRule="auto"/>
              <w:rPr>
                <w:rFonts w:cstheme="minorHAnsi"/>
                <w:bCs w:val="0"/>
                <w:color w:val="auto"/>
                <w:szCs w:val="18"/>
              </w:rPr>
            </w:pPr>
            <w:r w:rsidRPr="000B543A">
              <w:rPr>
                <w:rFonts w:cstheme="minorHAnsi"/>
                <w:color w:val="auto"/>
                <w:szCs w:val="18"/>
              </w:rPr>
              <w:t>Owner</w:t>
            </w:r>
          </w:p>
        </w:tc>
        <w:tc>
          <w:tcPr>
            <w:tcW w:w="7172" w:type="dxa"/>
            <w:vAlign w:val="top"/>
          </w:tcPr>
          <w:p w14:paraId="53E3DA43" w14:textId="670237A5" w:rsidR="005A44BF" w:rsidRPr="000B543A" w:rsidRDefault="005A44BF" w:rsidP="00933310">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highlight w:val="cyan"/>
              </w:rPr>
            </w:pPr>
            <w:r w:rsidRPr="000B543A">
              <w:rPr>
                <w:rFonts w:cstheme="minorHAnsi"/>
                <w:bCs/>
                <w:color w:val="5C5C5C" w:themeColor="text2"/>
                <w:szCs w:val="18"/>
              </w:rPr>
              <w:t>CISO</w:t>
            </w:r>
          </w:p>
        </w:tc>
      </w:tr>
      <w:tr w:rsidR="00EA00EE" w:rsidRPr="000B543A" w14:paraId="61A7F2C6" w14:textId="77777777" w:rsidTr="00933310">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2C46384" w14:textId="77777777" w:rsidR="00EA00EE" w:rsidRPr="000B543A" w:rsidRDefault="00EA00EE" w:rsidP="00EA00EE">
            <w:pPr>
              <w:spacing w:line="360" w:lineRule="auto"/>
              <w:rPr>
                <w:rFonts w:cstheme="minorHAnsi"/>
                <w:bCs w:val="0"/>
                <w:color w:val="auto"/>
                <w:szCs w:val="18"/>
              </w:rPr>
            </w:pPr>
            <w:r w:rsidRPr="000B543A">
              <w:rPr>
                <w:rFonts w:cstheme="minorHAnsi"/>
                <w:color w:val="auto"/>
                <w:szCs w:val="18"/>
              </w:rPr>
              <w:t>Effective From</w:t>
            </w:r>
          </w:p>
        </w:tc>
        <w:tc>
          <w:tcPr>
            <w:tcW w:w="7172" w:type="dxa"/>
            <w:vAlign w:val="top"/>
          </w:tcPr>
          <w:p w14:paraId="132A87C9" w14:textId="32FC9485" w:rsidR="00EA00EE" w:rsidRPr="000B543A" w:rsidRDefault="00EA00EE" w:rsidP="00EA00EE">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sidRPr="00EA00EE">
              <w:rPr>
                <w:rFonts w:cstheme="minorHAnsi"/>
                <w:bCs/>
                <w:color w:val="5C5C5C" w:themeColor="text2"/>
                <w:szCs w:val="18"/>
              </w:rPr>
              <w:t>01-Jan-2023</w:t>
            </w:r>
          </w:p>
        </w:tc>
      </w:tr>
      <w:tr w:rsidR="00EA00EE" w:rsidRPr="000B543A" w14:paraId="0FD5C0AC" w14:textId="77777777" w:rsidTr="00933310">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03197E16" w14:textId="77777777" w:rsidR="00EA00EE" w:rsidRPr="000B543A" w:rsidRDefault="00EA00EE" w:rsidP="00EA00EE">
            <w:pPr>
              <w:spacing w:line="360" w:lineRule="auto"/>
              <w:rPr>
                <w:rFonts w:cstheme="minorHAnsi"/>
                <w:color w:val="auto"/>
                <w:szCs w:val="18"/>
              </w:rPr>
            </w:pPr>
            <w:r w:rsidRPr="000B543A">
              <w:rPr>
                <w:rFonts w:cstheme="minorHAnsi"/>
                <w:color w:val="auto"/>
                <w:szCs w:val="18"/>
              </w:rPr>
              <w:t>Effective Till</w:t>
            </w:r>
          </w:p>
        </w:tc>
        <w:tc>
          <w:tcPr>
            <w:tcW w:w="7172" w:type="dxa"/>
            <w:vAlign w:val="top"/>
          </w:tcPr>
          <w:p w14:paraId="0406B18A" w14:textId="1EDA8A36" w:rsidR="00EA00EE" w:rsidRPr="000B543A" w:rsidRDefault="00EA00EE" w:rsidP="00EA00EE">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sidRPr="00EA00EE">
              <w:rPr>
                <w:rFonts w:cstheme="minorHAnsi"/>
                <w:bCs/>
                <w:color w:val="5C5C5C" w:themeColor="text2"/>
                <w:szCs w:val="18"/>
              </w:rPr>
              <w:t>Until revoked</w:t>
            </w:r>
          </w:p>
        </w:tc>
      </w:tr>
      <w:tr w:rsidR="005A44BF" w:rsidRPr="000B543A" w14:paraId="1BD790B3" w14:textId="77777777" w:rsidTr="00933310">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64D402C" w14:textId="77777777" w:rsidR="005A44BF" w:rsidRPr="000B543A" w:rsidRDefault="005A44BF" w:rsidP="00933310">
            <w:pPr>
              <w:spacing w:line="360" w:lineRule="auto"/>
              <w:rPr>
                <w:rFonts w:cstheme="minorHAnsi"/>
                <w:bCs w:val="0"/>
                <w:color w:val="auto"/>
                <w:szCs w:val="18"/>
              </w:rPr>
            </w:pPr>
            <w:r w:rsidRPr="000B543A">
              <w:rPr>
                <w:rFonts w:cstheme="minorHAnsi"/>
                <w:color w:val="auto"/>
                <w:szCs w:val="18"/>
              </w:rPr>
              <w:t>Document Type</w:t>
            </w:r>
          </w:p>
        </w:tc>
        <w:tc>
          <w:tcPr>
            <w:tcW w:w="7172" w:type="dxa"/>
          </w:tcPr>
          <w:p w14:paraId="2CA39D55" w14:textId="77777777" w:rsidR="005A44BF" w:rsidRPr="000B543A" w:rsidRDefault="005A44BF" w:rsidP="00933310">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sidRPr="000B543A">
              <w:rPr>
                <w:rFonts w:cstheme="minorHAnsi"/>
                <w:bCs/>
                <w:color w:val="5C5C5C" w:themeColor="text2"/>
                <w:szCs w:val="18"/>
              </w:rPr>
              <w:t>Policy</w:t>
            </w:r>
          </w:p>
        </w:tc>
      </w:tr>
      <w:tr w:rsidR="005A44BF" w:rsidRPr="000B543A" w14:paraId="458E4994" w14:textId="77777777" w:rsidTr="00933310">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37D6D172" w14:textId="77777777" w:rsidR="005A44BF" w:rsidRPr="000B543A" w:rsidRDefault="005A44BF" w:rsidP="00933310">
            <w:pPr>
              <w:spacing w:line="360" w:lineRule="auto"/>
              <w:rPr>
                <w:rFonts w:cstheme="minorHAnsi"/>
                <w:color w:val="auto"/>
                <w:szCs w:val="18"/>
              </w:rPr>
            </w:pPr>
            <w:r w:rsidRPr="000B543A">
              <w:rPr>
                <w:rFonts w:cstheme="minorHAnsi"/>
                <w:color w:val="auto"/>
                <w:szCs w:val="18"/>
              </w:rPr>
              <w:t>Document Classification</w:t>
            </w:r>
          </w:p>
        </w:tc>
        <w:tc>
          <w:tcPr>
            <w:tcW w:w="7172" w:type="dxa"/>
          </w:tcPr>
          <w:p w14:paraId="472DDD44" w14:textId="5C7D2190" w:rsidR="005A44BF" w:rsidRPr="000B543A" w:rsidRDefault="00693F45" w:rsidP="00933310">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Pr>
                <w:rFonts w:cstheme="minorHAnsi"/>
                <w:bCs/>
                <w:color w:val="5C5C5C" w:themeColor="text2"/>
                <w:szCs w:val="18"/>
              </w:rPr>
              <w:t>Internal</w:t>
            </w:r>
          </w:p>
        </w:tc>
      </w:tr>
      <w:tr w:rsidR="005A44BF" w:rsidRPr="000B543A" w14:paraId="0C24CA5A" w14:textId="77777777" w:rsidTr="00933310">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A97E5D" w14:textId="77777777" w:rsidR="005A44BF" w:rsidRPr="000B543A" w:rsidRDefault="005A44BF" w:rsidP="00933310">
            <w:pPr>
              <w:spacing w:line="360" w:lineRule="auto"/>
              <w:rPr>
                <w:rFonts w:cstheme="minorHAnsi"/>
                <w:color w:val="auto"/>
                <w:szCs w:val="18"/>
              </w:rPr>
            </w:pPr>
            <w:r w:rsidRPr="000B543A">
              <w:rPr>
                <w:rFonts w:cstheme="minorHAnsi"/>
                <w:color w:val="auto"/>
                <w:szCs w:val="18"/>
              </w:rPr>
              <w:t>Distribution List</w:t>
            </w:r>
          </w:p>
        </w:tc>
        <w:tc>
          <w:tcPr>
            <w:tcW w:w="7172" w:type="dxa"/>
          </w:tcPr>
          <w:p w14:paraId="4761C08D" w14:textId="59E3E9E6" w:rsidR="005A44BF" w:rsidRPr="000B543A" w:rsidRDefault="008D02F5" w:rsidP="00933310">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Pr>
                <w:rFonts w:cstheme="minorHAnsi"/>
                <w:bCs/>
                <w:color w:val="5C5C5C" w:themeColor="text2"/>
                <w:szCs w:val="18"/>
              </w:rPr>
              <w:t>&lt;CLIENT&gt;</w:t>
            </w:r>
            <w:r w:rsidR="005A44BF" w:rsidRPr="000B543A">
              <w:rPr>
                <w:rFonts w:cstheme="minorHAnsi"/>
                <w:bCs/>
                <w:color w:val="5C5C5C" w:themeColor="text2"/>
                <w:szCs w:val="18"/>
              </w:rPr>
              <w:t xml:space="preserve"> staff, Contractors, Third Parties</w:t>
            </w:r>
          </w:p>
        </w:tc>
      </w:tr>
    </w:tbl>
    <w:p w14:paraId="7A738C19" w14:textId="77777777" w:rsidR="005A44BF" w:rsidRPr="000B543A" w:rsidRDefault="005A44BF" w:rsidP="005A44BF">
      <w:pPr>
        <w:rPr>
          <w:rFonts w:cstheme="minorHAnsi"/>
          <w:b/>
          <w:color w:val="5C5C5C" w:themeColor="text2"/>
          <w:szCs w:val="16"/>
        </w:rPr>
      </w:pPr>
    </w:p>
    <w:tbl>
      <w:tblPr>
        <w:tblStyle w:val="GridTable4-Accent2"/>
        <w:tblW w:w="0" w:type="auto"/>
        <w:tblLook w:val="04A0" w:firstRow="1" w:lastRow="0" w:firstColumn="1" w:lastColumn="0" w:noHBand="0" w:noVBand="1"/>
      </w:tblPr>
      <w:tblGrid>
        <w:gridCol w:w="1870"/>
        <w:gridCol w:w="1866"/>
        <w:gridCol w:w="2321"/>
        <w:gridCol w:w="3738"/>
      </w:tblGrid>
      <w:tr w:rsidR="005A44BF" w:rsidRPr="000B543A" w14:paraId="54094C5A" w14:textId="77777777" w:rsidTr="008D02F5">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9795" w:type="dxa"/>
            <w:gridSpan w:val="4"/>
          </w:tcPr>
          <w:p w14:paraId="3DD29E22" w14:textId="77777777" w:rsidR="005A44BF" w:rsidRPr="000B543A" w:rsidRDefault="005A44BF" w:rsidP="008D02F5">
            <w:pPr>
              <w:spacing w:line="360" w:lineRule="auto"/>
              <w:rPr>
                <w:rFonts w:asciiTheme="minorHAnsi" w:hAnsiTheme="minorHAnsi" w:cstheme="minorHAnsi"/>
                <w:bCs w:val="0"/>
                <w:color w:val="auto"/>
                <w:szCs w:val="18"/>
              </w:rPr>
            </w:pPr>
            <w:r w:rsidRPr="000B543A">
              <w:rPr>
                <w:rFonts w:cstheme="minorHAnsi"/>
                <w:color w:val="auto"/>
                <w:szCs w:val="18"/>
              </w:rPr>
              <w:t>Document Release Dates</w:t>
            </w:r>
          </w:p>
        </w:tc>
      </w:tr>
      <w:tr w:rsidR="005A44BF" w:rsidRPr="000B543A" w14:paraId="39F74B27" w14:textId="77777777" w:rsidTr="008D02F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870" w:type="dxa"/>
          </w:tcPr>
          <w:p w14:paraId="03C2F5E9" w14:textId="77777777" w:rsidR="005A44BF" w:rsidRPr="000B543A" w:rsidRDefault="005A44BF" w:rsidP="008D02F5">
            <w:pPr>
              <w:spacing w:line="360" w:lineRule="auto"/>
              <w:rPr>
                <w:rFonts w:cstheme="minorHAnsi"/>
                <w:bCs w:val="0"/>
                <w:color w:val="auto"/>
                <w:szCs w:val="18"/>
              </w:rPr>
            </w:pPr>
            <w:r w:rsidRPr="000B543A">
              <w:rPr>
                <w:rFonts w:cstheme="minorHAnsi"/>
                <w:color w:val="auto"/>
                <w:szCs w:val="18"/>
              </w:rPr>
              <w:t>Version</w:t>
            </w:r>
          </w:p>
        </w:tc>
        <w:tc>
          <w:tcPr>
            <w:tcW w:w="1866" w:type="dxa"/>
          </w:tcPr>
          <w:p w14:paraId="69609D9F" w14:textId="77777777" w:rsidR="005A44BF" w:rsidRPr="000B543A" w:rsidRDefault="005A44BF" w:rsidP="008D02F5">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0B543A">
              <w:rPr>
                <w:rFonts w:cstheme="minorHAnsi"/>
                <w:b/>
                <w:color w:val="auto"/>
                <w:szCs w:val="18"/>
              </w:rPr>
              <w:t>Date</w:t>
            </w:r>
          </w:p>
        </w:tc>
        <w:tc>
          <w:tcPr>
            <w:tcW w:w="2321" w:type="dxa"/>
          </w:tcPr>
          <w:p w14:paraId="3A8BBC85" w14:textId="77777777" w:rsidR="005A44BF" w:rsidRPr="000B543A" w:rsidRDefault="005A44BF" w:rsidP="008D02F5">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0B543A">
              <w:rPr>
                <w:rFonts w:cstheme="minorHAnsi"/>
                <w:b/>
                <w:color w:val="auto"/>
                <w:szCs w:val="18"/>
              </w:rPr>
              <w:t>Editor</w:t>
            </w:r>
          </w:p>
        </w:tc>
        <w:tc>
          <w:tcPr>
            <w:tcW w:w="3738" w:type="dxa"/>
          </w:tcPr>
          <w:p w14:paraId="1DCC1967" w14:textId="77777777" w:rsidR="005A44BF" w:rsidRPr="000B543A" w:rsidRDefault="005A44BF" w:rsidP="008D02F5">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0B543A">
              <w:rPr>
                <w:rFonts w:cstheme="minorHAnsi"/>
                <w:b/>
                <w:color w:val="auto"/>
                <w:szCs w:val="18"/>
              </w:rPr>
              <w:t>Brief/Comments</w:t>
            </w:r>
          </w:p>
        </w:tc>
      </w:tr>
      <w:tr w:rsidR="005A44BF" w:rsidRPr="000B543A" w14:paraId="65960AF6" w14:textId="77777777" w:rsidTr="008D02F5">
        <w:trPr>
          <w:cnfStyle w:val="000000010000" w:firstRow="0" w:lastRow="0" w:firstColumn="0" w:lastColumn="0" w:oddVBand="0" w:evenVBand="0" w:oddHBand="0" w:evenHBand="1"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870" w:type="dxa"/>
          </w:tcPr>
          <w:p w14:paraId="5F0ADCA0" w14:textId="77777777" w:rsidR="005A44BF" w:rsidRPr="000B543A" w:rsidRDefault="005A44BF" w:rsidP="008D02F5">
            <w:pPr>
              <w:spacing w:line="360" w:lineRule="auto"/>
              <w:rPr>
                <w:rFonts w:cstheme="minorHAnsi"/>
                <w:b w:val="0"/>
                <w:bCs w:val="0"/>
                <w:color w:val="auto"/>
                <w:szCs w:val="18"/>
              </w:rPr>
            </w:pPr>
            <w:r w:rsidRPr="000B543A">
              <w:rPr>
                <w:rFonts w:ascii="Space Grotesk" w:hAnsi="Space Grotesk" w:cstheme="minorHAnsi"/>
                <w:b w:val="0"/>
                <w:bCs w:val="0"/>
                <w:szCs w:val="18"/>
              </w:rPr>
              <w:t>0.1</w:t>
            </w:r>
          </w:p>
        </w:tc>
        <w:tc>
          <w:tcPr>
            <w:tcW w:w="1866" w:type="dxa"/>
          </w:tcPr>
          <w:p w14:paraId="3EBECE93" w14:textId="57851125" w:rsidR="005A44BF" w:rsidRPr="000B543A" w:rsidRDefault="005A44BF" w:rsidP="008D02F5">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21" w:type="dxa"/>
          </w:tcPr>
          <w:p w14:paraId="3907BF2F" w14:textId="0DB44343" w:rsidR="005A44BF" w:rsidRPr="000B543A" w:rsidRDefault="005A44BF" w:rsidP="008D02F5">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38" w:type="dxa"/>
          </w:tcPr>
          <w:p w14:paraId="793E497C" w14:textId="2208FE98" w:rsidR="005A44BF" w:rsidRPr="000B543A" w:rsidRDefault="005A44BF" w:rsidP="008D02F5">
            <w:pPr>
              <w:spacing w:line="360" w:lineRule="auto"/>
              <w:cnfStyle w:val="000000010000" w:firstRow="0" w:lastRow="0" w:firstColumn="0" w:lastColumn="0" w:oddVBand="0" w:evenVBand="0" w:oddHBand="0" w:evenHBand="1" w:firstRowFirstColumn="0" w:firstRowLastColumn="0" w:lastRowFirstColumn="0" w:lastRowLastColumn="0"/>
              <w:rPr>
                <w:rFonts w:cstheme="minorHAnsi"/>
                <w:color w:val="auto"/>
                <w:szCs w:val="18"/>
              </w:rPr>
            </w:pPr>
            <w:r w:rsidRPr="000B543A">
              <w:rPr>
                <w:szCs w:val="18"/>
              </w:rPr>
              <w:t xml:space="preserve">Release of the draft </w:t>
            </w:r>
            <w:r w:rsidR="008B585B" w:rsidRPr="000B543A">
              <w:rPr>
                <w:szCs w:val="18"/>
              </w:rPr>
              <w:t>Policy</w:t>
            </w:r>
            <w:r w:rsidRPr="000B543A">
              <w:rPr>
                <w:szCs w:val="18"/>
              </w:rPr>
              <w:t>.</w:t>
            </w:r>
          </w:p>
        </w:tc>
      </w:tr>
      <w:tr w:rsidR="00671A50" w:rsidRPr="000B543A" w14:paraId="4EFC9A4E" w14:textId="77777777" w:rsidTr="008D02F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870" w:type="dxa"/>
          </w:tcPr>
          <w:p w14:paraId="280F83F5" w14:textId="720C1F46" w:rsidR="00671A50" w:rsidRPr="003060C7" w:rsidRDefault="00671A50" w:rsidP="008D02F5">
            <w:pPr>
              <w:spacing w:line="360" w:lineRule="auto"/>
              <w:rPr>
                <w:b w:val="0"/>
                <w:lang w:val="en-GB"/>
              </w:rPr>
            </w:pPr>
            <w:r w:rsidRPr="00353FC3">
              <w:rPr>
                <w:rFonts w:ascii="Space Grotesk" w:hAnsi="Space Grotesk"/>
                <w:b w:val="0"/>
                <w:bCs w:val="0"/>
                <w:spacing w:val="-5"/>
              </w:rPr>
              <w:t>1.1</w:t>
            </w:r>
          </w:p>
        </w:tc>
        <w:tc>
          <w:tcPr>
            <w:tcW w:w="1866" w:type="dxa"/>
          </w:tcPr>
          <w:p w14:paraId="76460D04" w14:textId="4F24ED54" w:rsidR="00671A50" w:rsidRDefault="00671A50" w:rsidP="008D02F5">
            <w:pPr>
              <w:spacing w:line="360" w:lineRule="auto"/>
              <w:cnfStyle w:val="000000100000" w:firstRow="0" w:lastRow="0" w:firstColumn="0" w:lastColumn="0" w:oddVBand="0" w:evenVBand="0" w:oddHBand="1" w:evenHBand="0" w:firstRowFirstColumn="0" w:firstRowLastColumn="0" w:lastRowFirstColumn="0" w:lastRowLastColumn="0"/>
              <w:rPr>
                <w:lang w:val="en-GB"/>
              </w:rPr>
            </w:pPr>
          </w:p>
        </w:tc>
        <w:tc>
          <w:tcPr>
            <w:tcW w:w="2321" w:type="dxa"/>
          </w:tcPr>
          <w:p w14:paraId="786E4970" w14:textId="26EF8DF0" w:rsidR="00671A50" w:rsidRDefault="00671A50" w:rsidP="008D02F5">
            <w:pPr>
              <w:spacing w:line="360" w:lineRule="auto"/>
              <w:cnfStyle w:val="000000100000" w:firstRow="0" w:lastRow="0" w:firstColumn="0" w:lastColumn="0" w:oddVBand="0" w:evenVBand="0" w:oddHBand="1" w:evenHBand="0" w:firstRowFirstColumn="0" w:firstRowLastColumn="0" w:lastRowFirstColumn="0" w:lastRowLastColumn="0"/>
              <w:rPr>
                <w:lang w:val="en-GB"/>
              </w:rPr>
            </w:pPr>
          </w:p>
        </w:tc>
        <w:tc>
          <w:tcPr>
            <w:tcW w:w="3738" w:type="dxa"/>
          </w:tcPr>
          <w:p w14:paraId="3A04389C" w14:textId="471036F6" w:rsidR="00671A50" w:rsidRDefault="00671A50" w:rsidP="008D02F5">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353FC3">
              <w:rPr>
                <w:rFonts w:ascii="Space Grotesk" w:hAnsi="Space Grotesk"/>
              </w:rPr>
              <w:t>Release</w:t>
            </w:r>
            <w:r w:rsidRPr="00353FC3">
              <w:rPr>
                <w:rFonts w:ascii="Space Grotesk" w:hAnsi="Space Grotesk"/>
                <w:spacing w:val="-2"/>
              </w:rPr>
              <w:t xml:space="preserve"> </w:t>
            </w:r>
            <w:r w:rsidRPr="00353FC3">
              <w:rPr>
                <w:rFonts w:ascii="Space Grotesk" w:hAnsi="Space Grotesk"/>
              </w:rPr>
              <w:t>of the</w:t>
            </w:r>
            <w:r w:rsidRPr="00353FC3">
              <w:rPr>
                <w:rFonts w:ascii="Space Grotesk" w:hAnsi="Space Grotesk"/>
                <w:spacing w:val="-6"/>
              </w:rPr>
              <w:t xml:space="preserve"> </w:t>
            </w:r>
            <w:r w:rsidRPr="00353FC3">
              <w:rPr>
                <w:rFonts w:ascii="Space Grotesk" w:hAnsi="Space Grotesk"/>
                <w:spacing w:val="-2"/>
              </w:rPr>
              <w:t>Policy.</w:t>
            </w:r>
          </w:p>
        </w:tc>
      </w:tr>
    </w:tbl>
    <w:p w14:paraId="579EEB08" w14:textId="77777777" w:rsidR="005A44BF" w:rsidRPr="000B543A" w:rsidRDefault="005A44BF" w:rsidP="005A44BF">
      <w:pPr>
        <w:rPr>
          <w:rFonts w:cstheme="minorHAnsi"/>
          <w:b/>
          <w:color w:val="5C5C5C" w:themeColor="text2"/>
          <w:szCs w:val="16"/>
        </w:rPr>
      </w:pPr>
    </w:p>
    <w:tbl>
      <w:tblPr>
        <w:tblStyle w:val="GridTable4-Accent2"/>
        <w:tblW w:w="0" w:type="auto"/>
        <w:tblLook w:val="04A0" w:firstRow="1" w:lastRow="0" w:firstColumn="1" w:lastColumn="0" w:noHBand="0" w:noVBand="1"/>
      </w:tblPr>
      <w:tblGrid>
        <w:gridCol w:w="1873"/>
        <w:gridCol w:w="1869"/>
        <w:gridCol w:w="2329"/>
        <w:gridCol w:w="3724"/>
      </w:tblGrid>
      <w:tr w:rsidR="005A44BF" w:rsidRPr="003060C7" w14:paraId="7D4242A9" w14:textId="77777777" w:rsidTr="001F44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95" w:type="dxa"/>
            <w:gridSpan w:val="4"/>
          </w:tcPr>
          <w:p w14:paraId="06AB860D" w14:textId="77777777" w:rsidR="005A44BF" w:rsidRPr="003060C7" w:rsidRDefault="005A44BF" w:rsidP="00933310">
            <w:pPr>
              <w:spacing w:line="360" w:lineRule="auto"/>
              <w:rPr>
                <w:rFonts w:asciiTheme="minorHAnsi" w:hAnsiTheme="minorHAnsi" w:cstheme="minorHAnsi"/>
                <w:bCs w:val="0"/>
                <w:color w:val="auto"/>
                <w:szCs w:val="18"/>
              </w:rPr>
            </w:pPr>
            <w:r w:rsidRPr="003060C7">
              <w:rPr>
                <w:rFonts w:asciiTheme="minorHAnsi" w:hAnsiTheme="minorHAnsi" w:cstheme="minorHAnsi"/>
                <w:color w:val="auto"/>
                <w:szCs w:val="18"/>
              </w:rPr>
              <w:t>Document Review</w:t>
            </w:r>
          </w:p>
        </w:tc>
      </w:tr>
      <w:tr w:rsidR="005A44BF" w:rsidRPr="003060C7" w14:paraId="78109E00" w14:textId="77777777" w:rsidTr="001F4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Pr>
          <w:p w14:paraId="72045875" w14:textId="77777777" w:rsidR="005A44BF" w:rsidRPr="003060C7" w:rsidRDefault="005A44BF" w:rsidP="00933310">
            <w:pPr>
              <w:spacing w:line="360" w:lineRule="auto"/>
              <w:rPr>
                <w:rFonts w:cstheme="minorHAnsi"/>
                <w:bCs w:val="0"/>
                <w:color w:val="auto"/>
                <w:szCs w:val="18"/>
              </w:rPr>
            </w:pPr>
            <w:r w:rsidRPr="003060C7">
              <w:rPr>
                <w:rFonts w:cstheme="minorHAnsi"/>
                <w:color w:val="auto"/>
                <w:szCs w:val="18"/>
              </w:rPr>
              <w:t>Date</w:t>
            </w:r>
          </w:p>
        </w:tc>
        <w:tc>
          <w:tcPr>
            <w:tcW w:w="1869" w:type="dxa"/>
          </w:tcPr>
          <w:p w14:paraId="2BC28581" w14:textId="77777777" w:rsidR="005A44BF" w:rsidRPr="003060C7" w:rsidRDefault="005A44BF" w:rsidP="00933310">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3060C7">
              <w:rPr>
                <w:rFonts w:cstheme="minorHAnsi"/>
                <w:b/>
                <w:color w:val="auto"/>
                <w:szCs w:val="18"/>
              </w:rPr>
              <w:t>Name</w:t>
            </w:r>
          </w:p>
        </w:tc>
        <w:tc>
          <w:tcPr>
            <w:tcW w:w="2329" w:type="dxa"/>
          </w:tcPr>
          <w:p w14:paraId="60886939" w14:textId="77777777" w:rsidR="005A44BF" w:rsidRPr="003060C7" w:rsidRDefault="005A44BF" w:rsidP="00933310">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3060C7">
              <w:rPr>
                <w:rFonts w:cstheme="minorHAnsi"/>
                <w:b/>
                <w:color w:val="auto"/>
                <w:szCs w:val="18"/>
              </w:rPr>
              <w:t>Title/Designation</w:t>
            </w:r>
          </w:p>
        </w:tc>
        <w:tc>
          <w:tcPr>
            <w:tcW w:w="3724" w:type="dxa"/>
          </w:tcPr>
          <w:p w14:paraId="6C3994DC" w14:textId="77777777" w:rsidR="005A44BF" w:rsidRPr="003060C7" w:rsidRDefault="005A44BF" w:rsidP="00933310">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3060C7">
              <w:rPr>
                <w:rFonts w:cstheme="minorHAnsi"/>
                <w:b/>
                <w:color w:val="auto"/>
                <w:szCs w:val="18"/>
              </w:rPr>
              <w:t>Notes</w:t>
            </w:r>
          </w:p>
        </w:tc>
      </w:tr>
      <w:tr w:rsidR="001F4415" w:rsidRPr="003060C7" w14:paraId="7B74D9FA" w14:textId="77777777" w:rsidTr="001F44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Pr>
          <w:p w14:paraId="763D5AC7" w14:textId="103A2560" w:rsidR="001F4415" w:rsidRPr="003060C7" w:rsidRDefault="001F4415" w:rsidP="001F4415">
            <w:pPr>
              <w:spacing w:line="360" w:lineRule="auto"/>
              <w:rPr>
                <w:rFonts w:cstheme="minorHAnsi"/>
                <w:b w:val="0"/>
                <w:color w:val="auto"/>
                <w:szCs w:val="18"/>
              </w:rPr>
            </w:pPr>
          </w:p>
        </w:tc>
        <w:tc>
          <w:tcPr>
            <w:tcW w:w="1869" w:type="dxa"/>
          </w:tcPr>
          <w:p w14:paraId="2AD06F11" w14:textId="768CBCF6" w:rsidR="001F4415" w:rsidRPr="003060C7" w:rsidRDefault="001F4415" w:rsidP="001F4415">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29" w:type="dxa"/>
          </w:tcPr>
          <w:p w14:paraId="1941B2E0" w14:textId="78F1FD3B" w:rsidR="001F4415" w:rsidRPr="003060C7" w:rsidRDefault="001F4415" w:rsidP="001F4415">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24" w:type="dxa"/>
          </w:tcPr>
          <w:p w14:paraId="0877EABC" w14:textId="7DCB0AA2" w:rsidR="001F4415" w:rsidRPr="003060C7" w:rsidRDefault="001F45E5" w:rsidP="001F4415">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r w:rsidRPr="003060C7">
              <w:rPr>
                <w:rFonts w:cstheme="minorHAnsi"/>
                <w:bCs/>
                <w:color w:val="auto"/>
                <w:szCs w:val="18"/>
              </w:rPr>
              <w:t>Review and Update.</w:t>
            </w:r>
          </w:p>
        </w:tc>
      </w:tr>
      <w:tr w:rsidR="00AA0843" w:rsidRPr="003060C7" w14:paraId="1AD4E6D2" w14:textId="77777777" w:rsidTr="001F4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Pr>
          <w:p w14:paraId="04260E1C" w14:textId="68B4F9FC" w:rsidR="00AA0843" w:rsidRPr="00AA0843" w:rsidRDefault="00AA0843" w:rsidP="00AA0843">
            <w:pPr>
              <w:spacing w:line="360" w:lineRule="auto"/>
              <w:rPr>
                <w:rFonts w:asciiTheme="majorHAnsi" w:hAnsiTheme="majorHAnsi" w:cstheme="minorHAnsi"/>
                <w:b w:val="0"/>
                <w:bCs w:val="0"/>
                <w:color w:val="auto"/>
                <w:szCs w:val="18"/>
              </w:rPr>
            </w:pPr>
          </w:p>
        </w:tc>
        <w:tc>
          <w:tcPr>
            <w:tcW w:w="1869" w:type="dxa"/>
          </w:tcPr>
          <w:p w14:paraId="42F7F02F" w14:textId="42B9B080" w:rsidR="00AA0843" w:rsidRPr="00AA0843" w:rsidRDefault="00AA0843" w:rsidP="00AA0843">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29" w:type="dxa"/>
          </w:tcPr>
          <w:p w14:paraId="3CC614C4" w14:textId="21B89F08" w:rsidR="00AA0843" w:rsidRPr="00AA0843" w:rsidRDefault="00AA0843" w:rsidP="00AA0843">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24" w:type="dxa"/>
          </w:tcPr>
          <w:p w14:paraId="161766F1" w14:textId="652FC65E" w:rsidR="00AA0843" w:rsidRPr="00AA0843" w:rsidRDefault="00AA0843" w:rsidP="00AA0843">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r w:rsidRPr="00AA0843">
              <w:rPr>
                <w:rFonts w:ascii="Space Grotesk" w:hAnsi="Space Grotesk"/>
                <w:szCs w:val="18"/>
              </w:rPr>
              <w:t>Review and minor update</w:t>
            </w:r>
          </w:p>
        </w:tc>
      </w:tr>
    </w:tbl>
    <w:p w14:paraId="10107A5A" w14:textId="168E991C" w:rsidR="00141E39" w:rsidRDefault="00141E39" w:rsidP="005A44BF">
      <w:pPr>
        <w:rPr>
          <w:rFonts w:cstheme="minorHAnsi"/>
          <w:b/>
          <w:color w:val="5C5C5C" w:themeColor="text2"/>
          <w:szCs w:val="16"/>
        </w:rPr>
      </w:pPr>
    </w:p>
    <w:p w14:paraId="77947EB1" w14:textId="77777777" w:rsidR="003060C7" w:rsidRPr="000B543A" w:rsidRDefault="003060C7" w:rsidP="005A44BF">
      <w:pPr>
        <w:rPr>
          <w:rFonts w:cstheme="minorHAnsi"/>
          <w:b/>
          <w:color w:val="5C5C5C" w:themeColor="text2"/>
          <w:szCs w:val="16"/>
        </w:rPr>
      </w:pPr>
    </w:p>
    <w:tbl>
      <w:tblPr>
        <w:tblpPr w:leftFromText="180" w:rightFromText="180" w:vertAnchor="text" w:horzAnchor="margin" w:tblpY="205"/>
        <w:tblW w:w="980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43" w:type="dxa"/>
          <w:left w:w="14" w:type="dxa"/>
          <w:bottom w:w="43" w:type="dxa"/>
          <w:right w:w="14" w:type="dxa"/>
        </w:tblCellMar>
        <w:tblLook w:val="01E0" w:firstRow="1" w:lastRow="1" w:firstColumn="1" w:lastColumn="1" w:noHBand="0" w:noVBand="0"/>
      </w:tblPr>
      <w:tblGrid>
        <w:gridCol w:w="2703"/>
        <w:gridCol w:w="3524"/>
        <w:gridCol w:w="3578"/>
      </w:tblGrid>
      <w:tr w:rsidR="00671A50" w:rsidRPr="003A0A38" w14:paraId="54DDF5A7" w14:textId="77777777" w:rsidTr="00716F2D">
        <w:trPr>
          <w:trHeight w:val="484"/>
        </w:trPr>
        <w:tc>
          <w:tcPr>
            <w:tcW w:w="9805" w:type="dxa"/>
            <w:gridSpan w:val="3"/>
            <w:shd w:val="clear" w:color="auto" w:fill="000000"/>
          </w:tcPr>
          <w:p w14:paraId="6726C199" w14:textId="77777777" w:rsidR="00671A50" w:rsidRPr="00935D5E" w:rsidRDefault="00671A50" w:rsidP="006B522A">
            <w:pPr>
              <w:pStyle w:val="TableParagraph"/>
              <w:spacing w:before="59"/>
              <w:rPr>
                <w:rFonts w:ascii="Space Grotesk" w:hAnsi="Space Grotesk"/>
                <w:b/>
                <w:sz w:val="18"/>
                <w:szCs w:val="18"/>
              </w:rPr>
            </w:pPr>
            <w:r w:rsidRPr="00935D5E">
              <w:rPr>
                <w:rFonts w:ascii="Space Grotesk" w:hAnsi="Space Grotesk"/>
                <w:b/>
                <w:color w:val="FFFFFF"/>
                <w:spacing w:val="-2"/>
                <w:sz w:val="18"/>
                <w:szCs w:val="18"/>
              </w:rPr>
              <w:t>Approvals</w:t>
            </w:r>
          </w:p>
        </w:tc>
      </w:tr>
      <w:tr w:rsidR="00716F2D" w:rsidRPr="003A0A38" w14:paraId="1BCFD979" w14:textId="77777777" w:rsidTr="00716F2D">
        <w:trPr>
          <w:trHeight w:val="480"/>
        </w:trPr>
        <w:tc>
          <w:tcPr>
            <w:tcW w:w="2703" w:type="dxa"/>
            <w:shd w:val="clear" w:color="auto" w:fill="F1F1F1"/>
          </w:tcPr>
          <w:p w14:paraId="6225F729" w14:textId="77777777" w:rsidR="00716F2D" w:rsidRPr="00935D5E" w:rsidRDefault="00716F2D" w:rsidP="006B522A">
            <w:pPr>
              <w:pStyle w:val="TableParagraph"/>
              <w:spacing w:before="59" w:line="360" w:lineRule="auto"/>
              <w:rPr>
                <w:rFonts w:ascii="Space Grotesk" w:hAnsi="Space Grotesk"/>
                <w:b/>
                <w:sz w:val="18"/>
                <w:szCs w:val="18"/>
              </w:rPr>
            </w:pPr>
            <w:r w:rsidRPr="00935D5E">
              <w:rPr>
                <w:rFonts w:ascii="Space Grotesk" w:hAnsi="Space Grotesk"/>
                <w:b/>
                <w:spacing w:val="-4"/>
                <w:sz w:val="18"/>
                <w:szCs w:val="18"/>
              </w:rPr>
              <w:t>Name</w:t>
            </w:r>
          </w:p>
        </w:tc>
        <w:tc>
          <w:tcPr>
            <w:tcW w:w="3524" w:type="dxa"/>
            <w:shd w:val="clear" w:color="auto" w:fill="F1F1F1"/>
          </w:tcPr>
          <w:p w14:paraId="6587C485" w14:textId="77777777" w:rsidR="00716F2D" w:rsidRPr="00935D5E" w:rsidRDefault="00716F2D" w:rsidP="006B522A">
            <w:pPr>
              <w:pStyle w:val="TableParagraph"/>
              <w:spacing w:before="59" w:line="360" w:lineRule="auto"/>
              <w:ind w:left="144"/>
              <w:rPr>
                <w:rFonts w:ascii="Space Grotesk" w:hAnsi="Space Grotesk"/>
                <w:b/>
                <w:sz w:val="18"/>
                <w:szCs w:val="18"/>
              </w:rPr>
            </w:pPr>
            <w:r w:rsidRPr="00935D5E">
              <w:rPr>
                <w:rFonts w:ascii="Space Grotesk" w:hAnsi="Space Grotesk"/>
                <w:b/>
                <w:spacing w:val="-2"/>
                <w:sz w:val="18"/>
                <w:szCs w:val="18"/>
              </w:rPr>
              <w:t>Title/Designation</w:t>
            </w:r>
          </w:p>
        </w:tc>
        <w:tc>
          <w:tcPr>
            <w:tcW w:w="3578" w:type="dxa"/>
            <w:shd w:val="clear" w:color="auto" w:fill="F1F1F1"/>
          </w:tcPr>
          <w:p w14:paraId="248B2059" w14:textId="77777777" w:rsidR="00716F2D" w:rsidRPr="00935D5E" w:rsidRDefault="00716F2D" w:rsidP="006B522A">
            <w:pPr>
              <w:pStyle w:val="TableParagraph"/>
              <w:spacing w:before="59" w:line="360" w:lineRule="auto"/>
              <w:ind w:left="145"/>
              <w:rPr>
                <w:rFonts w:ascii="Space Grotesk" w:hAnsi="Space Grotesk"/>
                <w:b/>
                <w:sz w:val="18"/>
                <w:szCs w:val="18"/>
              </w:rPr>
            </w:pPr>
            <w:r w:rsidRPr="00935D5E">
              <w:rPr>
                <w:rFonts w:ascii="Space Grotesk" w:hAnsi="Space Grotesk"/>
                <w:b/>
                <w:spacing w:val="-2"/>
                <w:sz w:val="18"/>
                <w:szCs w:val="18"/>
              </w:rPr>
              <w:t>Signature</w:t>
            </w:r>
          </w:p>
        </w:tc>
      </w:tr>
      <w:tr w:rsidR="00716F2D" w:rsidRPr="003A0A38" w14:paraId="57BA768B" w14:textId="77777777" w:rsidTr="00716F2D">
        <w:trPr>
          <w:cantSplit/>
          <w:trHeight w:val="1440"/>
        </w:trPr>
        <w:tc>
          <w:tcPr>
            <w:tcW w:w="2703" w:type="dxa"/>
            <w:shd w:val="clear" w:color="auto" w:fill="D9D9D9"/>
            <w:vAlign w:val="center"/>
          </w:tcPr>
          <w:p w14:paraId="0FD6BA52" w14:textId="1D39DDC8" w:rsidR="00716F2D" w:rsidRPr="00935D5E" w:rsidRDefault="00716F2D" w:rsidP="006B522A">
            <w:pPr>
              <w:spacing w:line="360" w:lineRule="auto"/>
              <w:jc w:val="mediumKashida"/>
              <w:rPr>
                <w:rFonts w:ascii="Space Grotesk" w:hAnsi="Space Grotesk"/>
                <w:b/>
                <w:bCs/>
                <w:szCs w:val="18"/>
              </w:rPr>
            </w:pPr>
          </w:p>
        </w:tc>
        <w:tc>
          <w:tcPr>
            <w:tcW w:w="3524" w:type="dxa"/>
            <w:shd w:val="clear" w:color="auto" w:fill="D9D9D9"/>
            <w:vAlign w:val="center"/>
          </w:tcPr>
          <w:p w14:paraId="3BB69A94" w14:textId="01E73070" w:rsidR="00716F2D" w:rsidRPr="00935D5E" w:rsidRDefault="00716F2D" w:rsidP="00716F2D">
            <w:pPr>
              <w:spacing w:line="360" w:lineRule="auto"/>
              <w:ind w:left="152" w:right="181"/>
              <w:jc w:val="mediumKashida"/>
              <w:rPr>
                <w:rFonts w:ascii="Space Grotesk" w:hAnsi="Space Grotesk"/>
                <w:szCs w:val="18"/>
              </w:rPr>
            </w:pPr>
          </w:p>
        </w:tc>
        <w:tc>
          <w:tcPr>
            <w:tcW w:w="3578" w:type="dxa"/>
            <w:shd w:val="clear" w:color="auto" w:fill="D9D9D9"/>
            <w:vAlign w:val="center"/>
          </w:tcPr>
          <w:p w14:paraId="675501D8" w14:textId="77777777" w:rsidR="00716F2D" w:rsidRPr="00935D5E" w:rsidRDefault="00716F2D" w:rsidP="006B522A">
            <w:pPr>
              <w:spacing w:line="360" w:lineRule="auto"/>
              <w:jc w:val="mediumKashida"/>
              <w:rPr>
                <w:rFonts w:ascii="Space Grotesk" w:hAnsi="Space Grotesk"/>
                <w:szCs w:val="18"/>
              </w:rPr>
            </w:pPr>
          </w:p>
        </w:tc>
      </w:tr>
    </w:tbl>
    <w:p w14:paraId="7004EB43" w14:textId="2E984A87" w:rsidR="001F4415" w:rsidRDefault="001F4415"/>
    <w:p w14:paraId="5C30A7D8" w14:textId="77777777" w:rsidR="008D02F5" w:rsidRDefault="008D02F5"/>
    <w:p w14:paraId="2F536D63" w14:textId="13AF6272" w:rsidR="000B543A" w:rsidRDefault="001F4415" w:rsidP="00DE405E">
      <w:r>
        <w:br w:type="page"/>
      </w:r>
    </w:p>
    <w:bookmarkStart w:id="1" w:name="_Toc116381837" w:displacedByCustomXml="next"/>
    <w:sdt>
      <w:sdtPr>
        <w:rPr>
          <w:rFonts w:asciiTheme="minorHAnsi" w:eastAsiaTheme="minorHAnsi" w:hAnsiTheme="minorHAnsi" w:cstheme="minorBidi"/>
          <w:color w:val="000000" w:themeColor="text1"/>
          <w:sz w:val="18"/>
          <w:szCs w:val="22"/>
        </w:rPr>
        <w:id w:val="1852450125"/>
        <w:docPartObj>
          <w:docPartGallery w:val="Table of Contents"/>
          <w:docPartUnique/>
        </w:docPartObj>
      </w:sdtPr>
      <w:sdtEndPr>
        <w:rPr>
          <w:b/>
          <w:bCs/>
          <w:noProof/>
        </w:rPr>
      </w:sdtEndPr>
      <w:sdtContent>
        <w:p w14:paraId="42DFB10E" w14:textId="1916FCB8" w:rsidR="00523414" w:rsidRPr="00831313" w:rsidRDefault="00831313">
          <w:pPr>
            <w:pStyle w:val="TOCHeading"/>
            <w:rPr>
              <w:b/>
              <w:bCs/>
            </w:rPr>
          </w:pPr>
          <w:r>
            <w:rPr>
              <w:b/>
              <w:bCs/>
            </w:rPr>
            <w:t>Table of C</w:t>
          </w:r>
          <w:r w:rsidR="00523414" w:rsidRPr="00831313">
            <w:rPr>
              <w:b/>
              <w:bCs/>
            </w:rPr>
            <w:t>ontents</w:t>
          </w:r>
        </w:p>
        <w:p w14:paraId="026D768F" w14:textId="40017560" w:rsidR="008D02F5" w:rsidRDefault="00523414">
          <w:pPr>
            <w:pStyle w:val="TOC1"/>
            <w:rPr>
              <w:rFonts w:asciiTheme="minorHAnsi" w:eastAsiaTheme="minorEastAsia" w:hAnsiTheme="minorHAnsi"/>
              <w:b w:val="0"/>
              <w:color w:val="auto"/>
              <w:kern w:val="2"/>
              <w:sz w:val="24"/>
              <w14:ligatures w14:val="standardContextual"/>
            </w:rPr>
          </w:pPr>
          <w:r w:rsidRPr="008A7F2F">
            <w:rPr>
              <w:rFonts w:asciiTheme="majorHAnsi" w:hAnsiTheme="majorHAnsi"/>
            </w:rPr>
            <w:fldChar w:fldCharType="begin"/>
          </w:r>
          <w:r w:rsidRPr="008A7F2F">
            <w:rPr>
              <w:rFonts w:asciiTheme="majorHAnsi" w:hAnsiTheme="majorHAnsi"/>
            </w:rPr>
            <w:instrText xml:space="preserve"> TOC \o "1-3" \h \z \u </w:instrText>
          </w:r>
          <w:r w:rsidRPr="008A7F2F">
            <w:rPr>
              <w:rFonts w:asciiTheme="majorHAnsi" w:hAnsiTheme="majorHAnsi"/>
            </w:rPr>
            <w:fldChar w:fldCharType="separate"/>
          </w:r>
          <w:hyperlink w:anchor="_Toc189052826" w:history="1">
            <w:r w:rsidR="008D02F5" w:rsidRPr="00870A9E">
              <w:rPr>
                <w:rStyle w:val="Hyperlink"/>
                <w:rFonts w:cs="Calibri"/>
                <w:bCs/>
              </w:rPr>
              <w:t>1.</w:t>
            </w:r>
            <w:r w:rsidR="008D02F5">
              <w:rPr>
                <w:rFonts w:asciiTheme="minorHAnsi" w:eastAsiaTheme="minorEastAsia" w:hAnsiTheme="minorHAnsi"/>
                <w:b w:val="0"/>
                <w:color w:val="auto"/>
                <w:kern w:val="2"/>
                <w:sz w:val="24"/>
                <w14:ligatures w14:val="standardContextual"/>
              </w:rPr>
              <w:tab/>
            </w:r>
            <w:r w:rsidR="008D02F5" w:rsidRPr="00870A9E">
              <w:rPr>
                <w:rStyle w:val="Hyperlink"/>
                <w:rFonts w:cs="Calibri"/>
                <w:bCs/>
              </w:rPr>
              <w:t>INTRODUCTION</w:t>
            </w:r>
            <w:r w:rsidR="008D02F5">
              <w:rPr>
                <w:webHidden/>
              </w:rPr>
              <w:tab/>
            </w:r>
            <w:r w:rsidR="008D02F5">
              <w:rPr>
                <w:webHidden/>
              </w:rPr>
              <w:fldChar w:fldCharType="begin"/>
            </w:r>
            <w:r w:rsidR="008D02F5">
              <w:rPr>
                <w:webHidden/>
              </w:rPr>
              <w:instrText xml:space="preserve"> PAGEREF _Toc189052826 \h </w:instrText>
            </w:r>
            <w:r w:rsidR="008D02F5">
              <w:rPr>
                <w:webHidden/>
              </w:rPr>
            </w:r>
            <w:r w:rsidR="008D02F5">
              <w:rPr>
                <w:webHidden/>
              </w:rPr>
              <w:fldChar w:fldCharType="separate"/>
            </w:r>
            <w:r w:rsidR="008D02F5">
              <w:rPr>
                <w:webHidden/>
              </w:rPr>
              <w:t>5</w:t>
            </w:r>
            <w:r w:rsidR="008D02F5">
              <w:rPr>
                <w:webHidden/>
              </w:rPr>
              <w:fldChar w:fldCharType="end"/>
            </w:r>
          </w:hyperlink>
        </w:p>
        <w:p w14:paraId="3C6A05F2" w14:textId="5C4F079E" w:rsidR="008D02F5" w:rsidRDefault="008D02F5">
          <w:pPr>
            <w:pStyle w:val="TOC1"/>
            <w:rPr>
              <w:rFonts w:asciiTheme="minorHAnsi" w:eastAsiaTheme="minorEastAsia" w:hAnsiTheme="minorHAnsi"/>
              <w:b w:val="0"/>
              <w:color w:val="auto"/>
              <w:kern w:val="2"/>
              <w:sz w:val="24"/>
              <w14:ligatures w14:val="standardContextual"/>
            </w:rPr>
          </w:pPr>
          <w:hyperlink w:anchor="_Toc189052827" w:history="1">
            <w:r w:rsidRPr="00870A9E">
              <w:rPr>
                <w:rStyle w:val="Hyperlink"/>
                <w:rFonts w:cs="Calibri"/>
                <w:bCs/>
              </w:rPr>
              <w:t>2.</w:t>
            </w:r>
            <w:r>
              <w:rPr>
                <w:rFonts w:asciiTheme="minorHAnsi" w:eastAsiaTheme="minorEastAsia" w:hAnsiTheme="minorHAnsi"/>
                <w:b w:val="0"/>
                <w:color w:val="auto"/>
                <w:kern w:val="2"/>
                <w:sz w:val="24"/>
                <w14:ligatures w14:val="standardContextual"/>
              </w:rPr>
              <w:tab/>
            </w:r>
            <w:r w:rsidRPr="00870A9E">
              <w:rPr>
                <w:rStyle w:val="Hyperlink"/>
                <w:rFonts w:cs="Calibri"/>
                <w:bCs/>
              </w:rPr>
              <w:t>PURPOSE</w:t>
            </w:r>
            <w:r>
              <w:rPr>
                <w:webHidden/>
              </w:rPr>
              <w:tab/>
            </w:r>
            <w:r>
              <w:rPr>
                <w:webHidden/>
              </w:rPr>
              <w:fldChar w:fldCharType="begin"/>
            </w:r>
            <w:r>
              <w:rPr>
                <w:webHidden/>
              </w:rPr>
              <w:instrText xml:space="preserve"> PAGEREF _Toc189052827 \h </w:instrText>
            </w:r>
            <w:r>
              <w:rPr>
                <w:webHidden/>
              </w:rPr>
            </w:r>
            <w:r>
              <w:rPr>
                <w:webHidden/>
              </w:rPr>
              <w:fldChar w:fldCharType="separate"/>
            </w:r>
            <w:r>
              <w:rPr>
                <w:webHidden/>
              </w:rPr>
              <w:t>5</w:t>
            </w:r>
            <w:r>
              <w:rPr>
                <w:webHidden/>
              </w:rPr>
              <w:fldChar w:fldCharType="end"/>
            </w:r>
          </w:hyperlink>
        </w:p>
        <w:p w14:paraId="4A72DF05" w14:textId="7E90AA0A" w:rsidR="008D02F5" w:rsidRDefault="008D02F5">
          <w:pPr>
            <w:pStyle w:val="TOC1"/>
            <w:rPr>
              <w:rFonts w:asciiTheme="minorHAnsi" w:eastAsiaTheme="minorEastAsia" w:hAnsiTheme="minorHAnsi"/>
              <w:b w:val="0"/>
              <w:color w:val="auto"/>
              <w:kern w:val="2"/>
              <w:sz w:val="24"/>
              <w14:ligatures w14:val="standardContextual"/>
            </w:rPr>
          </w:pPr>
          <w:hyperlink w:anchor="_Toc189052828" w:history="1">
            <w:r w:rsidRPr="00870A9E">
              <w:rPr>
                <w:rStyle w:val="Hyperlink"/>
                <w:rFonts w:cs="Calibri"/>
                <w:bCs/>
              </w:rPr>
              <w:t>3.</w:t>
            </w:r>
            <w:r>
              <w:rPr>
                <w:rFonts w:asciiTheme="minorHAnsi" w:eastAsiaTheme="minorEastAsia" w:hAnsiTheme="minorHAnsi"/>
                <w:b w:val="0"/>
                <w:color w:val="auto"/>
                <w:kern w:val="2"/>
                <w:sz w:val="24"/>
                <w14:ligatures w14:val="standardContextual"/>
              </w:rPr>
              <w:tab/>
            </w:r>
            <w:r w:rsidRPr="00870A9E">
              <w:rPr>
                <w:rStyle w:val="Hyperlink"/>
                <w:rFonts w:cs="Calibri"/>
                <w:bCs/>
              </w:rPr>
              <w:t>SCOPE</w:t>
            </w:r>
            <w:r>
              <w:rPr>
                <w:webHidden/>
              </w:rPr>
              <w:tab/>
            </w:r>
            <w:r>
              <w:rPr>
                <w:webHidden/>
              </w:rPr>
              <w:fldChar w:fldCharType="begin"/>
            </w:r>
            <w:r>
              <w:rPr>
                <w:webHidden/>
              </w:rPr>
              <w:instrText xml:space="preserve"> PAGEREF _Toc189052828 \h </w:instrText>
            </w:r>
            <w:r>
              <w:rPr>
                <w:webHidden/>
              </w:rPr>
            </w:r>
            <w:r>
              <w:rPr>
                <w:webHidden/>
              </w:rPr>
              <w:fldChar w:fldCharType="separate"/>
            </w:r>
            <w:r>
              <w:rPr>
                <w:webHidden/>
              </w:rPr>
              <w:t>5</w:t>
            </w:r>
            <w:r>
              <w:rPr>
                <w:webHidden/>
              </w:rPr>
              <w:fldChar w:fldCharType="end"/>
            </w:r>
          </w:hyperlink>
        </w:p>
        <w:p w14:paraId="33E2A5F3" w14:textId="519A0DD4" w:rsidR="008D02F5" w:rsidRDefault="008D02F5">
          <w:pPr>
            <w:pStyle w:val="TOC1"/>
            <w:rPr>
              <w:rFonts w:asciiTheme="minorHAnsi" w:eastAsiaTheme="minorEastAsia" w:hAnsiTheme="minorHAnsi"/>
              <w:b w:val="0"/>
              <w:color w:val="auto"/>
              <w:kern w:val="2"/>
              <w:sz w:val="24"/>
              <w14:ligatures w14:val="standardContextual"/>
            </w:rPr>
          </w:pPr>
          <w:hyperlink w:anchor="_Toc189052829" w:history="1">
            <w:r w:rsidRPr="00870A9E">
              <w:rPr>
                <w:rStyle w:val="Hyperlink"/>
                <w:rFonts w:cs="Calibri"/>
                <w:bCs/>
              </w:rPr>
              <w:t>4.</w:t>
            </w:r>
            <w:r>
              <w:rPr>
                <w:rFonts w:asciiTheme="minorHAnsi" w:eastAsiaTheme="minorEastAsia" w:hAnsiTheme="minorHAnsi"/>
                <w:b w:val="0"/>
                <w:color w:val="auto"/>
                <w:kern w:val="2"/>
                <w:sz w:val="24"/>
                <w14:ligatures w14:val="standardContextual"/>
              </w:rPr>
              <w:tab/>
            </w:r>
            <w:r w:rsidRPr="00870A9E">
              <w:rPr>
                <w:rStyle w:val="Hyperlink"/>
                <w:rFonts w:cs="Calibri"/>
                <w:bCs/>
              </w:rPr>
              <w:t>POLICY STATEMENT</w:t>
            </w:r>
            <w:r>
              <w:rPr>
                <w:webHidden/>
              </w:rPr>
              <w:tab/>
            </w:r>
            <w:r>
              <w:rPr>
                <w:webHidden/>
              </w:rPr>
              <w:fldChar w:fldCharType="begin"/>
            </w:r>
            <w:r>
              <w:rPr>
                <w:webHidden/>
              </w:rPr>
              <w:instrText xml:space="preserve"> PAGEREF _Toc189052829 \h </w:instrText>
            </w:r>
            <w:r>
              <w:rPr>
                <w:webHidden/>
              </w:rPr>
            </w:r>
            <w:r>
              <w:rPr>
                <w:webHidden/>
              </w:rPr>
              <w:fldChar w:fldCharType="separate"/>
            </w:r>
            <w:r>
              <w:rPr>
                <w:webHidden/>
              </w:rPr>
              <w:t>6</w:t>
            </w:r>
            <w:r>
              <w:rPr>
                <w:webHidden/>
              </w:rPr>
              <w:fldChar w:fldCharType="end"/>
            </w:r>
          </w:hyperlink>
        </w:p>
        <w:p w14:paraId="19051AAB" w14:textId="033EDC1A" w:rsidR="008D02F5" w:rsidRDefault="008D02F5">
          <w:pPr>
            <w:pStyle w:val="TOC1"/>
            <w:rPr>
              <w:rFonts w:asciiTheme="minorHAnsi" w:eastAsiaTheme="minorEastAsia" w:hAnsiTheme="minorHAnsi"/>
              <w:b w:val="0"/>
              <w:color w:val="auto"/>
              <w:kern w:val="2"/>
              <w:sz w:val="24"/>
              <w14:ligatures w14:val="standardContextual"/>
            </w:rPr>
          </w:pPr>
          <w:hyperlink w:anchor="_Toc189052830" w:history="1">
            <w:r w:rsidRPr="00870A9E">
              <w:rPr>
                <w:rStyle w:val="Hyperlink"/>
                <w:rFonts w:cs="Calibri"/>
                <w:bCs/>
              </w:rPr>
              <w:t>5.</w:t>
            </w:r>
            <w:r>
              <w:rPr>
                <w:rFonts w:asciiTheme="minorHAnsi" w:eastAsiaTheme="minorEastAsia" w:hAnsiTheme="minorHAnsi"/>
                <w:b w:val="0"/>
                <w:color w:val="auto"/>
                <w:kern w:val="2"/>
                <w:sz w:val="24"/>
                <w14:ligatures w14:val="standardContextual"/>
              </w:rPr>
              <w:tab/>
            </w:r>
            <w:r w:rsidRPr="00870A9E">
              <w:rPr>
                <w:rStyle w:val="Hyperlink"/>
                <w:rFonts w:cs="Calibri"/>
                <w:bCs/>
              </w:rPr>
              <w:t>POLICY DETAILS</w:t>
            </w:r>
            <w:r>
              <w:rPr>
                <w:webHidden/>
              </w:rPr>
              <w:tab/>
            </w:r>
            <w:r>
              <w:rPr>
                <w:webHidden/>
              </w:rPr>
              <w:fldChar w:fldCharType="begin"/>
            </w:r>
            <w:r>
              <w:rPr>
                <w:webHidden/>
              </w:rPr>
              <w:instrText xml:space="preserve"> PAGEREF _Toc189052830 \h </w:instrText>
            </w:r>
            <w:r>
              <w:rPr>
                <w:webHidden/>
              </w:rPr>
            </w:r>
            <w:r>
              <w:rPr>
                <w:webHidden/>
              </w:rPr>
              <w:fldChar w:fldCharType="separate"/>
            </w:r>
            <w:r>
              <w:rPr>
                <w:webHidden/>
              </w:rPr>
              <w:t>6</w:t>
            </w:r>
            <w:r>
              <w:rPr>
                <w:webHidden/>
              </w:rPr>
              <w:fldChar w:fldCharType="end"/>
            </w:r>
          </w:hyperlink>
        </w:p>
        <w:p w14:paraId="73DCDF38" w14:textId="12ABEA8A" w:rsidR="008D02F5" w:rsidRDefault="008D02F5">
          <w:pPr>
            <w:pStyle w:val="TOC2"/>
            <w:rPr>
              <w:rFonts w:asciiTheme="minorHAnsi" w:eastAsiaTheme="minorEastAsia" w:hAnsiTheme="minorHAnsi"/>
              <w:color w:val="auto"/>
              <w:kern w:val="2"/>
              <w:szCs w:val="24"/>
              <w14:ligatures w14:val="standardContextual"/>
            </w:rPr>
          </w:pPr>
          <w:hyperlink w:anchor="_Toc189052831" w:history="1">
            <w:r w:rsidRPr="00870A9E">
              <w:rPr>
                <w:rStyle w:val="Hyperlink"/>
                <w:rFonts w:cs="Calibri"/>
                <w:b/>
                <w:bCs/>
              </w:rPr>
              <w:t>5.1</w:t>
            </w:r>
            <w:r>
              <w:rPr>
                <w:rFonts w:asciiTheme="minorHAnsi" w:eastAsiaTheme="minorEastAsia" w:hAnsiTheme="minorHAnsi"/>
                <w:color w:val="auto"/>
                <w:kern w:val="2"/>
                <w:szCs w:val="24"/>
                <w14:ligatures w14:val="standardContextual"/>
              </w:rPr>
              <w:tab/>
            </w:r>
            <w:r w:rsidRPr="00870A9E">
              <w:rPr>
                <w:rStyle w:val="Hyperlink"/>
                <w:rFonts w:cs="Calibri"/>
                <w:b/>
                <w:bCs/>
              </w:rPr>
              <w:t>Computer Security Incident Response Team (CSIRT)</w:t>
            </w:r>
            <w:r>
              <w:rPr>
                <w:webHidden/>
              </w:rPr>
              <w:tab/>
            </w:r>
            <w:r>
              <w:rPr>
                <w:webHidden/>
              </w:rPr>
              <w:fldChar w:fldCharType="begin"/>
            </w:r>
            <w:r>
              <w:rPr>
                <w:webHidden/>
              </w:rPr>
              <w:instrText xml:space="preserve"> PAGEREF _Toc189052831 \h </w:instrText>
            </w:r>
            <w:r>
              <w:rPr>
                <w:webHidden/>
              </w:rPr>
            </w:r>
            <w:r>
              <w:rPr>
                <w:webHidden/>
              </w:rPr>
              <w:fldChar w:fldCharType="separate"/>
            </w:r>
            <w:r>
              <w:rPr>
                <w:webHidden/>
              </w:rPr>
              <w:t>6</w:t>
            </w:r>
            <w:r>
              <w:rPr>
                <w:webHidden/>
              </w:rPr>
              <w:fldChar w:fldCharType="end"/>
            </w:r>
          </w:hyperlink>
        </w:p>
        <w:p w14:paraId="7B6C6405" w14:textId="761E6388" w:rsidR="008D02F5" w:rsidRDefault="008D02F5">
          <w:pPr>
            <w:pStyle w:val="TOC2"/>
            <w:rPr>
              <w:rFonts w:asciiTheme="minorHAnsi" w:eastAsiaTheme="minorEastAsia" w:hAnsiTheme="minorHAnsi"/>
              <w:color w:val="auto"/>
              <w:kern w:val="2"/>
              <w:szCs w:val="24"/>
              <w14:ligatures w14:val="standardContextual"/>
            </w:rPr>
          </w:pPr>
          <w:hyperlink w:anchor="_Toc189052832" w:history="1">
            <w:r w:rsidRPr="00870A9E">
              <w:rPr>
                <w:rStyle w:val="Hyperlink"/>
                <w:rFonts w:cs="Calibri"/>
                <w:b/>
                <w:bCs/>
              </w:rPr>
              <w:t>5.2</w:t>
            </w:r>
            <w:r>
              <w:rPr>
                <w:rFonts w:asciiTheme="minorHAnsi" w:eastAsiaTheme="minorEastAsia" w:hAnsiTheme="minorHAnsi"/>
                <w:color w:val="auto"/>
                <w:kern w:val="2"/>
                <w:szCs w:val="24"/>
                <w14:ligatures w14:val="standardContextual"/>
              </w:rPr>
              <w:tab/>
            </w:r>
            <w:r w:rsidRPr="00870A9E">
              <w:rPr>
                <w:rStyle w:val="Hyperlink"/>
                <w:rFonts w:cs="Calibri"/>
                <w:b/>
                <w:bCs/>
              </w:rPr>
              <w:t>Incident Response Plan</w:t>
            </w:r>
            <w:r>
              <w:rPr>
                <w:webHidden/>
              </w:rPr>
              <w:tab/>
            </w:r>
            <w:r>
              <w:rPr>
                <w:webHidden/>
              </w:rPr>
              <w:fldChar w:fldCharType="begin"/>
            </w:r>
            <w:r>
              <w:rPr>
                <w:webHidden/>
              </w:rPr>
              <w:instrText xml:space="preserve"> PAGEREF _Toc189052832 \h </w:instrText>
            </w:r>
            <w:r>
              <w:rPr>
                <w:webHidden/>
              </w:rPr>
            </w:r>
            <w:r>
              <w:rPr>
                <w:webHidden/>
              </w:rPr>
              <w:fldChar w:fldCharType="separate"/>
            </w:r>
            <w:r>
              <w:rPr>
                <w:webHidden/>
              </w:rPr>
              <w:t>6</w:t>
            </w:r>
            <w:r>
              <w:rPr>
                <w:webHidden/>
              </w:rPr>
              <w:fldChar w:fldCharType="end"/>
            </w:r>
          </w:hyperlink>
        </w:p>
        <w:p w14:paraId="08461D9D" w14:textId="68870167" w:rsidR="008D02F5" w:rsidRDefault="008D02F5">
          <w:pPr>
            <w:pStyle w:val="TOC2"/>
            <w:rPr>
              <w:rFonts w:asciiTheme="minorHAnsi" w:eastAsiaTheme="minorEastAsia" w:hAnsiTheme="minorHAnsi"/>
              <w:color w:val="auto"/>
              <w:kern w:val="2"/>
              <w:szCs w:val="24"/>
              <w14:ligatures w14:val="standardContextual"/>
            </w:rPr>
          </w:pPr>
          <w:hyperlink w:anchor="_Toc189052833" w:history="1">
            <w:r w:rsidRPr="00870A9E">
              <w:rPr>
                <w:rStyle w:val="Hyperlink"/>
                <w:rFonts w:cs="Calibri"/>
                <w:b/>
                <w:bCs/>
              </w:rPr>
              <w:t>5.3</w:t>
            </w:r>
            <w:r>
              <w:rPr>
                <w:rFonts w:asciiTheme="minorHAnsi" w:eastAsiaTheme="minorEastAsia" w:hAnsiTheme="minorHAnsi"/>
                <w:color w:val="auto"/>
                <w:kern w:val="2"/>
                <w:szCs w:val="24"/>
                <w14:ligatures w14:val="standardContextual"/>
              </w:rPr>
              <w:tab/>
            </w:r>
            <w:r w:rsidRPr="00870A9E">
              <w:rPr>
                <w:rStyle w:val="Hyperlink"/>
                <w:rFonts w:cs="Calibri"/>
                <w:b/>
                <w:bCs/>
              </w:rPr>
              <w:t>Incident Classification</w:t>
            </w:r>
            <w:r>
              <w:rPr>
                <w:webHidden/>
              </w:rPr>
              <w:tab/>
            </w:r>
            <w:r>
              <w:rPr>
                <w:webHidden/>
              </w:rPr>
              <w:fldChar w:fldCharType="begin"/>
            </w:r>
            <w:r>
              <w:rPr>
                <w:webHidden/>
              </w:rPr>
              <w:instrText xml:space="preserve"> PAGEREF _Toc189052833 \h </w:instrText>
            </w:r>
            <w:r>
              <w:rPr>
                <w:webHidden/>
              </w:rPr>
            </w:r>
            <w:r>
              <w:rPr>
                <w:webHidden/>
              </w:rPr>
              <w:fldChar w:fldCharType="separate"/>
            </w:r>
            <w:r>
              <w:rPr>
                <w:webHidden/>
              </w:rPr>
              <w:t>7</w:t>
            </w:r>
            <w:r>
              <w:rPr>
                <w:webHidden/>
              </w:rPr>
              <w:fldChar w:fldCharType="end"/>
            </w:r>
          </w:hyperlink>
        </w:p>
        <w:p w14:paraId="04EAC503" w14:textId="704F1666" w:rsidR="008D02F5" w:rsidRDefault="008D02F5">
          <w:pPr>
            <w:pStyle w:val="TOC2"/>
            <w:rPr>
              <w:rFonts w:asciiTheme="minorHAnsi" w:eastAsiaTheme="minorEastAsia" w:hAnsiTheme="minorHAnsi"/>
              <w:color w:val="auto"/>
              <w:kern w:val="2"/>
              <w:szCs w:val="24"/>
              <w14:ligatures w14:val="standardContextual"/>
            </w:rPr>
          </w:pPr>
          <w:hyperlink w:anchor="_Toc189052834" w:history="1">
            <w:r w:rsidRPr="00870A9E">
              <w:rPr>
                <w:rStyle w:val="Hyperlink"/>
                <w:rFonts w:cs="Calibri"/>
                <w:b/>
                <w:bCs/>
              </w:rPr>
              <w:t>5.4</w:t>
            </w:r>
            <w:r>
              <w:rPr>
                <w:rFonts w:asciiTheme="minorHAnsi" w:eastAsiaTheme="minorEastAsia" w:hAnsiTheme="minorHAnsi"/>
                <w:color w:val="auto"/>
                <w:kern w:val="2"/>
                <w:szCs w:val="24"/>
                <w14:ligatures w14:val="standardContextual"/>
              </w:rPr>
              <w:tab/>
            </w:r>
            <w:r w:rsidRPr="00870A9E">
              <w:rPr>
                <w:rStyle w:val="Hyperlink"/>
                <w:rFonts w:cs="Calibri"/>
                <w:b/>
                <w:bCs/>
              </w:rPr>
              <w:t>Incident Response Training</w:t>
            </w:r>
            <w:r>
              <w:rPr>
                <w:webHidden/>
              </w:rPr>
              <w:tab/>
            </w:r>
            <w:r>
              <w:rPr>
                <w:webHidden/>
              </w:rPr>
              <w:fldChar w:fldCharType="begin"/>
            </w:r>
            <w:r>
              <w:rPr>
                <w:webHidden/>
              </w:rPr>
              <w:instrText xml:space="preserve"> PAGEREF _Toc189052834 \h </w:instrText>
            </w:r>
            <w:r>
              <w:rPr>
                <w:webHidden/>
              </w:rPr>
            </w:r>
            <w:r>
              <w:rPr>
                <w:webHidden/>
              </w:rPr>
              <w:fldChar w:fldCharType="separate"/>
            </w:r>
            <w:r>
              <w:rPr>
                <w:webHidden/>
              </w:rPr>
              <w:t>7</w:t>
            </w:r>
            <w:r>
              <w:rPr>
                <w:webHidden/>
              </w:rPr>
              <w:fldChar w:fldCharType="end"/>
            </w:r>
          </w:hyperlink>
        </w:p>
        <w:p w14:paraId="3D94C7AD" w14:textId="4BF39112" w:rsidR="008D02F5" w:rsidRDefault="008D02F5">
          <w:pPr>
            <w:pStyle w:val="TOC2"/>
            <w:rPr>
              <w:rFonts w:asciiTheme="minorHAnsi" w:eastAsiaTheme="minorEastAsia" w:hAnsiTheme="minorHAnsi"/>
              <w:color w:val="auto"/>
              <w:kern w:val="2"/>
              <w:szCs w:val="24"/>
              <w14:ligatures w14:val="standardContextual"/>
            </w:rPr>
          </w:pPr>
          <w:hyperlink w:anchor="_Toc189052835" w:history="1">
            <w:r w:rsidRPr="00870A9E">
              <w:rPr>
                <w:rStyle w:val="Hyperlink"/>
                <w:rFonts w:cs="Calibri"/>
                <w:b/>
                <w:bCs/>
              </w:rPr>
              <w:t>5.5</w:t>
            </w:r>
            <w:r>
              <w:rPr>
                <w:rFonts w:asciiTheme="minorHAnsi" w:eastAsiaTheme="minorEastAsia" w:hAnsiTheme="minorHAnsi"/>
                <w:color w:val="auto"/>
                <w:kern w:val="2"/>
                <w:szCs w:val="24"/>
                <w14:ligatures w14:val="standardContextual"/>
              </w:rPr>
              <w:tab/>
            </w:r>
            <w:r w:rsidRPr="00870A9E">
              <w:rPr>
                <w:rStyle w:val="Hyperlink"/>
                <w:rFonts w:cs="Calibri"/>
                <w:b/>
                <w:bCs/>
              </w:rPr>
              <w:t>Incident Response Testing</w:t>
            </w:r>
            <w:r>
              <w:rPr>
                <w:webHidden/>
              </w:rPr>
              <w:tab/>
            </w:r>
            <w:r>
              <w:rPr>
                <w:webHidden/>
              </w:rPr>
              <w:fldChar w:fldCharType="begin"/>
            </w:r>
            <w:r>
              <w:rPr>
                <w:webHidden/>
              </w:rPr>
              <w:instrText xml:space="preserve"> PAGEREF _Toc189052835 \h </w:instrText>
            </w:r>
            <w:r>
              <w:rPr>
                <w:webHidden/>
              </w:rPr>
            </w:r>
            <w:r>
              <w:rPr>
                <w:webHidden/>
              </w:rPr>
              <w:fldChar w:fldCharType="separate"/>
            </w:r>
            <w:r>
              <w:rPr>
                <w:webHidden/>
              </w:rPr>
              <w:t>7</w:t>
            </w:r>
            <w:r>
              <w:rPr>
                <w:webHidden/>
              </w:rPr>
              <w:fldChar w:fldCharType="end"/>
            </w:r>
          </w:hyperlink>
        </w:p>
        <w:p w14:paraId="0FBD0B8C" w14:textId="1306EEF0" w:rsidR="008D02F5" w:rsidRDefault="008D02F5">
          <w:pPr>
            <w:pStyle w:val="TOC2"/>
            <w:rPr>
              <w:rFonts w:asciiTheme="minorHAnsi" w:eastAsiaTheme="minorEastAsia" w:hAnsiTheme="minorHAnsi"/>
              <w:color w:val="auto"/>
              <w:kern w:val="2"/>
              <w:szCs w:val="24"/>
              <w14:ligatures w14:val="standardContextual"/>
            </w:rPr>
          </w:pPr>
          <w:hyperlink w:anchor="_Toc189052836" w:history="1">
            <w:r w:rsidRPr="00870A9E">
              <w:rPr>
                <w:rStyle w:val="Hyperlink"/>
                <w:rFonts w:cs="Calibri"/>
                <w:b/>
                <w:bCs/>
              </w:rPr>
              <w:t>5.6</w:t>
            </w:r>
            <w:r>
              <w:rPr>
                <w:rFonts w:asciiTheme="minorHAnsi" w:eastAsiaTheme="minorEastAsia" w:hAnsiTheme="minorHAnsi"/>
                <w:color w:val="auto"/>
                <w:kern w:val="2"/>
                <w:szCs w:val="24"/>
                <w14:ligatures w14:val="standardContextual"/>
              </w:rPr>
              <w:tab/>
            </w:r>
            <w:r w:rsidRPr="00870A9E">
              <w:rPr>
                <w:rStyle w:val="Hyperlink"/>
                <w:rFonts w:cs="Calibri"/>
                <w:b/>
                <w:bCs/>
              </w:rPr>
              <w:t>Incident Handling</w:t>
            </w:r>
            <w:r>
              <w:rPr>
                <w:webHidden/>
              </w:rPr>
              <w:tab/>
            </w:r>
            <w:r>
              <w:rPr>
                <w:webHidden/>
              </w:rPr>
              <w:fldChar w:fldCharType="begin"/>
            </w:r>
            <w:r>
              <w:rPr>
                <w:webHidden/>
              </w:rPr>
              <w:instrText xml:space="preserve"> PAGEREF _Toc189052836 \h </w:instrText>
            </w:r>
            <w:r>
              <w:rPr>
                <w:webHidden/>
              </w:rPr>
            </w:r>
            <w:r>
              <w:rPr>
                <w:webHidden/>
              </w:rPr>
              <w:fldChar w:fldCharType="separate"/>
            </w:r>
            <w:r>
              <w:rPr>
                <w:webHidden/>
              </w:rPr>
              <w:t>8</w:t>
            </w:r>
            <w:r>
              <w:rPr>
                <w:webHidden/>
              </w:rPr>
              <w:fldChar w:fldCharType="end"/>
            </w:r>
          </w:hyperlink>
        </w:p>
        <w:p w14:paraId="6270A936" w14:textId="0DABBED6" w:rsidR="008D02F5" w:rsidRDefault="008D02F5">
          <w:pPr>
            <w:pStyle w:val="TOC2"/>
            <w:rPr>
              <w:rFonts w:asciiTheme="minorHAnsi" w:eastAsiaTheme="minorEastAsia" w:hAnsiTheme="minorHAnsi"/>
              <w:color w:val="auto"/>
              <w:kern w:val="2"/>
              <w:szCs w:val="24"/>
              <w14:ligatures w14:val="standardContextual"/>
            </w:rPr>
          </w:pPr>
          <w:hyperlink w:anchor="_Toc189052837" w:history="1">
            <w:r w:rsidRPr="00870A9E">
              <w:rPr>
                <w:rStyle w:val="Hyperlink"/>
                <w:rFonts w:cs="Calibri"/>
                <w:b/>
                <w:bCs/>
              </w:rPr>
              <w:t>5.7</w:t>
            </w:r>
            <w:r>
              <w:rPr>
                <w:rFonts w:asciiTheme="minorHAnsi" w:eastAsiaTheme="minorEastAsia" w:hAnsiTheme="minorHAnsi"/>
                <w:color w:val="auto"/>
                <w:kern w:val="2"/>
                <w:szCs w:val="24"/>
                <w14:ligatures w14:val="standardContextual"/>
              </w:rPr>
              <w:tab/>
            </w:r>
            <w:r w:rsidRPr="00870A9E">
              <w:rPr>
                <w:rStyle w:val="Hyperlink"/>
                <w:rFonts w:cs="Calibri"/>
                <w:b/>
                <w:bCs/>
              </w:rPr>
              <w:t>Information Security Incident Documentation</w:t>
            </w:r>
            <w:r>
              <w:rPr>
                <w:webHidden/>
              </w:rPr>
              <w:tab/>
            </w:r>
            <w:r>
              <w:rPr>
                <w:webHidden/>
              </w:rPr>
              <w:fldChar w:fldCharType="begin"/>
            </w:r>
            <w:r>
              <w:rPr>
                <w:webHidden/>
              </w:rPr>
              <w:instrText xml:space="preserve"> PAGEREF _Toc189052837 \h </w:instrText>
            </w:r>
            <w:r>
              <w:rPr>
                <w:webHidden/>
              </w:rPr>
            </w:r>
            <w:r>
              <w:rPr>
                <w:webHidden/>
              </w:rPr>
              <w:fldChar w:fldCharType="separate"/>
            </w:r>
            <w:r>
              <w:rPr>
                <w:webHidden/>
              </w:rPr>
              <w:t>8</w:t>
            </w:r>
            <w:r>
              <w:rPr>
                <w:webHidden/>
              </w:rPr>
              <w:fldChar w:fldCharType="end"/>
            </w:r>
          </w:hyperlink>
        </w:p>
        <w:p w14:paraId="17187508" w14:textId="7AF75338" w:rsidR="008D02F5" w:rsidRDefault="008D02F5">
          <w:pPr>
            <w:pStyle w:val="TOC2"/>
            <w:rPr>
              <w:rFonts w:asciiTheme="minorHAnsi" w:eastAsiaTheme="minorEastAsia" w:hAnsiTheme="minorHAnsi"/>
              <w:color w:val="auto"/>
              <w:kern w:val="2"/>
              <w:szCs w:val="24"/>
              <w14:ligatures w14:val="standardContextual"/>
            </w:rPr>
          </w:pPr>
          <w:hyperlink w:anchor="_Toc189052838" w:history="1">
            <w:r w:rsidRPr="00870A9E">
              <w:rPr>
                <w:rStyle w:val="Hyperlink"/>
                <w:rFonts w:cs="Calibri"/>
                <w:b/>
                <w:bCs/>
              </w:rPr>
              <w:t>5.8</w:t>
            </w:r>
            <w:r>
              <w:rPr>
                <w:rFonts w:asciiTheme="minorHAnsi" w:eastAsiaTheme="minorEastAsia" w:hAnsiTheme="minorHAnsi"/>
                <w:color w:val="auto"/>
                <w:kern w:val="2"/>
                <w:szCs w:val="24"/>
                <w14:ligatures w14:val="standardContextual"/>
              </w:rPr>
              <w:tab/>
            </w:r>
            <w:r w:rsidRPr="00870A9E">
              <w:rPr>
                <w:rStyle w:val="Hyperlink"/>
                <w:rFonts w:cs="Calibri"/>
                <w:b/>
                <w:bCs/>
              </w:rPr>
              <w:t>Learning from Information Security Incidents</w:t>
            </w:r>
            <w:r>
              <w:rPr>
                <w:webHidden/>
              </w:rPr>
              <w:tab/>
            </w:r>
            <w:r>
              <w:rPr>
                <w:webHidden/>
              </w:rPr>
              <w:fldChar w:fldCharType="begin"/>
            </w:r>
            <w:r>
              <w:rPr>
                <w:webHidden/>
              </w:rPr>
              <w:instrText xml:space="preserve"> PAGEREF _Toc189052838 \h </w:instrText>
            </w:r>
            <w:r>
              <w:rPr>
                <w:webHidden/>
              </w:rPr>
            </w:r>
            <w:r>
              <w:rPr>
                <w:webHidden/>
              </w:rPr>
              <w:fldChar w:fldCharType="separate"/>
            </w:r>
            <w:r>
              <w:rPr>
                <w:webHidden/>
              </w:rPr>
              <w:t>8</w:t>
            </w:r>
            <w:r>
              <w:rPr>
                <w:webHidden/>
              </w:rPr>
              <w:fldChar w:fldCharType="end"/>
            </w:r>
          </w:hyperlink>
        </w:p>
        <w:p w14:paraId="204E636A" w14:textId="3D90F1B4" w:rsidR="008D02F5" w:rsidRDefault="008D02F5">
          <w:pPr>
            <w:pStyle w:val="TOC2"/>
            <w:rPr>
              <w:rFonts w:asciiTheme="minorHAnsi" w:eastAsiaTheme="minorEastAsia" w:hAnsiTheme="minorHAnsi"/>
              <w:color w:val="auto"/>
              <w:kern w:val="2"/>
              <w:szCs w:val="24"/>
              <w14:ligatures w14:val="standardContextual"/>
            </w:rPr>
          </w:pPr>
          <w:hyperlink w:anchor="_Toc189052839" w:history="1">
            <w:r w:rsidRPr="00870A9E">
              <w:rPr>
                <w:rStyle w:val="Hyperlink"/>
                <w:rFonts w:cs="Calibri"/>
                <w:b/>
                <w:bCs/>
              </w:rPr>
              <w:t>5.9</w:t>
            </w:r>
            <w:r>
              <w:rPr>
                <w:rFonts w:asciiTheme="minorHAnsi" w:eastAsiaTheme="minorEastAsia" w:hAnsiTheme="minorHAnsi"/>
                <w:color w:val="auto"/>
                <w:kern w:val="2"/>
                <w:szCs w:val="24"/>
                <w14:ligatures w14:val="standardContextual"/>
              </w:rPr>
              <w:tab/>
            </w:r>
            <w:r w:rsidRPr="00870A9E">
              <w:rPr>
                <w:rStyle w:val="Hyperlink"/>
                <w:rFonts w:cs="Calibri"/>
                <w:b/>
                <w:bCs/>
              </w:rPr>
              <w:t>Collection of Evidence</w:t>
            </w:r>
            <w:r>
              <w:rPr>
                <w:webHidden/>
              </w:rPr>
              <w:tab/>
            </w:r>
            <w:r>
              <w:rPr>
                <w:webHidden/>
              </w:rPr>
              <w:fldChar w:fldCharType="begin"/>
            </w:r>
            <w:r>
              <w:rPr>
                <w:webHidden/>
              </w:rPr>
              <w:instrText xml:space="preserve"> PAGEREF _Toc189052839 \h </w:instrText>
            </w:r>
            <w:r>
              <w:rPr>
                <w:webHidden/>
              </w:rPr>
            </w:r>
            <w:r>
              <w:rPr>
                <w:webHidden/>
              </w:rPr>
              <w:fldChar w:fldCharType="separate"/>
            </w:r>
            <w:r>
              <w:rPr>
                <w:webHidden/>
              </w:rPr>
              <w:t>8</w:t>
            </w:r>
            <w:r>
              <w:rPr>
                <w:webHidden/>
              </w:rPr>
              <w:fldChar w:fldCharType="end"/>
            </w:r>
          </w:hyperlink>
        </w:p>
        <w:p w14:paraId="7A489320" w14:textId="6E329430" w:rsidR="008D02F5" w:rsidRDefault="008D02F5">
          <w:pPr>
            <w:pStyle w:val="TOC2"/>
            <w:rPr>
              <w:rFonts w:asciiTheme="minorHAnsi" w:eastAsiaTheme="minorEastAsia" w:hAnsiTheme="minorHAnsi"/>
              <w:color w:val="auto"/>
              <w:kern w:val="2"/>
              <w:szCs w:val="24"/>
              <w14:ligatures w14:val="standardContextual"/>
            </w:rPr>
          </w:pPr>
          <w:hyperlink w:anchor="_Toc189052840" w:history="1">
            <w:r w:rsidRPr="00870A9E">
              <w:rPr>
                <w:rStyle w:val="Hyperlink"/>
                <w:rFonts w:cs="Calibri"/>
                <w:b/>
                <w:bCs/>
              </w:rPr>
              <w:t>5.10</w:t>
            </w:r>
            <w:r>
              <w:rPr>
                <w:rFonts w:asciiTheme="minorHAnsi" w:eastAsiaTheme="minorEastAsia" w:hAnsiTheme="minorHAnsi"/>
                <w:color w:val="auto"/>
                <w:kern w:val="2"/>
                <w:szCs w:val="24"/>
                <w14:ligatures w14:val="standardContextual"/>
              </w:rPr>
              <w:tab/>
            </w:r>
            <w:r w:rsidRPr="00870A9E">
              <w:rPr>
                <w:rStyle w:val="Hyperlink"/>
                <w:rFonts w:cs="Calibri"/>
                <w:b/>
                <w:bCs/>
              </w:rPr>
              <w:t>Situational Awareness</w:t>
            </w:r>
            <w:r>
              <w:rPr>
                <w:webHidden/>
              </w:rPr>
              <w:tab/>
            </w:r>
            <w:r>
              <w:rPr>
                <w:webHidden/>
              </w:rPr>
              <w:fldChar w:fldCharType="begin"/>
            </w:r>
            <w:r>
              <w:rPr>
                <w:webHidden/>
              </w:rPr>
              <w:instrText xml:space="preserve"> PAGEREF _Toc189052840 \h </w:instrText>
            </w:r>
            <w:r>
              <w:rPr>
                <w:webHidden/>
              </w:rPr>
            </w:r>
            <w:r>
              <w:rPr>
                <w:webHidden/>
              </w:rPr>
              <w:fldChar w:fldCharType="separate"/>
            </w:r>
            <w:r>
              <w:rPr>
                <w:webHidden/>
              </w:rPr>
              <w:t>9</w:t>
            </w:r>
            <w:r>
              <w:rPr>
                <w:webHidden/>
              </w:rPr>
              <w:fldChar w:fldCharType="end"/>
            </w:r>
          </w:hyperlink>
        </w:p>
        <w:p w14:paraId="4D41269D" w14:textId="792D3306" w:rsidR="008D02F5" w:rsidRDefault="008D02F5">
          <w:pPr>
            <w:pStyle w:val="TOC1"/>
            <w:rPr>
              <w:rFonts w:asciiTheme="minorHAnsi" w:eastAsiaTheme="minorEastAsia" w:hAnsiTheme="minorHAnsi"/>
              <w:b w:val="0"/>
              <w:color w:val="auto"/>
              <w:kern w:val="2"/>
              <w:sz w:val="24"/>
              <w14:ligatures w14:val="standardContextual"/>
            </w:rPr>
          </w:pPr>
          <w:hyperlink w:anchor="_Toc189052841" w:history="1">
            <w:r w:rsidRPr="00870A9E">
              <w:rPr>
                <w:rStyle w:val="Hyperlink"/>
                <w:rFonts w:cs="Calibri"/>
                <w:bCs/>
              </w:rPr>
              <w:t>6.</w:t>
            </w:r>
            <w:r>
              <w:rPr>
                <w:rFonts w:asciiTheme="minorHAnsi" w:eastAsiaTheme="minorEastAsia" w:hAnsiTheme="minorHAnsi"/>
                <w:b w:val="0"/>
                <w:color w:val="auto"/>
                <w:kern w:val="2"/>
                <w:sz w:val="24"/>
                <w14:ligatures w14:val="standardContextual"/>
              </w:rPr>
              <w:tab/>
            </w:r>
            <w:r w:rsidRPr="00870A9E">
              <w:rPr>
                <w:rStyle w:val="Hyperlink"/>
                <w:rFonts w:cs="Calibri"/>
                <w:bCs/>
              </w:rPr>
              <w:t>ROLES AND RESPONSIBILITIES</w:t>
            </w:r>
            <w:r>
              <w:rPr>
                <w:webHidden/>
              </w:rPr>
              <w:tab/>
            </w:r>
            <w:r>
              <w:rPr>
                <w:webHidden/>
              </w:rPr>
              <w:fldChar w:fldCharType="begin"/>
            </w:r>
            <w:r>
              <w:rPr>
                <w:webHidden/>
              </w:rPr>
              <w:instrText xml:space="preserve"> PAGEREF _Toc189052841 \h </w:instrText>
            </w:r>
            <w:r>
              <w:rPr>
                <w:webHidden/>
              </w:rPr>
            </w:r>
            <w:r>
              <w:rPr>
                <w:webHidden/>
              </w:rPr>
              <w:fldChar w:fldCharType="separate"/>
            </w:r>
            <w:r>
              <w:rPr>
                <w:webHidden/>
              </w:rPr>
              <w:t>10</w:t>
            </w:r>
            <w:r>
              <w:rPr>
                <w:webHidden/>
              </w:rPr>
              <w:fldChar w:fldCharType="end"/>
            </w:r>
          </w:hyperlink>
        </w:p>
        <w:p w14:paraId="577335C4" w14:textId="063AD998" w:rsidR="008D02F5" w:rsidRDefault="008D02F5">
          <w:pPr>
            <w:pStyle w:val="TOC1"/>
            <w:rPr>
              <w:rFonts w:asciiTheme="minorHAnsi" w:eastAsiaTheme="minorEastAsia" w:hAnsiTheme="minorHAnsi"/>
              <w:b w:val="0"/>
              <w:color w:val="auto"/>
              <w:kern w:val="2"/>
              <w:sz w:val="24"/>
              <w14:ligatures w14:val="standardContextual"/>
            </w:rPr>
          </w:pPr>
          <w:hyperlink w:anchor="_Toc189052842" w:history="1">
            <w:r w:rsidRPr="00870A9E">
              <w:rPr>
                <w:rStyle w:val="Hyperlink"/>
                <w:rFonts w:cs="Calibri"/>
                <w:bCs/>
              </w:rPr>
              <w:t>7.</w:t>
            </w:r>
            <w:r>
              <w:rPr>
                <w:rFonts w:asciiTheme="minorHAnsi" w:eastAsiaTheme="minorEastAsia" w:hAnsiTheme="minorHAnsi"/>
                <w:b w:val="0"/>
                <w:color w:val="auto"/>
                <w:kern w:val="2"/>
                <w:sz w:val="24"/>
                <w14:ligatures w14:val="standardContextual"/>
              </w:rPr>
              <w:tab/>
            </w:r>
            <w:r w:rsidRPr="00870A9E">
              <w:rPr>
                <w:rStyle w:val="Hyperlink"/>
                <w:rFonts w:cs="Calibri"/>
                <w:bCs/>
              </w:rPr>
              <w:t>POLICY ENFORCEMENT AND EXCEPTIONS</w:t>
            </w:r>
            <w:r>
              <w:rPr>
                <w:webHidden/>
              </w:rPr>
              <w:tab/>
            </w:r>
            <w:r>
              <w:rPr>
                <w:webHidden/>
              </w:rPr>
              <w:fldChar w:fldCharType="begin"/>
            </w:r>
            <w:r>
              <w:rPr>
                <w:webHidden/>
              </w:rPr>
              <w:instrText xml:space="preserve"> PAGEREF _Toc189052842 \h </w:instrText>
            </w:r>
            <w:r>
              <w:rPr>
                <w:webHidden/>
              </w:rPr>
            </w:r>
            <w:r>
              <w:rPr>
                <w:webHidden/>
              </w:rPr>
              <w:fldChar w:fldCharType="separate"/>
            </w:r>
            <w:r>
              <w:rPr>
                <w:webHidden/>
              </w:rPr>
              <w:t>12</w:t>
            </w:r>
            <w:r>
              <w:rPr>
                <w:webHidden/>
              </w:rPr>
              <w:fldChar w:fldCharType="end"/>
            </w:r>
          </w:hyperlink>
        </w:p>
        <w:p w14:paraId="79E28D25" w14:textId="4C5E3124" w:rsidR="008D02F5" w:rsidRDefault="008D02F5">
          <w:pPr>
            <w:pStyle w:val="TOC1"/>
            <w:rPr>
              <w:rFonts w:asciiTheme="minorHAnsi" w:eastAsiaTheme="minorEastAsia" w:hAnsiTheme="minorHAnsi"/>
              <w:b w:val="0"/>
              <w:color w:val="auto"/>
              <w:kern w:val="2"/>
              <w:sz w:val="24"/>
              <w14:ligatures w14:val="standardContextual"/>
            </w:rPr>
          </w:pPr>
          <w:hyperlink w:anchor="_Toc189052843" w:history="1">
            <w:r w:rsidRPr="00870A9E">
              <w:rPr>
                <w:rStyle w:val="Hyperlink"/>
                <w:rFonts w:cs="Calibri"/>
                <w:bCs/>
              </w:rPr>
              <w:t>8.</w:t>
            </w:r>
            <w:r>
              <w:rPr>
                <w:rFonts w:asciiTheme="minorHAnsi" w:eastAsiaTheme="minorEastAsia" w:hAnsiTheme="minorHAnsi"/>
                <w:b w:val="0"/>
                <w:color w:val="auto"/>
                <w:kern w:val="2"/>
                <w:sz w:val="24"/>
                <w14:ligatures w14:val="standardContextual"/>
              </w:rPr>
              <w:tab/>
            </w:r>
            <w:r w:rsidRPr="00870A9E">
              <w:rPr>
                <w:rStyle w:val="Hyperlink"/>
                <w:rFonts w:cs="Calibri"/>
                <w:bCs/>
              </w:rPr>
              <w:t>MONITORING AND REVIEW</w:t>
            </w:r>
            <w:r>
              <w:rPr>
                <w:webHidden/>
              </w:rPr>
              <w:tab/>
            </w:r>
            <w:r>
              <w:rPr>
                <w:webHidden/>
              </w:rPr>
              <w:fldChar w:fldCharType="begin"/>
            </w:r>
            <w:r>
              <w:rPr>
                <w:webHidden/>
              </w:rPr>
              <w:instrText xml:space="preserve"> PAGEREF _Toc189052843 \h </w:instrText>
            </w:r>
            <w:r>
              <w:rPr>
                <w:webHidden/>
              </w:rPr>
            </w:r>
            <w:r>
              <w:rPr>
                <w:webHidden/>
              </w:rPr>
              <w:fldChar w:fldCharType="separate"/>
            </w:r>
            <w:r>
              <w:rPr>
                <w:webHidden/>
              </w:rPr>
              <w:t>12</w:t>
            </w:r>
            <w:r>
              <w:rPr>
                <w:webHidden/>
              </w:rPr>
              <w:fldChar w:fldCharType="end"/>
            </w:r>
          </w:hyperlink>
        </w:p>
        <w:p w14:paraId="034DC8B2" w14:textId="131B69BB" w:rsidR="008D02F5" w:rsidRDefault="008D02F5">
          <w:pPr>
            <w:pStyle w:val="TOC1"/>
            <w:rPr>
              <w:rFonts w:asciiTheme="minorHAnsi" w:eastAsiaTheme="minorEastAsia" w:hAnsiTheme="minorHAnsi"/>
              <w:b w:val="0"/>
              <w:color w:val="auto"/>
              <w:kern w:val="2"/>
              <w:sz w:val="24"/>
              <w14:ligatures w14:val="standardContextual"/>
            </w:rPr>
          </w:pPr>
          <w:hyperlink w:anchor="_Toc189052844" w:history="1">
            <w:r w:rsidRPr="00870A9E">
              <w:rPr>
                <w:rStyle w:val="Hyperlink"/>
                <w:rFonts w:cs="Calibri"/>
                <w:bCs/>
              </w:rPr>
              <w:t>9.</w:t>
            </w:r>
            <w:r>
              <w:rPr>
                <w:rFonts w:asciiTheme="minorHAnsi" w:eastAsiaTheme="minorEastAsia" w:hAnsiTheme="minorHAnsi"/>
                <w:b w:val="0"/>
                <w:color w:val="auto"/>
                <w:kern w:val="2"/>
                <w:sz w:val="24"/>
                <w14:ligatures w14:val="standardContextual"/>
              </w:rPr>
              <w:tab/>
            </w:r>
            <w:r w:rsidRPr="00870A9E">
              <w:rPr>
                <w:rStyle w:val="Hyperlink"/>
                <w:rFonts w:cs="Calibri"/>
                <w:bCs/>
              </w:rPr>
              <w:t xml:space="preserve">POLICY </w:t>
            </w:r>
            <w:r w:rsidRPr="00870A9E">
              <w:rPr>
                <w:rStyle w:val="Hyperlink"/>
                <w:rFonts w:cs="Calibri" w:hint="eastAsia"/>
                <w:bCs/>
              </w:rPr>
              <w:t>–</w:t>
            </w:r>
            <w:r w:rsidRPr="00870A9E">
              <w:rPr>
                <w:rStyle w:val="Hyperlink"/>
                <w:rFonts w:cs="Calibri"/>
                <w:bCs/>
              </w:rPr>
              <w:t xml:space="preserve"> UAE IA CONTROL MAPPING</w:t>
            </w:r>
            <w:r>
              <w:rPr>
                <w:webHidden/>
              </w:rPr>
              <w:tab/>
            </w:r>
            <w:r>
              <w:rPr>
                <w:webHidden/>
              </w:rPr>
              <w:fldChar w:fldCharType="begin"/>
            </w:r>
            <w:r>
              <w:rPr>
                <w:webHidden/>
              </w:rPr>
              <w:instrText xml:space="preserve"> PAGEREF _Toc189052844 \h </w:instrText>
            </w:r>
            <w:r>
              <w:rPr>
                <w:webHidden/>
              </w:rPr>
            </w:r>
            <w:r>
              <w:rPr>
                <w:webHidden/>
              </w:rPr>
              <w:fldChar w:fldCharType="separate"/>
            </w:r>
            <w:r>
              <w:rPr>
                <w:webHidden/>
              </w:rPr>
              <w:t>12</w:t>
            </w:r>
            <w:r>
              <w:rPr>
                <w:webHidden/>
              </w:rPr>
              <w:fldChar w:fldCharType="end"/>
            </w:r>
          </w:hyperlink>
        </w:p>
        <w:p w14:paraId="1A9840FB" w14:textId="5A18F8B4" w:rsidR="00523414" w:rsidRDefault="00523414">
          <w:r w:rsidRPr="008A7F2F">
            <w:rPr>
              <w:rFonts w:asciiTheme="majorHAnsi" w:hAnsiTheme="majorHAnsi"/>
              <w:b/>
              <w:bCs/>
              <w:noProof/>
            </w:rPr>
            <w:fldChar w:fldCharType="end"/>
          </w:r>
        </w:p>
      </w:sdtContent>
    </w:sdt>
    <w:p w14:paraId="73BF3B24" w14:textId="51AA838C" w:rsidR="00500F09" w:rsidRPr="00500F09" w:rsidRDefault="0086244A" w:rsidP="00500F09">
      <w:pPr>
        <w:rPr>
          <w:rFonts w:asciiTheme="majorHAnsi" w:eastAsiaTheme="majorEastAsia" w:hAnsiTheme="majorHAnsi" w:cstheme="majorBidi"/>
          <w:b/>
          <w:bCs/>
          <w:spacing w:val="-10"/>
          <w:kern w:val="28"/>
          <w:sz w:val="64"/>
          <w:szCs w:val="64"/>
        </w:rPr>
      </w:pPr>
      <w:r>
        <w:br w:type="page"/>
      </w:r>
    </w:p>
    <w:p w14:paraId="737CE677" w14:textId="2DF6A9CA" w:rsidR="00677DF8" w:rsidRPr="00073927" w:rsidRDefault="00AB7121" w:rsidP="00073927">
      <w:pPr>
        <w:pStyle w:val="Heading1"/>
        <w:keepNext w:val="0"/>
        <w:keepLines w:val="0"/>
        <w:numPr>
          <w:ilvl w:val="0"/>
          <w:numId w:val="21"/>
        </w:numPr>
        <w:tabs>
          <w:tab w:val="clear" w:pos="990"/>
        </w:tabs>
        <w:spacing w:before="360" w:after="240" w:line="280" w:lineRule="exact"/>
        <w:ind w:left="360" w:hanging="360"/>
        <w:jc w:val="both"/>
        <w:rPr>
          <w:rFonts w:cs="Calibri"/>
          <w:b/>
          <w:bCs/>
          <w:sz w:val="32"/>
          <w:szCs w:val="32"/>
        </w:rPr>
      </w:pPr>
      <w:bookmarkStart w:id="2" w:name="_Toc122598827"/>
      <w:bookmarkStart w:id="3" w:name="_Toc189052826"/>
      <w:bookmarkStart w:id="4" w:name="_Toc116381838"/>
      <w:bookmarkEnd w:id="1"/>
      <w:r w:rsidRPr="00620A8A">
        <w:rPr>
          <w:rFonts w:cs="Calibri"/>
          <w:b/>
          <w:bCs/>
          <w:sz w:val="32"/>
          <w:szCs w:val="32"/>
        </w:rPr>
        <w:lastRenderedPageBreak/>
        <w:t>INTRODUCTION</w:t>
      </w:r>
      <w:bookmarkEnd w:id="2"/>
      <w:bookmarkEnd w:id="3"/>
    </w:p>
    <w:p w14:paraId="1BE450BA" w14:textId="0FD900AD" w:rsidR="00677DF8" w:rsidRDefault="00141E39" w:rsidP="00365D47">
      <w:pPr>
        <w:pStyle w:val="ListParagraph"/>
        <w:ind w:left="0"/>
        <w:jc w:val="both"/>
      </w:pPr>
      <w:r>
        <w:t>The Information Security Incident Management Policy</w:t>
      </w:r>
      <w:r w:rsidR="00365D47">
        <w:t xml:space="preserve"> outlines the overall framework for managing security incidents within the organization. It establishes roles and responsibilities for incident detection, response and recovery.</w:t>
      </w:r>
    </w:p>
    <w:p w14:paraId="28541B56" w14:textId="77777777" w:rsidR="00677DF8" w:rsidRPr="00500F09" w:rsidRDefault="00677DF8" w:rsidP="00500F09">
      <w:pPr>
        <w:pStyle w:val="ListParagraph"/>
        <w:ind w:left="0"/>
      </w:pPr>
    </w:p>
    <w:p w14:paraId="048D9B36" w14:textId="3F67DE7A" w:rsidR="002719D2" w:rsidRPr="00AB7121" w:rsidRDefault="00AB7121" w:rsidP="00AB7121">
      <w:pPr>
        <w:pStyle w:val="Heading1"/>
        <w:keepNext w:val="0"/>
        <w:keepLines w:val="0"/>
        <w:numPr>
          <w:ilvl w:val="0"/>
          <w:numId w:val="21"/>
        </w:numPr>
        <w:tabs>
          <w:tab w:val="clear" w:pos="990"/>
        </w:tabs>
        <w:spacing w:before="360" w:after="240" w:line="280" w:lineRule="exact"/>
        <w:ind w:left="360" w:hanging="360"/>
        <w:jc w:val="both"/>
        <w:rPr>
          <w:rFonts w:cs="Calibri"/>
          <w:b/>
          <w:bCs/>
          <w:sz w:val="32"/>
          <w:szCs w:val="32"/>
        </w:rPr>
      </w:pPr>
      <w:bookmarkStart w:id="5" w:name="_Toc122598828"/>
      <w:bookmarkStart w:id="6" w:name="_Toc189052827"/>
      <w:bookmarkEnd w:id="4"/>
      <w:r w:rsidRPr="00620A8A">
        <w:rPr>
          <w:rFonts w:cs="Calibri"/>
          <w:b/>
          <w:bCs/>
          <w:sz w:val="32"/>
          <w:szCs w:val="32"/>
        </w:rPr>
        <w:t>PURPOSE</w:t>
      </w:r>
      <w:bookmarkEnd w:id="5"/>
      <w:bookmarkEnd w:id="6"/>
    </w:p>
    <w:p w14:paraId="5D4803E3" w14:textId="3B10BF59" w:rsidR="00EA5607" w:rsidRPr="00EA5607" w:rsidRDefault="00EA5607" w:rsidP="00EA5607">
      <w:pPr>
        <w:jc w:val="both"/>
        <w:rPr>
          <w:rFonts w:cs="Calibri"/>
          <w:szCs w:val="18"/>
        </w:rPr>
      </w:pPr>
      <w:r w:rsidRPr="00EA5607">
        <w:rPr>
          <w:rFonts w:cs="Calibri"/>
          <w:szCs w:val="18"/>
        </w:rPr>
        <w:t xml:space="preserve">The purpose of this </w:t>
      </w:r>
      <w:r w:rsidR="000142AA">
        <w:rPr>
          <w:rFonts w:cs="Calibri"/>
          <w:szCs w:val="18"/>
        </w:rPr>
        <w:t xml:space="preserve">Information Security </w:t>
      </w:r>
      <w:r w:rsidRPr="00EA5607">
        <w:rPr>
          <w:rFonts w:cs="Calibri"/>
          <w:szCs w:val="18"/>
        </w:rPr>
        <w:t>Incident Management Policy (“Policy”) is to ensure that information security incidents within the organi</w:t>
      </w:r>
      <w:r>
        <w:rPr>
          <w:rFonts w:cs="Calibri"/>
          <w:szCs w:val="18"/>
        </w:rPr>
        <w:t>z</w:t>
      </w:r>
      <w:r w:rsidRPr="00EA5607">
        <w:rPr>
          <w:rFonts w:cs="Calibri"/>
          <w:szCs w:val="18"/>
        </w:rPr>
        <w:t>ation are communicated in a manner which allows timely corrective actions to be taken.</w:t>
      </w:r>
    </w:p>
    <w:p w14:paraId="2ECA14B3" w14:textId="5CDBBC4F" w:rsidR="00EA5607" w:rsidRPr="00EA5607" w:rsidRDefault="00EA5607" w:rsidP="00EA5607">
      <w:pPr>
        <w:jc w:val="both"/>
        <w:rPr>
          <w:rFonts w:cs="Calibri"/>
          <w:szCs w:val="18"/>
        </w:rPr>
      </w:pPr>
      <w:r w:rsidRPr="00EA5607">
        <w:rPr>
          <w:rFonts w:cs="Calibri"/>
          <w:szCs w:val="18"/>
        </w:rPr>
        <w:t>Further</w:t>
      </w:r>
      <w:r>
        <w:rPr>
          <w:rFonts w:cs="Calibri"/>
          <w:szCs w:val="18"/>
        </w:rPr>
        <w:t>more</w:t>
      </w:r>
      <w:r w:rsidRPr="00EA5607">
        <w:rPr>
          <w:rFonts w:cs="Calibri"/>
          <w:szCs w:val="18"/>
        </w:rPr>
        <w:t xml:space="preserve">, the Policy establishes a commitment to comply with applicable sections of the federal </w:t>
      </w:r>
      <w:r w:rsidRPr="00EA5607">
        <w:rPr>
          <w:rFonts w:cs="AppleSystemUIFont"/>
          <w:color w:val="auto"/>
          <w:szCs w:val="18"/>
        </w:rPr>
        <w:t>and global laws and regulations, including but not limited to UAE Information Assurance Regulation, ISO2700</w:t>
      </w:r>
      <w:r w:rsidR="0063383C">
        <w:rPr>
          <w:rFonts w:cs="AppleSystemUIFont"/>
          <w:color w:val="auto"/>
          <w:szCs w:val="18"/>
        </w:rPr>
        <w:t>1</w:t>
      </w:r>
      <w:r w:rsidRPr="00EA5607">
        <w:rPr>
          <w:rFonts w:cs="AppleSystemUIFont"/>
          <w:color w:val="auto"/>
          <w:szCs w:val="18"/>
        </w:rPr>
        <w:t xml:space="preserve"> and National Cyber Risk Management Framework (NCRMF)</w:t>
      </w:r>
      <w:r>
        <w:rPr>
          <w:rFonts w:cs="AppleSystemUIFont"/>
          <w:color w:val="auto"/>
          <w:szCs w:val="18"/>
        </w:rPr>
        <w:t>.</w:t>
      </w:r>
    </w:p>
    <w:p w14:paraId="2F8C3D55" w14:textId="78D92E9E" w:rsidR="00EA5607" w:rsidRPr="00EA5607" w:rsidRDefault="00EA5607" w:rsidP="00EA5607">
      <w:pPr>
        <w:jc w:val="both"/>
        <w:rPr>
          <w:szCs w:val="18"/>
        </w:rPr>
      </w:pPr>
      <w:r w:rsidRPr="00EA5607">
        <w:rPr>
          <w:rFonts w:cs="Calibri"/>
          <w:szCs w:val="18"/>
        </w:rPr>
        <w:t>The following are the key objectives of this Policy</w:t>
      </w:r>
      <w:r>
        <w:rPr>
          <w:rFonts w:cs="Calibri"/>
          <w:szCs w:val="18"/>
        </w:rPr>
        <w:t>:</w:t>
      </w:r>
    </w:p>
    <w:p w14:paraId="1BDF1C97" w14:textId="694424F6" w:rsidR="008D02F5" w:rsidRPr="008D02F5" w:rsidRDefault="00EA5607" w:rsidP="008D02F5">
      <w:pPr>
        <w:pStyle w:val="ListParagraph"/>
        <w:numPr>
          <w:ilvl w:val="1"/>
          <w:numId w:val="25"/>
        </w:numPr>
        <w:jc w:val="both"/>
        <w:rPr>
          <w:rFonts w:cs="Calibri"/>
          <w:szCs w:val="18"/>
        </w:rPr>
      </w:pPr>
      <w:r w:rsidRPr="008D02F5">
        <w:rPr>
          <w:rFonts w:cs="Calibri"/>
          <w:b/>
          <w:bCs/>
          <w:szCs w:val="18"/>
        </w:rPr>
        <w:t>Launch an incident response plan:</w:t>
      </w:r>
      <w:r w:rsidRPr="008D02F5">
        <w:rPr>
          <w:rFonts w:cs="Calibri"/>
          <w:szCs w:val="18"/>
        </w:rPr>
        <w:t xml:space="preserve"> Development, implementation, and maintenance of a plan to guide incident response activities.   </w:t>
      </w:r>
    </w:p>
    <w:p w14:paraId="02EAF6BA" w14:textId="1496749F" w:rsidR="008D02F5" w:rsidRPr="008D02F5" w:rsidRDefault="00EA5607" w:rsidP="008D02F5">
      <w:pPr>
        <w:pStyle w:val="ListParagraph"/>
        <w:numPr>
          <w:ilvl w:val="1"/>
          <w:numId w:val="25"/>
        </w:numPr>
        <w:jc w:val="both"/>
        <w:rPr>
          <w:rFonts w:cs="Calibri"/>
          <w:szCs w:val="18"/>
        </w:rPr>
      </w:pPr>
      <w:r w:rsidRPr="008D02F5">
        <w:rPr>
          <w:rFonts w:cs="Calibri"/>
          <w:b/>
          <w:bCs/>
          <w:szCs w:val="18"/>
        </w:rPr>
        <w:t>Establish a CSIRT:</w:t>
      </w:r>
      <w:r w:rsidRPr="008D02F5">
        <w:rPr>
          <w:rFonts w:cs="Calibri"/>
          <w:szCs w:val="18"/>
        </w:rPr>
        <w:t xml:space="preserve"> Establishment of a Computer Security Incident Response Team (CSIRT) in charge of the incident management and response plan.</w:t>
      </w:r>
    </w:p>
    <w:p w14:paraId="65367684" w14:textId="15C5CDE0" w:rsidR="0004357A" w:rsidRPr="008D02F5" w:rsidRDefault="00EA5607" w:rsidP="008D02F5">
      <w:pPr>
        <w:pStyle w:val="ListParagraph"/>
        <w:numPr>
          <w:ilvl w:val="1"/>
          <w:numId w:val="25"/>
        </w:numPr>
        <w:jc w:val="both"/>
        <w:rPr>
          <w:rFonts w:cs="Calibri"/>
          <w:szCs w:val="18"/>
        </w:rPr>
      </w:pPr>
      <w:r w:rsidRPr="008D02F5">
        <w:rPr>
          <w:rFonts w:cs="Calibri"/>
          <w:b/>
          <w:bCs/>
          <w:szCs w:val="18"/>
        </w:rPr>
        <w:t>Enable reporting:</w:t>
      </w:r>
      <w:r w:rsidRPr="008D02F5">
        <w:rPr>
          <w:rFonts w:cs="Calibri"/>
          <w:szCs w:val="18"/>
        </w:rPr>
        <w:t xml:space="preserve"> </w:t>
      </w:r>
      <w:r w:rsidR="0004357A" w:rsidRPr="008D02F5">
        <w:rPr>
          <w:rFonts w:cs="Calibri"/>
          <w:szCs w:val="18"/>
        </w:rPr>
        <w:t>Reporting information security incidents that results in damage or risk to information security assets and operations through appropriate management channels to stakeholders</w:t>
      </w:r>
      <w:r w:rsidR="00175292" w:rsidRPr="008D02F5">
        <w:rPr>
          <w:rFonts w:cs="Calibri"/>
          <w:szCs w:val="18"/>
        </w:rPr>
        <w:t>.</w:t>
      </w:r>
    </w:p>
    <w:p w14:paraId="74C920EB" w14:textId="77777777" w:rsidR="00A26D2E" w:rsidRPr="009558B3" w:rsidRDefault="00A26D2E" w:rsidP="00A26D2E">
      <w:pPr>
        <w:pStyle w:val="ListParagraph"/>
        <w:ind w:left="360"/>
        <w:jc w:val="both"/>
        <w:rPr>
          <w:szCs w:val="18"/>
        </w:rPr>
      </w:pPr>
    </w:p>
    <w:p w14:paraId="02F4C1AF" w14:textId="4A385601" w:rsidR="002719D2" w:rsidRPr="00AB7121" w:rsidRDefault="00AB7121" w:rsidP="00AB7121">
      <w:pPr>
        <w:pStyle w:val="Heading1"/>
        <w:keepNext w:val="0"/>
        <w:keepLines w:val="0"/>
        <w:numPr>
          <w:ilvl w:val="0"/>
          <w:numId w:val="21"/>
        </w:numPr>
        <w:tabs>
          <w:tab w:val="clear" w:pos="990"/>
        </w:tabs>
        <w:spacing w:before="360" w:after="240" w:line="280" w:lineRule="exact"/>
        <w:ind w:left="360" w:hanging="360"/>
        <w:jc w:val="both"/>
        <w:rPr>
          <w:rFonts w:cs="Calibri"/>
          <w:b/>
          <w:bCs/>
          <w:sz w:val="32"/>
          <w:szCs w:val="32"/>
        </w:rPr>
      </w:pPr>
      <w:bookmarkStart w:id="7" w:name="_Toc116381839"/>
      <w:bookmarkStart w:id="8" w:name="_Toc122598829"/>
      <w:bookmarkStart w:id="9" w:name="_Toc189052828"/>
      <w:r w:rsidRPr="00620A8A">
        <w:rPr>
          <w:rFonts w:cs="Calibri"/>
          <w:b/>
          <w:bCs/>
          <w:sz w:val="32"/>
          <w:szCs w:val="32"/>
        </w:rPr>
        <w:t>SCOPE</w:t>
      </w:r>
      <w:bookmarkEnd w:id="7"/>
      <w:bookmarkEnd w:id="8"/>
      <w:bookmarkEnd w:id="9"/>
    </w:p>
    <w:p w14:paraId="709327DF" w14:textId="5473D003" w:rsidR="001A0236" w:rsidRPr="000B543A" w:rsidRDefault="00FC4B9B" w:rsidP="00020F98">
      <w:r w:rsidRPr="00FC4B9B">
        <w:t>This Policy applies to anybody involved in the security Incident management and/or response including but not limited to employees and critical third parties who access or manage information and information assets or use the organization's information and communications technology (ICT) systems.</w:t>
      </w:r>
      <w:r w:rsidR="00BE7C16" w:rsidRPr="000B543A">
        <w:br/>
      </w:r>
      <w:r w:rsidR="00BE7C16" w:rsidRPr="000B543A">
        <w:br/>
        <w:t xml:space="preserve">Any exceptions on the applicability of this Policy should be formally requested through the </w:t>
      </w:r>
      <w:r w:rsidR="007A19B8">
        <w:t>‘</w:t>
      </w:r>
      <w:r w:rsidR="00BE7C16" w:rsidRPr="000B543A">
        <w:t xml:space="preserve">Policy Exception Management </w:t>
      </w:r>
      <w:r w:rsidR="0068424B" w:rsidRPr="000B543A">
        <w:t>procedure</w:t>
      </w:r>
      <w:r w:rsidR="007A19B8">
        <w:t>’</w:t>
      </w:r>
      <w:r w:rsidR="00BE7C16" w:rsidRPr="000B543A">
        <w:t>.</w:t>
      </w:r>
      <w:bookmarkStart w:id="10" w:name="_Toc116381840"/>
      <w:r w:rsidR="001A0236" w:rsidRPr="000B543A">
        <w:rPr>
          <w:b/>
          <w:bCs/>
          <w:sz w:val="32"/>
        </w:rPr>
        <w:br w:type="page"/>
      </w:r>
    </w:p>
    <w:p w14:paraId="586D8727" w14:textId="037FCA36" w:rsidR="002719D2" w:rsidRPr="00AB7121" w:rsidRDefault="00AB7121" w:rsidP="00AB7121">
      <w:pPr>
        <w:pStyle w:val="Heading1"/>
        <w:keepNext w:val="0"/>
        <w:keepLines w:val="0"/>
        <w:numPr>
          <w:ilvl w:val="0"/>
          <w:numId w:val="21"/>
        </w:numPr>
        <w:tabs>
          <w:tab w:val="clear" w:pos="990"/>
        </w:tabs>
        <w:spacing w:before="360" w:after="240" w:line="280" w:lineRule="exact"/>
        <w:ind w:left="360" w:hanging="360"/>
        <w:jc w:val="both"/>
        <w:rPr>
          <w:rFonts w:cs="Calibri"/>
          <w:b/>
          <w:bCs/>
          <w:sz w:val="32"/>
          <w:szCs w:val="32"/>
        </w:rPr>
      </w:pPr>
      <w:bookmarkStart w:id="11" w:name="_Toc122598830"/>
      <w:bookmarkStart w:id="12" w:name="_Toc189052829"/>
      <w:bookmarkEnd w:id="10"/>
      <w:r w:rsidRPr="00620A8A">
        <w:rPr>
          <w:rFonts w:cs="Calibri"/>
          <w:b/>
          <w:bCs/>
          <w:sz w:val="32"/>
          <w:szCs w:val="32"/>
        </w:rPr>
        <w:lastRenderedPageBreak/>
        <w:t>POLICY STATEMENT</w:t>
      </w:r>
      <w:bookmarkEnd w:id="11"/>
      <w:bookmarkEnd w:id="12"/>
    </w:p>
    <w:p w14:paraId="637228CC" w14:textId="33908117" w:rsidR="000B4CCE" w:rsidRDefault="008D02F5" w:rsidP="00AB7121">
      <w:pPr>
        <w:autoSpaceDE w:val="0"/>
        <w:autoSpaceDN w:val="0"/>
        <w:adjustRightInd w:val="0"/>
        <w:spacing w:after="0"/>
        <w:jc w:val="both"/>
        <w:rPr>
          <w:rFonts w:cs="Calibri"/>
          <w:szCs w:val="18"/>
        </w:rPr>
      </w:pPr>
      <w:bookmarkStart w:id="13" w:name="_Toc116381841"/>
      <w:r>
        <w:rPr>
          <w:rFonts w:cs="Calibri"/>
          <w:szCs w:val="18"/>
        </w:rPr>
        <w:t>&lt;CLIENT&gt;</w:t>
      </w:r>
      <w:r w:rsidR="00115901" w:rsidRPr="00115901">
        <w:rPr>
          <w:rFonts w:cs="Calibri"/>
          <w:szCs w:val="18"/>
        </w:rPr>
        <w:t xml:space="preserve"> shall develop, implement, and maintain an incident management program where personnel shall report information security events and weaknesses, collect, and analy</w:t>
      </w:r>
      <w:r w:rsidR="00115901">
        <w:rPr>
          <w:rFonts w:cs="Calibri"/>
          <w:szCs w:val="18"/>
        </w:rPr>
        <w:t>z</w:t>
      </w:r>
      <w:r w:rsidR="00115901" w:rsidRPr="00115901">
        <w:rPr>
          <w:rFonts w:cs="Calibri"/>
          <w:szCs w:val="18"/>
        </w:rPr>
        <w:t>e evidence of security incidents, and ensure security incidents are adequately managed.</w:t>
      </w:r>
    </w:p>
    <w:p w14:paraId="651861A8" w14:textId="77777777" w:rsidR="000F6C5B" w:rsidRPr="00AB7121" w:rsidRDefault="000F6C5B" w:rsidP="00AB7121">
      <w:pPr>
        <w:autoSpaceDE w:val="0"/>
        <w:autoSpaceDN w:val="0"/>
        <w:adjustRightInd w:val="0"/>
        <w:spacing w:after="0"/>
        <w:jc w:val="both"/>
        <w:rPr>
          <w:rFonts w:eastAsiaTheme="minorEastAsia" w:cs="Calibri"/>
          <w:color w:val="auto"/>
          <w:szCs w:val="18"/>
          <w:lang w:val="en-GB" w:eastAsia="zh-CN"/>
        </w:rPr>
      </w:pPr>
    </w:p>
    <w:p w14:paraId="3C8BB4C7" w14:textId="7FE9480C" w:rsidR="002719D2" w:rsidRPr="00AB7121" w:rsidRDefault="00AB7121" w:rsidP="00AB7121">
      <w:pPr>
        <w:pStyle w:val="Heading1"/>
        <w:keepNext w:val="0"/>
        <w:keepLines w:val="0"/>
        <w:numPr>
          <w:ilvl w:val="0"/>
          <w:numId w:val="21"/>
        </w:numPr>
        <w:tabs>
          <w:tab w:val="clear" w:pos="990"/>
        </w:tabs>
        <w:spacing w:before="360" w:after="240" w:line="280" w:lineRule="exact"/>
        <w:ind w:left="360" w:hanging="360"/>
        <w:jc w:val="both"/>
        <w:rPr>
          <w:rFonts w:cs="Calibri"/>
          <w:b/>
          <w:bCs/>
          <w:sz w:val="32"/>
          <w:szCs w:val="32"/>
        </w:rPr>
      </w:pPr>
      <w:bookmarkStart w:id="14" w:name="_Toc122598831"/>
      <w:bookmarkStart w:id="15" w:name="_Toc189052830"/>
      <w:bookmarkEnd w:id="13"/>
      <w:r w:rsidRPr="00620A8A">
        <w:rPr>
          <w:rFonts w:cs="Calibri"/>
          <w:b/>
          <w:bCs/>
          <w:sz w:val="32"/>
          <w:szCs w:val="32"/>
        </w:rPr>
        <w:t>POLICY DETAILS</w:t>
      </w:r>
      <w:bookmarkEnd w:id="14"/>
      <w:bookmarkEnd w:id="15"/>
    </w:p>
    <w:p w14:paraId="56A2FDD9" w14:textId="67F4C0F5" w:rsidR="002719D2" w:rsidRPr="00AB7121" w:rsidRDefault="00AB7121" w:rsidP="00716F2D">
      <w:pPr>
        <w:pStyle w:val="Heading2"/>
        <w:keepNext w:val="0"/>
        <w:keepLines w:val="0"/>
        <w:numPr>
          <w:ilvl w:val="1"/>
          <w:numId w:val="21"/>
        </w:numPr>
        <w:tabs>
          <w:tab w:val="clear" w:pos="990"/>
        </w:tabs>
        <w:spacing w:before="0" w:after="240" w:line="240" w:lineRule="atLeast"/>
        <w:ind w:left="540"/>
        <w:jc w:val="both"/>
        <w:rPr>
          <w:rFonts w:cs="Calibri"/>
          <w:b/>
          <w:bCs/>
          <w:sz w:val="28"/>
          <w:szCs w:val="24"/>
        </w:rPr>
      </w:pPr>
      <w:bookmarkStart w:id="16" w:name="_Toc189052831"/>
      <w:r>
        <w:rPr>
          <w:rFonts w:cs="Calibri"/>
          <w:b/>
          <w:bCs/>
          <w:sz w:val="28"/>
          <w:szCs w:val="24"/>
        </w:rPr>
        <w:t>Computer Security Incident Response Team</w:t>
      </w:r>
      <w:r w:rsidR="00C44FDD">
        <w:rPr>
          <w:rFonts w:cs="Calibri"/>
          <w:b/>
          <w:bCs/>
          <w:sz w:val="28"/>
          <w:szCs w:val="24"/>
        </w:rPr>
        <w:t xml:space="preserve"> (CSIRT)</w:t>
      </w:r>
      <w:bookmarkEnd w:id="16"/>
    </w:p>
    <w:p w14:paraId="5B516A13" w14:textId="6D8822F4" w:rsidR="0023079F" w:rsidRPr="00115901" w:rsidRDefault="008D02F5" w:rsidP="00115901">
      <w:pPr>
        <w:jc w:val="both"/>
        <w:rPr>
          <w:szCs w:val="18"/>
        </w:rPr>
      </w:pPr>
      <w:r>
        <w:rPr>
          <w:szCs w:val="18"/>
        </w:rPr>
        <w:t>&lt;CLIENT&gt;</w:t>
      </w:r>
      <w:r w:rsidR="00141E39">
        <w:rPr>
          <w:szCs w:val="18"/>
        </w:rPr>
        <w:t xml:space="preserve"> </w:t>
      </w:r>
      <w:r w:rsidR="0023079F" w:rsidRPr="00115901">
        <w:rPr>
          <w:szCs w:val="18"/>
        </w:rPr>
        <w:t>shall:</w:t>
      </w:r>
    </w:p>
    <w:p w14:paraId="5C489A96" w14:textId="50554E1C" w:rsidR="00115901" w:rsidRPr="008D02F5" w:rsidRDefault="00115901" w:rsidP="008D02F5">
      <w:pPr>
        <w:pStyle w:val="ListParagraph"/>
        <w:numPr>
          <w:ilvl w:val="2"/>
          <w:numId w:val="26"/>
        </w:numPr>
        <w:autoSpaceDE w:val="0"/>
        <w:autoSpaceDN w:val="0"/>
        <w:adjustRightInd w:val="0"/>
        <w:spacing w:after="0"/>
        <w:jc w:val="both"/>
        <w:rPr>
          <w:rFonts w:eastAsiaTheme="minorEastAsia" w:cs="Calibri"/>
          <w:color w:val="auto"/>
          <w:szCs w:val="18"/>
          <w:lang w:val="en-GB" w:eastAsia="zh-CN"/>
        </w:rPr>
      </w:pPr>
      <w:r w:rsidRPr="008D02F5">
        <w:rPr>
          <w:rFonts w:eastAsiaTheme="minorEastAsia" w:cs="Calibri"/>
          <w:color w:val="auto"/>
          <w:szCs w:val="18"/>
          <w:lang w:val="en-GB" w:eastAsia="zh-CN"/>
        </w:rPr>
        <w:t>Identify personnel to form the proper CSIRT.</w:t>
      </w:r>
    </w:p>
    <w:p w14:paraId="519BD6CB" w14:textId="5C8A4667" w:rsidR="00115901" w:rsidRPr="00115901" w:rsidRDefault="00115901" w:rsidP="008D02F5">
      <w:pPr>
        <w:pStyle w:val="ListParagraph"/>
        <w:numPr>
          <w:ilvl w:val="2"/>
          <w:numId w:val="26"/>
        </w:numPr>
        <w:autoSpaceDE w:val="0"/>
        <w:autoSpaceDN w:val="0"/>
        <w:adjustRightInd w:val="0"/>
        <w:spacing w:after="0"/>
        <w:jc w:val="both"/>
        <w:rPr>
          <w:rFonts w:eastAsiaTheme="minorEastAsia" w:cs="Calibri"/>
          <w:color w:val="auto"/>
          <w:szCs w:val="18"/>
          <w:lang w:val="en-GB" w:eastAsia="zh-CN"/>
        </w:rPr>
      </w:pPr>
      <w:r w:rsidRPr="00115901">
        <w:rPr>
          <w:rFonts w:eastAsiaTheme="minorEastAsia" w:cs="Calibri"/>
          <w:color w:val="auto"/>
          <w:szCs w:val="18"/>
          <w:lang w:val="en-GB" w:eastAsia="zh-CN"/>
        </w:rPr>
        <w:t>Establish the CSIRT before developing the incident response plan. Ensure that one of the first responsibilities of CSIRT is to create the incident response plan.</w:t>
      </w:r>
    </w:p>
    <w:p w14:paraId="545A6306" w14:textId="77777777" w:rsidR="00137F16" w:rsidRDefault="00115901" w:rsidP="008D02F5">
      <w:pPr>
        <w:pStyle w:val="ListParagraph"/>
        <w:numPr>
          <w:ilvl w:val="2"/>
          <w:numId w:val="26"/>
        </w:numPr>
        <w:autoSpaceDE w:val="0"/>
        <w:autoSpaceDN w:val="0"/>
        <w:adjustRightInd w:val="0"/>
        <w:spacing w:after="0"/>
        <w:jc w:val="both"/>
        <w:rPr>
          <w:rFonts w:eastAsiaTheme="minorEastAsia" w:cs="Calibri"/>
          <w:color w:val="auto"/>
          <w:szCs w:val="18"/>
          <w:lang w:val="en-GB" w:eastAsia="zh-CN"/>
        </w:rPr>
      </w:pPr>
      <w:r w:rsidRPr="00115901">
        <w:rPr>
          <w:rFonts w:eastAsiaTheme="minorEastAsia" w:cs="Calibri"/>
          <w:color w:val="auto"/>
          <w:szCs w:val="18"/>
          <w:lang w:val="en-GB" w:eastAsia="zh-CN"/>
        </w:rPr>
        <w:t>Ensure that the CSIRT must include members from the following teams, at a minimum:</w:t>
      </w:r>
    </w:p>
    <w:p w14:paraId="311E1D96" w14:textId="77777777" w:rsidR="00137F16" w:rsidRPr="00137F16" w:rsidRDefault="00115901" w:rsidP="008D02F5">
      <w:pPr>
        <w:pStyle w:val="ListParagraph"/>
        <w:numPr>
          <w:ilvl w:val="3"/>
          <w:numId w:val="26"/>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Team Leader – is usually senior manager responsible for managing incidents and directing actions to other team members.</w:t>
      </w:r>
    </w:p>
    <w:p w14:paraId="63374894" w14:textId="77777777" w:rsidR="00137F16" w:rsidRPr="00137F16" w:rsidRDefault="00115901" w:rsidP="008D02F5">
      <w:pPr>
        <w:pStyle w:val="ListParagraph"/>
        <w:numPr>
          <w:ilvl w:val="3"/>
          <w:numId w:val="26"/>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Boundary Protection Experts - usually individuals who are experts in logical perimeter security (expertise on Firewalls, IDS/IPS, WAF, Proxy etc.).</w:t>
      </w:r>
    </w:p>
    <w:p w14:paraId="424278E7" w14:textId="77777777" w:rsidR="00137F16" w:rsidRPr="00137F16" w:rsidRDefault="00115901" w:rsidP="008D02F5">
      <w:pPr>
        <w:pStyle w:val="ListParagraph"/>
        <w:numPr>
          <w:ilvl w:val="3"/>
          <w:numId w:val="26"/>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Network Administrators.</w:t>
      </w:r>
    </w:p>
    <w:p w14:paraId="3C44ABDB" w14:textId="15061AF8" w:rsidR="00137F16" w:rsidRPr="009558B3" w:rsidRDefault="00115901" w:rsidP="008D02F5">
      <w:pPr>
        <w:pStyle w:val="ListParagraph"/>
        <w:numPr>
          <w:ilvl w:val="3"/>
          <w:numId w:val="26"/>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Physical Security.</w:t>
      </w:r>
    </w:p>
    <w:p w14:paraId="26455BEF" w14:textId="031AF6BC" w:rsidR="002F28C7" w:rsidRPr="00137F16" w:rsidRDefault="002F28C7" w:rsidP="008D02F5">
      <w:pPr>
        <w:pStyle w:val="ListParagraph"/>
        <w:numPr>
          <w:ilvl w:val="3"/>
          <w:numId w:val="26"/>
        </w:numPr>
        <w:autoSpaceDE w:val="0"/>
        <w:autoSpaceDN w:val="0"/>
        <w:adjustRightInd w:val="0"/>
        <w:spacing w:after="0"/>
        <w:ind w:left="1080"/>
        <w:jc w:val="both"/>
        <w:rPr>
          <w:rFonts w:eastAsiaTheme="minorEastAsia" w:cs="Calibri"/>
          <w:color w:val="auto"/>
          <w:szCs w:val="18"/>
          <w:lang w:val="en-GB" w:eastAsia="zh-CN"/>
        </w:rPr>
      </w:pPr>
      <w:r>
        <w:rPr>
          <w:rFonts w:eastAsiaTheme="minorEastAsia" w:cs="Calibri"/>
          <w:color w:val="auto"/>
          <w:szCs w:val="18"/>
          <w:lang w:val="en-GB" w:eastAsia="zh-CN"/>
        </w:rPr>
        <w:t>Legal</w:t>
      </w:r>
    </w:p>
    <w:p w14:paraId="4316927C" w14:textId="710BCE8A" w:rsidR="00137F16" w:rsidRPr="00137F16" w:rsidRDefault="00115901" w:rsidP="008D02F5">
      <w:pPr>
        <w:pStyle w:val="ListParagraph"/>
        <w:numPr>
          <w:ilvl w:val="3"/>
          <w:numId w:val="26"/>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 xml:space="preserve">Human </w:t>
      </w:r>
      <w:r w:rsidR="00506835" w:rsidRPr="008D02F5">
        <w:rPr>
          <w:rFonts w:eastAsiaTheme="minorEastAsia" w:cs="Calibri"/>
          <w:color w:val="auto"/>
          <w:szCs w:val="18"/>
          <w:lang w:val="en-GB" w:eastAsia="zh-CN"/>
        </w:rPr>
        <w:t>Capital</w:t>
      </w:r>
      <w:r w:rsidRPr="008D02F5">
        <w:rPr>
          <w:rFonts w:eastAsiaTheme="minorEastAsia" w:cs="Calibri"/>
          <w:color w:val="auto"/>
          <w:szCs w:val="18"/>
          <w:lang w:val="en-GB" w:eastAsia="zh-CN"/>
        </w:rPr>
        <w:t xml:space="preserve"> for incidents that was originated by an employee.</w:t>
      </w:r>
    </w:p>
    <w:p w14:paraId="709985EC" w14:textId="53FE804E" w:rsidR="00115901" w:rsidRDefault="00115901" w:rsidP="008D02F5">
      <w:pPr>
        <w:pStyle w:val="ListParagraph"/>
        <w:numPr>
          <w:ilvl w:val="3"/>
          <w:numId w:val="26"/>
        </w:numPr>
        <w:autoSpaceDE w:val="0"/>
        <w:autoSpaceDN w:val="0"/>
        <w:adjustRightInd w:val="0"/>
        <w:spacing w:after="0"/>
        <w:ind w:left="1080"/>
        <w:jc w:val="both"/>
        <w:rPr>
          <w:rFonts w:eastAsiaTheme="minorEastAsia" w:cs="Calibri"/>
          <w:color w:val="auto"/>
          <w:szCs w:val="18"/>
          <w:lang w:val="en-GB" w:eastAsia="zh-CN"/>
        </w:rPr>
      </w:pPr>
      <w:r w:rsidRPr="00137F16">
        <w:rPr>
          <w:rFonts w:eastAsiaTheme="minorEastAsia" w:cs="Calibri"/>
          <w:color w:val="auto"/>
          <w:szCs w:val="18"/>
          <w:lang w:val="en-GB" w:eastAsia="zh-CN"/>
        </w:rPr>
        <w:t>Corporate Communications for managing the communication of incidents that has been revealed to public.</w:t>
      </w:r>
    </w:p>
    <w:p w14:paraId="658D0155" w14:textId="77777777" w:rsidR="00137F16" w:rsidRPr="00137F16" w:rsidRDefault="00137F16" w:rsidP="008D02F5">
      <w:pPr>
        <w:pStyle w:val="ListParagraph"/>
        <w:autoSpaceDE w:val="0"/>
        <w:autoSpaceDN w:val="0"/>
        <w:adjustRightInd w:val="0"/>
        <w:spacing w:after="0"/>
        <w:jc w:val="both"/>
        <w:rPr>
          <w:rFonts w:eastAsiaTheme="minorEastAsia" w:cs="Calibri"/>
          <w:color w:val="auto"/>
          <w:szCs w:val="18"/>
          <w:lang w:val="en-GB" w:eastAsia="zh-CN"/>
        </w:rPr>
      </w:pPr>
    </w:p>
    <w:p w14:paraId="53D8D212" w14:textId="555452F6" w:rsidR="00115901" w:rsidRPr="008D02F5" w:rsidRDefault="00115901" w:rsidP="008D02F5">
      <w:pPr>
        <w:pStyle w:val="ListParagraph"/>
        <w:numPr>
          <w:ilvl w:val="2"/>
          <w:numId w:val="26"/>
        </w:numPr>
        <w:autoSpaceDE w:val="0"/>
        <w:autoSpaceDN w:val="0"/>
        <w:adjustRightInd w:val="0"/>
        <w:spacing w:after="0"/>
        <w:jc w:val="both"/>
        <w:rPr>
          <w:rFonts w:eastAsiaTheme="minorEastAsia" w:cs="Calibri"/>
          <w:color w:val="auto"/>
          <w:szCs w:val="18"/>
          <w:lang w:val="en-GB" w:eastAsia="zh-CN"/>
        </w:rPr>
      </w:pPr>
      <w:r w:rsidRPr="008D02F5">
        <w:rPr>
          <w:rFonts w:eastAsiaTheme="minorEastAsia" w:cs="Calibri"/>
          <w:color w:val="auto"/>
          <w:szCs w:val="18"/>
          <w:lang w:val="en-GB" w:eastAsia="zh-CN"/>
        </w:rPr>
        <w:t>The CSIRT shall:</w:t>
      </w:r>
    </w:p>
    <w:p w14:paraId="1EFF8302" w14:textId="78C79964" w:rsidR="00115901" w:rsidRPr="00115901" w:rsidRDefault="00115901" w:rsidP="008D02F5">
      <w:pPr>
        <w:pStyle w:val="ListParagraph"/>
        <w:numPr>
          <w:ilvl w:val="3"/>
          <w:numId w:val="26"/>
        </w:numPr>
        <w:autoSpaceDE w:val="0"/>
        <w:autoSpaceDN w:val="0"/>
        <w:adjustRightInd w:val="0"/>
        <w:spacing w:after="0"/>
        <w:ind w:left="1080"/>
        <w:jc w:val="both"/>
        <w:rPr>
          <w:rFonts w:eastAsiaTheme="minorEastAsia" w:cs="Calibri"/>
          <w:color w:val="auto"/>
          <w:szCs w:val="18"/>
          <w:lang w:val="en-GB" w:eastAsia="zh-CN"/>
        </w:rPr>
      </w:pPr>
      <w:r w:rsidRPr="00115901">
        <w:rPr>
          <w:rFonts w:eastAsiaTheme="minorEastAsia" w:cs="Calibri"/>
          <w:color w:val="auto"/>
          <w:szCs w:val="18"/>
          <w:lang w:val="en-GB" w:eastAsia="zh-CN"/>
        </w:rPr>
        <w:t xml:space="preserve">Develop incident management </w:t>
      </w:r>
      <w:r w:rsidR="008941CD">
        <w:rPr>
          <w:rFonts w:eastAsiaTheme="minorEastAsia" w:cs="Calibri"/>
          <w:color w:val="auto"/>
          <w:szCs w:val="18"/>
          <w:lang w:val="en-GB" w:eastAsia="zh-CN"/>
        </w:rPr>
        <w:t xml:space="preserve">and Incident Response </w:t>
      </w:r>
      <w:r w:rsidRPr="00115901">
        <w:rPr>
          <w:rFonts w:eastAsiaTheme="minorEastAsia" w:cs="Calibri"/>
          <w:color w:val="auto"/>
          <w:szCs w:val="18"/>
          <w:lang w:val="en-GB" w:eastAsia="zh-CN"/>
        </w:rPr>
        <w:t>plan, process, and procedures.</w:t>
      </w:r>
    </w:p>
    <w:p w14:paraId="13D25DCB" w14:textId="586C2A97" w:rsidR="00115901" w:rsidRPr="00115901" w:rsidRDefault="00115901" w:rsidP="008D02F5">
      <w:pPr>
        <w:pStyle w:val="ListParagraph"/>
        <w:numPr>
          <w:ilvl w:val="3"/>
          <w:numId w:val="26"/>
        </w:numPr>
        <w:autoSpaceDE w:val="0"/>
        <w:autoSpaceDN w:val="0"/>
        <w:adjustRightInd w:val="0"/>
        <w:spacing w:after="0"/>
        <w:ind w:left="1080"/>
        <w:jc w:val="both"/>
        <w:rPr>
          <w:rFonts w:eastAsiaTheme="minorEastAsia" w:cs="Calibri"/>
          <w:color w:val="auto"/>
          <w:szCs w:val="18"/>
          <w:lang w:val="en-GB" w:eastAsia="zh-CN"/>
        </w:rPr>
      </w:pPr>
      <w:r w:rsidRPr="00115901">
        <w:rPr>
          <w:rFonts w:eastAsiaTheme="minorEastAsia" w:cs="Calibri"/>
          <w:color w:val="auto"/>
          <w:szCs w:val="18"/>
          <w:lang w:val="en-GB" w:eastAsia="zh-CN"/>
        </w:rPr>
        <w:t xml:space="preserve">Response to </w:t>
      </w:r>
      <w:r w:rsidR="00E25667">
        <w:rPr>
          <w:rFonts w:eastAsiaTheme="minorEastAsia" w:cs="Calibri"/>
          <w:color w:val="auto"/>
          <w:szCs w:val="18"/>
          <w:lang w:val="en-GB" w:eastAsia="zh-CN"/>
        </w:rPr>
        <w:t xml:space="preserve">information security </w:t>
      </w:r>
      <w:r w:rsidRPr="00115901">
        <w:rPr>
          <w:rFonts w:eastAsiaTheme="minorEastAsia" w:cs="Calibri"/>
          <w:color w:val="auto"/>
          <w:szCs w:val="18"/>
          <w:lang w:val="en-GB" w:eastAsia="zh-CN"/>
        </w:rPr>
        <w:t>incidents and minimis</w:t>
      </w:r>
      <w:r w:rsidR="00E25667">
        <w:rPr>
          <w:rFonts w:eastAsiaTheme="minorEastAsia" w:cs="Calibri"/>
          <w:color w:val="auto"/>
          <w:szCs w:val="18"/>
          <w:lang w:val="en-GB" w:eastAsia="zh-CN"/>
        </w:rPr>
        <w:t>e</w:t>
      </w:r>
      <w:r w:rsidRPr="00115901">
        <w:rPr>
          <w:rFonts w:eastAsiaTheme="minorEastAsia" w:cs="Calibri"/>
          <w:color w:val="auto"/>
          <w:szCs w:val="18"/>
          <w:lang w:val="en-GB" w:eastAsia="zh-CN"/>
        </w:rPr>
        <w:t xml:space="preserve"> the impact.</w:t>
      </w:r>
    </w:p>
    <w:p w14:paraId="001942B9" w14:textId="48AAD5A5" w:rsidR="00115901" w:rsidRPr="00115901" w:rsidRDefault="00115901" w:rsidP="008D02F5">
      <w:pPr>
        <w:pStyle w:val="ListParagraph"/>
        <w:numPr>
          <w:ilvl w:val="3"/>
          <w:numId w:val="26"/>
        </w:numPr>
        <w:autoSpaceDE w:val="0"/>
        <w:autoSpaceDN w:val="0"/>
        <w:adjustRightInd w:val="0"/>
        <w:spacing w:after="0"/>
        <w:ind w:left="1080"/>
        <w:jc w:val="both"/>
        <w:rPr>
          <w:rFonts w:eastAsiaTheme="minorEastAsia" w:cs="Calibri"/>
          <w:color w:val="auto"/>
          <w:szCs w:val="18"/>
          <w:lang w:val="en-GB" w:eastAsia="zh-CN"/>
        </w:rPr>
      </w:pPr>
      <w:r w:rsidRPr="00115901">
        <w:rPr>
          <w:rFonts w:eastAsiaTheme="minorEastAsia" w:cs="Calibri"/>
          <w:color w:val="auto"/>
          <w:szCs w:val="18"/>
          <w:lang w:val="en-GB" w:eastAsia="zh-CN"/>
        </w:rPr>
        <w:t xml:space="preserve">Investigate incidents and </w:t>
      </w:r>
      <w:r w:rsidR="00E918CA">
        <w:rPr>
          <w:rFonts w:eastAsiaTheme="minorEastAsia" w:cs="Calibri"/>
          <w:color w:val="auto"/>
          <w:szCs w:val="18"/>
          <w:lang w:val="en-GB" w:eastAsia="zh-CN"/>
        </w:rPr>
        <w:t xml:space="preserve">try to </w:t>
      </w:r>
      <w:r w:rsidRPr="00115901">
        <w:rPr>
          <w:rFonts w:eastAsiaTheme="minorEastAsia" w:cs="Calibri"/>
          <w:color w:val="auto"/>
          <w:szCs w:val="18"/>
          <w:lang w:val="en-GB" w:eastAsia="zh-CN"/>
        </w:rPr>
        <w:t>determin</w:t>
      </w:r>
      <w:r w:rsidR="00E918CA">
        <w:rPr>
          <w:rFonts w:eastAsiaTheme="minorEastAsia" w:cs="Calibri"/>
          <w:color w:val="auto"/>
          <w:szCs w:val="18"/>
          <w:lang w:val="en-GB" w:eastAsia="zh-CN"/>
        </w:rPr>
        <w:t>e</w:t>
      </w:r>
      <w:r w:rsidRPr="00115901">
        <w:rPr>
          <w:rFonts w:eastAsiaTheme="minorEastAsia" w:cs="Calibri"/>
          <w:color w:val="auto"/>
          <w:szCs w:val="18"/>
          <w:lang w:val="en-GB" w:eastAsia="zh-CN"/>
        </w:rPr>
        <w:t xml:space="preserve"> the</w:t>
      </w:r>
      <w:r w:rsidR="00E918CA">
        <w:rPr>
          <w:rFonts w:eastAsiaTheme="minorEastAsia" w:cs="Calibri"/>
          <w:color w:val="auto"/>
          <w:szCs w:val="18"/>
          <w:lang w:val="en-GB" w:eastAsia="zh-CN"/>
        </w:rPr>
        <w:t xml:space="preserve"> Root</w:t>
      </w:r>
      <w:r w:rsidRPr="00115901">
        <w:rPr>
          <w:rFonts w:eastAsiaTheme="minorEastAsia" w:cs="Calibri"/>
          <w:color w:val="auto"/>
          <w:szCs w:val="18"/>
          <w:lang w:val="en-GB" w:eastAsia="zh-CN"/>
        </w:rPr>
        <w:t xml:space="preserve"> cause.</w:t>
      </w:r>
    </w:p>
    <w:p w14:paraId="5394BB8E" w14:textId="3A5F1DDC" w:rsidR="00115901" w:rsidRPr="00115901" w:rsidRDefault="00115901" w:rsidP="008D02F5">
      <w:pPr>
        <w:pStyle w:val="ListParagraph"/>
        <w:numPr>
          <w:ilvl w:val="3"/>
          <w:numId w:val="26"/>
        </w:numPr>
        <w:autoSpaceDE w:val="0"/>
        <w:autoSpaceDN w:val="0"/>
        <w:adjustRightInd w:val="0"/>
        <w:spacing w:after="0"/>
        <w:ind w:left="1080"/>
        <w:jc w:val="both"/>
        <w:rPr>
          <w:rFonts w:eastAsiaTheme="minorEastAsia" w:cs="Calibri"/>
          <w:color w:val="auto"/>
          <w:szCs w:val="18"/>
          <w:lang w:val="en-GB" w:eastAsia="zh-CN"/>
        </w:rPr>
      </w:pPr>
      <w:r w:rsidRPr="00115901">
        <w:rPr>
          <w:rFonts w:eastAsiaTheme="minorEastAsia" w:cs="Calibri"/>
          <w:color w:val="auto"/>
          <w:szCs w:val="18"/>
          <w:lang w:val="en-GB" w:eastAsia="zh-CN"/>
        </w:rPr>
        <w:t>Prevent future incident by recommending security controls.</w:t>
      </w:r>
    </w:p>
    <w:p w14:paraId="6E096373" w14:textId="660B0DEC" w:rsidR="00115901" w:rsidRPr="00115901" w:rsidRDefault="00115901" w:rsidP="008D02F5">
      <w:pPr>
        <w:pStyle w:val="ListParagraph"/>
        <w:numPr>
          <w:ilvl w:val="3"/>
          <w:numId w:val="26"/>
        </w:numPr>
        <w:autoSpaceDE w:val="0"/>
        <w:autoSpaceDN w:val="0"/>
        <w:adjustRightInd w:val="0"/>
        <w:spacing w:after="0"/>
        <w:ind w:left="1080"/>
        <w:jc w:val="both"/>
        <w:rPr>
          <w:rFonts w:eastAsiaTheme="minorEastAsia" w:cs="Calibri"/>
          <w:color w:val="auto"/>
          <w:szCs w:val="18"/>
          <w:lang w:val="en-GB" w:eastAsia="zh-CN"/>
        </w:rPr>
      </w:pPr>
      <w:r w:rsidRPr="00115901">
        <w:rPr>
          <w:rFonts w:eastAsiaTheme="minorEastAsia" w:cs="Calibri"/>
          <w:color w:val="auto"/>
          <w:szCs w:val="18"/>
          <w:lang w:val="en-GB" w:eastAsia="zh-CN"/>
        </w:rPr>
        <w:t>Handle incident reporting and communication to all stakeholder involved internally and externally.</w:t>
      </w:r>
    </w:p>
    <w:p w14:paraId="75233BAE" w14:textId="000047B1" w:rsidR="00974FA2" w:rsidRDefault="00974FA2" w:rsidP="008D02F5">
      <w:pPr>
        <w:pStyle w:val="ListParagraph"/>
        <w:numPr>
          <w:ilvl w:val="3"/>
          <w:numId w:val="26"/>
        </w:numPr>
        <w:autoSpaceDE w:val="0"/>
        <w:autoSpaceDN w:val="0"/>
        <w:adjustRightInd w:val="0"/>
        <w:spacing w:after="0"/>
        <w:ind w:left="1080"/>
        <w:jc w:val="both"/>
        <w:rPr>
          <w:rFonts w:eastAsiaTheme="minorEastAsia" w:cs="Calibri"/>
          <w:color w:val="auto"/>
          <w:szCs w:val="18"/>
          <w:lang w:val="en-GB" w:eastAsia="zh-CN"/>
        </w:rPr>
      </w:pPr>
      <w:r>
        <w:rPr>
          <w:rFonts w:eastAsiaTheme="minorEastAsia" w:cs="Calibri"/>
          <w:color w:val="auto"/>
          <w:szCs w:val="18"/>
          <w:lang w:val="en-GB" w:eastAsia="zh-CN"/>
        </w:rPr>
        <w:t>Protect collected evidence by ensuring that it is stored in a way that prevents it from being tampered with.</w:t>
      </w:r>
    </w:p>
    <w:p w14:paraId="25CAF8B7" w14:textId="77777777" w:rsidR="00AD0500" w:rsidRDefault="00AD0500" w:rsidP="00AD0500">
      <w:pPr>
        <w:pStyle w:val="ListParagraph"/>
        <w:autoSpaceDE w:val="0"/>
        <w:autoSpaceDN w:val="0"/>
        <w:adjustRightInd w:val="0"/>
        <w:spacing w:after="0"/>
        <w:ind w:left="360"/>
        <w:jc w:val="both"/>
        <w:rPr>
          <w:rFonts w:eastAsiaTheme="minorEastAsia" w:cs="Calibri"/>
          <w:color w:val="auto"/>
          <w:szCs w:val="18"/>
          <w:lang w:val="en-GB" w:eastAsia="zh-CN"/>
        </w:rPr>
      </w:pPr>
    </w:p>
    <w:p w14:paraId="6BEBB86F" w14:textId="77777777" w:rsidR="00C44FDD" w:rsidRPr="00115901" w:rsidRDefault="00C44FDD" w:rsidP="00C44FDD">
      <w:pPr>
        <w:pStyle w:val="ListParagraph"/>
        <w:autoSpaceDE w:val="0"/>
        <w:autoSpaceDN w:val="0"/>
        <w:adjustRightInd w:val="0"/>
        <w:spacing w:after="0"/>
        <w:ind w:left="360"/>
        <w:jc w:val="both"/>
        <w:rPr>
          <w:rFonts w:eastAsiaTheme="minorEastAsia" w:cs="Calibri"/>
          <w:color w:val="auto"/>
          <w:szCs w:val="18"/>
          <w:lang w:val="en-GB" w:eastAsia="zh-CN"/>
        </w:rPr>
      </w:pPr>
    </w:p>
    <w:p w14:paraId="02BE244A" w14:textId="203E0BBE" w:rsidR="002C6B70" w:rsidRPr="00AB7121" w:rsidRDefault="00AB7121" w:rsidP="00AB7121">
      <w:pPr>
        <w:pStyle w:val="Heading2"/>
        <w:keepNext w:val="0"/>
        <w:keepLines w:val="0"/>
        <w:numPr>
          <w:ilvl w:val="1"/>
          <w:numId w:val="21"/>
        </w:numPr>
        <w:tabs>
          <w:tab w:val="clear" w:pos="990"/>
        </w:tabs>
        <w:spacing w:before="0" w:after="240" w:line="240" w:lineRule="atLeast"/>
        <w:ind w:left="540"/>
        <w:jc w:val="both"/>
        <w:rPr>
          <w:rFonts w:cs="Calibri"/>
          <w:b/>
          <w:bCs/>
          <w:sz w:val="28"/>
          <w:szCs w:val="24"/>
        </w:rPr>
      </w:pPr>
      <w:bookmarkStart w:id="17" w:name="_Toc189052832"/>
      <w:bookmarkStart w:id="18" w:name="_Toc506071514"/>
      <w:bookmarkStart w:id="19" w:name="_Toc116381842"/>
      <w:r>
        <w:rPr>
          <w:rFonts w:cs="Calibri"/>
          <w:b/>
          <w:bCs/>
          <w:sz w:val="28"/>
          <w:szCs w:val="24"/>
        </w:rPr>
        <w:t>Incident Response Plan</w:t>
      </w:r>
      <w:bookmarkEnd w:id="17"/>
    </w:p>
    <w:p w14:paraId="6F3EED82" w14:textId="274E59D4" w:rsidR="0068424B" w:rsidRDefault="002C6B70" w:rsidP="00CF2259">
      <w:r w:rsidRPr="000B543A">
        <w:t xml:space="preserve">The </w:t>
      </w:r>
      <w:r w:rsidR="00974E86">
        <w:t>CSIRT</w:t>
      </w:r>
      <w:r w:rsidRPr="000B543A">
        <w:t xml:space="preserve"> shall</w:t>
      </w:r>
      <w:r w:rsidR="00257A05" w:rsidRPr="000B543A">
        <w:t>:</w:t>
      </w:r>
      <w:r w:rsidRPr="000B543A">
        <w:t xml:space="preserve"> </w:t>
      </w:r>
    </w:p>
    <w:p w14:paraId="5D2619E4" w14:textId="507D2DBF" w:rsidR="00137F16" w:rsidRPr="008D02F5" w:rsidRDefault="00974E86" w:rsidP="008D02F5">
      <w:pPr>
        <w:pStyle w:val="ListParagraph"/>
        <w:numPr>
          <w:ilvl w:val="2"/>
          <w:numId w:val="27"/>
        </w:numPr>
        <w:autoSpaceDE w:val="0"/>
        <w:autoSpaceDN w:val="0"/>
        <w:adjustRightInd w:val="0"/>
        <w:spacing w:after="0"/>
        <w:jc w:val="both"/>
        <w:rPr>
          <w:rFonts w:eastAsiaTheme="minorEastAsia" w:cs="Calibri"/>
          <w:color w:val="auto"/>
          <w:szCs w:val="18"/>
          <w:lang w:val="en-GB" w:eastAsia="zh-CN"/>
        </w:rPr>
      </w:pPr>
      <w:r w:rsidRPr="008D02F5">
        <w:rPr>
          <w:rFonts w:eastAsiaTheme="minorEastAsia" w:cs="Calibri"/>
          <w:color w:val="auto"/>
          <w:szCs w:val="18"/>
          <w:lang w:val="en-GB" w:eastAsia="zh-CN"/>
        </w:rPr>
        <w:t>Develop, implement, and maintain an incident response plan that includes the following, at a minimum:</w:t>
      </w:r>
      <w:r w:rsidR="00933310" w:rsidRPr="008D02F5">
        <w:rPr>
          <w:rFonts w:eastAsiaTheme="minorEastAsia" w:cs="Calibri"/>
          <w:color w:val="auto"/>
          <w:szCs w:val="18"/>
          <w:lang w:val="en-GB" w:eastAsia="zh-CN"/>
        </w:rPr>
        <w:t xml:space="preserve"> </w:t>
      </w:r>
    </w:p>
    <w:p w14:paraId="20E297E3" w14:textId="2F01B5DD" w:rsidR="00137F16" w:rsidRPr="00137F16" w:rsidRDefault="00974E86" w:rsidP="008D02F5">
      <w:pPr>
        <w:pStyle w:val="ListParagraph"/>
        <w:numPr>
          <w:ilvl w:val="3"/>
          <w:numId w:val="27"/>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 xml:space="preserve">A roadmap and high-level approach for implementing </w:t>
      </w:r>
      <w:r w:rsidR="00137F16" w:rsidRPr="008D02F5">
        <w:rPr>
          <w:rFonts w:eastAsiaTheme="minorEastAsia" w:cs="Calibri"/>
          <w:color w:val="auto"/>
          <w:szCs w:val="18"/>
          <w:lang w:val="en-GB" w:eastAsia="zh-CN"/>
        </w:rPr>
        <w:t>organization’s</w:t>
      </w:r>
      <w:r w:rsidRPr="008D02F5">
        <w:rPr>
          <w:rFonts w:eastAsiaTheme="minorEastAsia" w:cs="Calibri"/>
          <w:color w:val="auto"/>
          <w:szCs w:val="18"/>
          <w:lang w:val="en-GB" w:eastAsia="zh-CN"/>
        </w:rPr>
        <w:t xml:space="preserve"> incident response capability.</w:t>
      </w:r>
    </w:p>
    <w:p w14:paraId="2C454DE6" w14:textId="4E7E335A" w:rsidR="00137F16" w:rsidRPr="00137F16" w:rsidRDefault="00974E86" w:rsidP="008D02F5">
      <w:pPr>
        <w:pStyle w:val="ListParagraph"/>
        <w:numPr>
          <w:ilvl w:val="3"/>
          <w:numId w:val="27"/>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A process to define reportable incidents and metrics for measuring the</w:t>
      </w:r>
      <w:r w:rsidR="00F74B53" w:rsidRPr="008D02F5">
        <w:rPr>
          <w:rFonts w:eastAsiaTheme="minorEastAsia" w:cs="Calibri"/>
          <w:color w:val="auto"/>
          <w:szCs w:val="18"/>
          <w:lang w:val="en-GB" w:eastAsia="zh-CN"/>
        </w:rPr>
        <w:t xml:space="preserve"> severity and Impact of</w:t>
      </w:r>
      <w:r w:rsidRPr="008D02F5">
        <w:rPr>
          <w:rFonts w:eastAsiaTheme="minorEastAsia" w:cs="Calibri"/>
          <w:color w:val="auto"/>
          <w:szCs w:val="18"/>
          <w:lang w:val="en-GB" w:eastAsia="zh-CN"/>
        </w:rPr>
        <w:t xml:space="preserve"> incidents.</w:t>
      </w:r>
    </w:p>
    <w:p w14:paraId="6C77966B" w14:textId="77777777" w:rsidR="00137F16" w:rsidRPr="00137F16" w:rsidRDefault="00974E86" w:rsidP="008D02F5">
      <w:pPr>
        <w:pStyle w:val="ListParagraph"/>
        <w:numPr>
          <w:ilvl w:val="3"/>
          <w:numId w:val="27"/>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Define the required resources and management support to effectively maintain and mature an incident response capability.</w:t>
      </w:r>
    </w:p>
    <w:p w14:paraId="7502A151" w14:textId="04989422" w:rsidR="00974E86" w:rsidRPr="00137F16" w:rsidRDefault="00974E86" w:rsidP="008D02F5">
      <w:pPr>
        <w:pStyle w:val="ListParagraph"/>
        <w:numPr>
          <w:ilvl w:val="3"/>
          <w:numId w:val="27"/>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Documentation that is reviewed and approved by defined personnel or roles.</w:t>
      </w:r>
    </w:p>
    <w:p w14:paraId="7CFB7D13" w14:textId="4D6E8287" w:rsidR="00974E86" w:rsidRPr="00974E86" w:rsidRDefault="00974E86" w:rsidP="008D02F5">
      <w:pPr>
        <w:pStyle w:val="ListParagraph"/>
        <w:numPr>
          <w:ilvl w:val="3"/>
          <w:numId w:val="27"/>
        </w:numPr>
        <w:autoSpaceDE w:val="0"/>
        <w:autoSpaceDN w:val="0"/>
        <w:adjustRightInd w:val="0"/>
        <w:spacing w:after="0"/>
        <w:ind w:left="1080"/>
        <w:jc w:val="both"/>
        <w:rPr>
          <w:rFonts w:eastAsiaTheme="minorEastAsia" w:cs="Calibri"/>
          <w:color w:val="auto"/>
          <w:szCs w:val="18"/>
          <w:lang w:val="en-GB" w:eastAsia="zh-CN"/>
        </w:rPr>
      </w:pPr>
      <w:r w:rsidRPr="00974E86">
        <w:rPr>
          <w:rFonts w:eastAsiaTheme="minorEastAsia" w:cs="Calibri"/>
          <w:color w:val="auto"/>
          <w:szCs w:val="18"/>
          <w:lang w:val="en-GB" w:eastAsia="zh-CN"/>
        </w:rPr>
        <w:lastRenderedPageBreak/>
        <w:t>Distribute copies of the incident response plan to identified stakeholders.</w:t>
      </w:r>
    </w:p>
    <w:p w14:paraId="23924931" w14:textId="7AA0B6EA" w:rsidR="00974E86" w:rsidRPr="00974E86" w:rsidRDefault="00974E86" w:rsidP="008D02F5">
      <w:pPr>
        <w:pStyle w:val="ListParagraph"/>
        <w:numPr>
          <w:ilvl w:val="2"/>
          <w:numId w:val="27"/>
        </w:numPr>
        <w:autoSpaceDE w:val="0"/>
        <w:autoSpaceDN w:val="0"/>
        <w:adjustRightInd w:val="0"/>
        <w:spacing w:after="0"/>
        <w:jc w:val="both"/>
        <w:rPr>
          <w:rFonts w:eastAsiaTheme="minorEastAsia" w:cs="Calibri"/>
          <w:color w:val="auto"/>
          <w:szCs w:val="18"/>
          <w:lang w:val="en-GB" w:eastAsia="zh-CN"/>
        </w:rPr>
      </w:pPr>
      <w:r w:rsidRPr="00974E86">
        <w:rPr>
          <w:rFonts w:eastAsiaTheme="minorEastAsia" w:cs="Calibri"/>
          <w:color w:val="auto"/>
          <w:szCs w:val="18"/>
          <w:lang w:val="en-GB" w:eastAsia="zh-CN"/>
        </w:rPr>
        <w:t>Update incident response plan regularly based on lessons learned.</w:t>
      </w:r>
    </w:p>
    <w:p w14:paraId="029622DA" w14:textId="6ACA0CCB" w:rsidR="00974E86" w:rsidRPr="00974E86" w:rsidRDefault="00974E86" w:rsidP="008D02F5">
      <w:pPr>
        <w:pStyle w:val="ListParagraph"/>
        <w:numPr>
          <w:ilvl w:val="2"/>
          <w:numId w:val="27"/>
        </w:numPr>
        <w:autoSpaceDE w:val="0"/>
        <w:autoSpaceDN w:val="0"/>
        <w:adjustRightInd w:val="0"/>
        <w:spacing w:after="0"/>
        <w:jc w:val="both"/>
        <w:rPr>
          <w:rFonts w:eastAsiaTheme="minorEastAsia" w:cs="Calibri"/>
          <w:color w:val="auto"/>
          <w:szCs w:val="18"/>
          <w:lang w:val="en-GB" w:eastAsia="zh-CN"/>
        </w:rPr>
      </w:pPr>
      <w:r w:rsidRPr="00974E86">
        <w:rPr>
          <w:rFonts w:eastAsiaTheme="minorEastAsia" w:cs="Calibri"/>
          <w:color w:val="auto"/>
          <w:szCs w:val="18"/>
          <w:lang w:val="en-GB" w:eastAsia="zh-CN"/>
        </w:rPr>
        <w:t>Communicate incident response plan changes to defined incident response personnel.</w:t>
      </w:r>
    </w:p>
    <w:p w14:paraId="545834C6" w14:textId="2BB7BDF0" w:rsidR="00974E86" w:rsidRDefault="00974E86" w:rsidP="008D02F5">
      <w:pPr>
        <w:pStyle w:val="ListParagraph"/>
        <w:numPr>
          <w:ilvl w:val="2"/>
          <w:numId w:val="27"/>
        </w:numPr>
        <w:autoSpaceDE w:val="0"/>
        <w:autoSpaceDN w:val="0"/>
        <w:adjustRightInd w:val="0"/>
        <w:spacing w:after="0"/>
        <w:jc w:val="both"/>
        <w:rPr>
          <w:rFonts w:eastAsiaTheme="minorEastAsia" w:cs="Calibri"/>
          <w:color w:val="auto"/>
          <w:szCs w:val="18"/>
          <w:lang w:val="en-GB" w:eastAsia="zh-CN"/>
        </w:rPr>
      </w:pPr>
      <w:r w:rsidRPr="00974E86">
        <w:rPr>
          <w:rFonts w:eastAsiaTheme="minorEastAsia" w:cs="Calibri"/>
          <w:color w:val="auto"/>
          <w:szCs w:val="18"/>
          <w:lang w:val="en-GB" w:eastAsia="zh-CN"/>
        </w:rPr>
        <w:t>Protect the incident response plan from unauthorised disclosure and modification.</w:t>
      </w:r>
    </w:p>
    <w:p w14:paraId="42FE6E0A" w14:textId="0605E920" w:rsidR="006B685C" w:rsidRPr="008D02F5" w:rsidRDefault="006B685C" w:rsidP="008D02F5">
      <w:pPr>
        <w:pStyle w:val="ListParagraph"/>
        <w:numPr>
          <w:ilvl w:val="2"/>
          <w:numId w:val="27"/>
        </w:numPr>
        <w:autoSpaceDE w:val="0"/>
        <w:autoSpaceDN w:val="0"/>
        <w:adjustRightInd w:val="0"/>
        <w:spacing w:after="0"/>
        <w:jc w:val="both"/>
        <w:rPr>
          <w:rFonts w:eastAsiaTheme="minorEastAsia" w:cs="Calibri"/>
          <w:color w:val="auto"/>
          <w:szCs w:val="18"/>
          <w:lang w:val="en-GB" w:eastAsia="zh-CN"/>
        </w:rPr>
      </w:pPr>
      <w:r w:rsidRPr="00A42EBD">
        <w:rPr>
          <w:rFonts w:eastAsiaTheme="minorEastAsia" w:cs="Calibri"/>
          <w:color w:val="auto"/>
          <w:szCs w:val="18"/>
          <w:lang w:val="en-GB" w:eastAsia="zh-CN"/>
        </w:rPr>
        <w:t>Perform investigations based on information distributed by an information sharing community to reduce the risks of similar incidents.</w:t>
      </w:r>
    </w:p>
    <w:p w14:paraId="66E227D2" w14:textId="783D3DF4" w:rsidR="0081701C" w:rsidRPr="008D02F5" w:rsidRDefault="0081701C" w:rsidP="008D02F5">
      <w:pPr>
        <w:pStyle w:val="ListParagraph"/>
        <w:numPr>
          <w:ilvl w:val="2"/>
          <w:numId w:val="27"/>
        </w:numPr>
        <w:autoSpaceDE w:val="0"/>
        <w:autoSpaceDN w:val="0"/>
        <w:adjustRightInd w:val="0"/>
        <w:spacing w:after="0"/>
        <w:jc w:val="both"/>
        <w:rPr>
          <w:rFonts w:eastAsiaTheme="minorEastAsia" w:cs="Calibri"/>
          <w:color w:val="auto"/>
          <w:szCs w:val="18"/>
          <w:lang w:val="en-GB" w:eastAsia="zh-CN"/>
        </w:rPr>
      </w:pPr>
      <w:r w:rsidRPr="004A2735">
        <w:rPr>
          <w:rFonts w:eastAsiaTheme="minorEastAsia" w:cs="Calibri"/>
          <w:color w:val="auto"/>
          <w:szCs w:val="18"/>
          <w:lang w:val="en-GB" w:eastAsia="zh-CN"/>
        </w:rPr>
        <w:t>Perform post-incident analysis to identify the source of the incident.</w:t>
      </w:r>
    </w:p>
    <w:p w14:paraId="607EC335" w14:textId="77777777" w:rsidR="00BF5271" w:rsidRPr="009558B3" w:rsidRDefault="00BF5271" w:rsidP="00BF5271">
      <w:pPr>
        <w:pStyle w:val="ListParagraph"/>
        <w:ind w:left="360"/>
        <w:jc w:val="both"/>
        <w:rPr>
          <w:szCs w:val="18"/>
        </w:rPr>
      </w:pPr>
    </w:p>
    <w:p w14:paraId="65EABE11" w14:textId="77777777" w:rsidR="00C44FDD" w:rsidRPr="009802CC" w:rsidRDefault="00C44FDD" w:rsidP="00C44FDD">
      <w:pPr>
        <w:pStyle w:val="ListParagraph"/>
        <w:autoSpaceDE w:val="0"/>
        <w:autoSpaceDN w:val="0"/>
        <w:adjustRightInd w:val="0"/>
        <w:spacing w:after="0"/>
        <w:ind w:left="360"/>
        <w:jc w:val="both"/>
        <w:rPr>
          <w:rFonts w:eastAsiaTheme="minorEastAsia" w:cs="Calibri"/>
          <w:color w:val="auto"/>
          <w:szCs w:val="18"/>
          <w:lang w:val="en-GB" w:eastAsia="zh-CN"/>
        </w:rPr>
      </w:pPr>
    </w:p>
    <w:p w14:paraId="1C6D1D01" w14:textId="0E06B81F" w:rsidR="00765471" w:rsidRPr="00AB7121" w:rsidRDefault="00AB7121" w:rsidP="00AB7121">
      <w:pPr>
        <w:pStyle w:val="Heading2"/>
        <w:keepNext w:val="0"/>
        <w:keepLines w:val="0"/>
        <w:numPr>
          <w:ilvl w:val="1"/>
          <w:numId w:val="21"/>
        </w:numPr>
        <w:tabs>
          <w:tab w:val="clear" w:pos="990"/>
        </w:tabs>
        <w:spacing w:before="0" w:after="240" w:line="240" w:lineRule="atLeast"/>
        <w:ind w:left="540"/>
        <w:jc w:val="both"/>
        <w:rPr>
          <w:rFonts w:cs="Calibri"/>
          <w:b/>
          <w:bCs/>
          <w:sz w:val="28"/>
          <w:szCs w:val="24"/>
        </w:rPr>
      </w:pPr>
      <w:bookmarkStart w:id="20" w:name="_Toc189052833"/>
      <w:r>
        <w:rPr>
          <w:rFonts w:cs="Calibri"/>
          <w:b/>
          <w:bCs/>
          <w:sz w:val="28"/>
          <w:szCs w:val="24"/>
        </w:rPr>
        <w:t>Incident Classification</w:t>
      </w:r>
      <w:bookmarkEnd w:id="20"/>
    </w:p>
    <w:p w14:paraId="41F50D19" w14:textId="3B6BE662" w:rsidR="00257A05" w:rsidRPr="00974E86" w:rsidRDefault="00257A05" w:rsidP="00974E86">
      <w:pPr>
        <w:jc w:val="both"/>
        <w:rPr>
          <w:szCs w:val="18"/>
        </w:rPr>
      </w:pPr>
      <w:r w:rsidRPr="00974E86">
        <w:rPr>
          <w:szCs w:val="18"/>
        </w:rPr>
        <w:t xml:space="preserve">The </w:t>
      </w:r>
      <w:r w:rsidR="00974E86" w:rsidRPr="00974E86">
        <w:rPr>
          <w:szCs w:val="18"/>
        </w:rPr>
        <w:t>CSIRT</w:t>
      </w:r>
      <w:r w:rsidRPr="00974E86">
        <w:rPr>
          <w:szCs w:val="18"/>
        </w:rPr>
        <w:t xml:space="preserve"> shall:</w:t>
      </w:r>
    </w:p>
    <w:p w14:paraId="54002F34" w14:textId="518DA289" w:rsidR="00765471" w:rsidRPr="008D02F5" w:rsidRDefault="00974E86" w:rsidP="008D02F5">
      <w:pPr>
        <w:pStyle w:val="ListParagraph"/>
        <w:numPr>
          <w:ilvl w:val="2"/>
          <w:numId w:val="28"/>
        </w:numPr>
        <w:autoSpaceDE w:val="0"/>
        <w:autoSpaceDN w:val="0"/>
        <w:adjustRightInd w:val="0"/>
        <w:spacing w:after="0"/>
        <w:jc w:val="both"/>
        <w:rPr>
          <w:rFonts w:eastAsiaTheme="minorEastAsia" w:cs="Calibri"/>
          <w:color w:val="auto"/>
          <w:szCs w:val="18"/>
          <w:lang w:val="en-GB" w:eastAsia="zh-CN"/>
        </w:rPr>
      </w:pPr>
      <w:r w:rsidRPr="008D02F5">
        <w:rPr>
          <w:rFonts w:eastAsiaTheme="minorEastAsia" w:cs="Calibri"/>
          <w:color w:val="auto"/>
          <w:szCs w:val="18"/>
          <w:lang w:val="en-GB" w:eastAsia="zh-CN"/>
        </w:rPr>
        <w:t xml:space="preserve">Define, classify, and prioritise incidents to help identify the impact and </w:t>
      </w:r>
      <w:r w:rsidR="000312D3" w:rsidRPr="008D02F5">
        <w:rPr>
          <w:rFonts w:eastAsiaTheme="minorEastAsia" w:cs="Calibri"/>
          <w:color w:val="auto"/>
          <w:szCs w:val="18"/>
          <w:lang w:val="en-GB" w:eastAsia="zh-CN"/>
        </w:rPr>
        <w:t xml:space="preserve">scope </w:t>
      </w:r>
      <w:r w:rsidRPr="008D02F5">
        <w:rPr>
          <w:rFonts w:eastAsiaTheme="minorEastAsia" w:cs="Calibri"/>
          <w:color w:val="auto"/>
          <w:szCs w:val="18"/>
          <w:lang w:val="en-GB" w:eastAsia="zh-CN"/>
        </w:rPr>
        <w:t>of the incident.</w:t>
      </w:r>
    </w:p>
    <w:p w14:paraId="752BDEC9" w14:textId="77777777" w:rsidR="007C5331" w:rsidRDefault="00974E86" w:rsidP="008D02F5">
      <w:pPr>
        <w:pStyle w:val="ListParagraph"/>
        <w:numPr>
          <w:ilvl w:val="2"/>
          <w:numId w:val="28"/>
        </w:numPr>
        <w:autoSpaceDE w:val="0"/>
        <w:autoSpaceDN w:val="0"/>
        <w:adjustRightInd w:val="0"/>
        <w:spacing w:after="0"/>
        <w:jc w:val="both"/>
        <w:rPr>
          <w:rFonts w:eastAsiaTheme="minorEastAsia" w:cs="Calibri"/>
          <w:color w:val="auto"/>
          <w:szCs w:val="18"/>
          <w:lang w:val="en-GB" w:eastAsia="zh-CN"/>
        </w:rPr>
      </w:pPr>
      <w:r w:rsidRPr="00974E86">
        <w:rPr>
          <w:rFonts w:eastAsiaTheme="minorEastAsia" w:cs="Calibri"/>
          <w:color w:val="auto"/>
          <w:szCs w:val="18"/>
          <w:lang w:val="en-GB" w:eastAsia="zh-CN"/>
        </w:rPr>
        <w:t>Establish an incident classification scheme in line with the incident response plan considering regulatory issuances regarding incident management.</w:t>
      </w:r>
    </w:p>
    <w:p w14:paraId="50E48AD9" w14:textId="05D51EB9" w:rsidR="007C5331" w:rsidRPr="007C5331" w:rsidRDefault="00974E86" w:rsidP="008D02F5">
      <w:pPr>
        <w:pStyle w:val="ListParagraph"/>
        <w:numPr>
          <w:ilvl w:val="2"/>
          <w:numId w:val="28"/>
        </w:numPr>
        <w:autoSpaceDE w:val="0"/>
        <w:autoSpaceDN w:val="0"/>
        <w:adjustRightInd w:val="0"/>
        <w:spacing w:after="0"/>
        <w:jc w:val="both"/>
        <w:rPr>
          <w:rFonts w:eastAsiaTheme="minorEastAsia" w:cs="Calibri"/>
          <w:color w:val="auto"/>
          <w:szCs w:val="18"/>
          <w:lang w:val="en-GB" w:eastAsia="zh-CN"/>
        </w:rPr>
      </w:pPr>
      <w:r w:rsidRPr="007C5331">
        <w:rPr>
          <w:rFonts w:eastAsiaTheme="minorEastAsia" w:cs="Calibri"/>
          <w:color w:val="auto"/>
          <w:szCs w:val="18"/>
          <w:lang w:val="en-GB" w:eastAsia="zh-CN"/>
        </w:rPr>
        <w:t>Ensure that</w:t>
      </w:r>
      <w:r w:rsidR="007C5331" w:rsidRPr="007C5331">
        <w:rPr>
          <w:rFonts w:eastAsiaTheme="minorEastAsia" w:cs="Calibri"/>
          <w:color w:val="auto"/>
          <w:szCs w:val="18"/>
          <w:lang w:val="en-GB" w:eastAsia="zh-CN"/>
        </w:rPr>
        <w:t xml:space="preserve"> the </w:t>
      </w:r>
      <w:r w:rsidR="00E4053D">
        <w:rPr>
          <w:rFonts w:eastAsiaTheme="minorEastAsia" w:cs="Calibri"/>
          <w:color w:val="auto"/>
          <w:szCs w:val="18"/>
          <w:lang w:val="en-GB" w:eastAsia="zh-CN"/>
        </w:rPr>
        <w:t>SOC (Security Operations Cent</w:t>
      </w:r>
      <w:r w:rsidR="00316E43">
        <w:rPr>
          <w:rFonts w:eastAsiaTheme="minorEastAsia" w:cs="Calibri"/>
          <w:color w:val="auto"/>
          <w:szCs w:val="18"/>
          <w:lang w:val="en-GB" w:eastAsia="zh-CN"/>
        </w:rPr>
        <w:t>re</w:t>
      </w:r>
      <w:r w:rsidR="00E4053D">
        <w:rPr>
          <w:rFonts w:eastAsiaTheme="minorEastAsia" w:cs="Calibri"/>
          <w:color w:val="auto"/>
          <w:szCs w:val="18"/>
          <w:lang w:val="en-GB" w:eastAsia="zh-CN"/>
        </w:rPr>
        <w:t xml:space="preserve">) </w:t>
      </w:r>
      <w:r w:rsidR="007C5331" w:rsidRPr="007C5331">
        <w:rPr>
          <w:rFonts w:eastAsiaTheme="minorEastAsia" w:cs="Calibri"/>
          <w:color w:val="auto"/>
          <w:szCs w:val="18"/>
          <w:lang w:val="en-GB" w:eastAsia="zh-CN"/>
        </w:rPr>
        <w:t xml:space="preserve">performs the following, at a minimum when an information security incident is reported: </w:t>
      </w:r>
      <w:r w:rsidRPr="007C5331">
        <w:rPr>
          <w:rFonts w:eastAsiaTheme="minorEastAsia" w:cs="Calibri"/>
          <w:color w:val="auto"/>
          <w:szCs w:val="18"/>
          <w:lang w:val="en-GB" w:eastAsia="zh-CN"/>
        </w:rPr>
        <w:t xml:space="preserve"> </w:t>
      </w:r>
    </w:p>
    <w:p w14:paraId="3AED7733" w14:textId="1413A66E" w:rsidR="00974E86" w:rsidRPr="008D02F5" w:rsidRDefault="00974E86" w:rsidP="008D02F5">
      <w:pPr>
        <w:pStyle w:val="ListParagraph"/>
        <w:numPr>
          <w:ilvl w:val="3"/>
          <w:numId w:val="28"/>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Assess the information security events using the agreed information security event and incident classification scale.</w:t>
      </w:r>
    </w:p>
    <w:p w14:paraId="26C3CDFB" w14:textId="7E0DA015" w:rsidR="00974E86" w:rsidRPr="008D02F5" w:rsidRDefault="00974E86" w:rsidP="008D02F5">
      <w:pPr>
        <w:pStyle w:val="ListParagraph"/>
        <w:numPr>
          <w:ilvl w:val="3"/>
          <w:numId w:val="28"/>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Decide whether the events should be classified as information security incidents.</w:t>
      </w:r>
    </w:p>
    <w:p w14:paraId="4874584F" w14:textId="7DDD25B2" w:rsidR="006F780F" w:rsidRPr="008D02F5" w:rsidRDefault="00974E86" w:rsidP="008D02F5">
      <w:pPr>
        <w:pStyle w:val="ListParagraph"/>
        <w:numPr>
          <w:ilvl w:val="3"/>
          <w:numId w:val="28"/>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Ensure that the assessment of the incident and the associated decision is forwarded to the CSIRT for confirmation and / or reassessment.</w:t>
      </w:r>
    </w:p>
    <w:p w14:paraId="0B6FB664" w14:textId="77777777" w:rsidR="00C44FDD" w:rsidRPr="009802CC" w:rsidRDefault="00C44FDD" w:rsidP="00C44FDD">
      <w:pPr>
        <w:pStyle w:val="ListParagraphBulleted"/>
        <w:ind w:left="717"/>
      </w:pPr>
    </w:p>
    <w:p w14:paraId="4EE78806" w14:textId="1B17B831" w:rsidR="002C6B70" w:rsidRPr="00AB7121" w:rsidRDefault="00AB7121" w:rsidP="00AB7121">
      <w:pPr>
        <w:pStyle w:val="Heading2"/>
        <w:keepNext w:val="0"/>
        <w:keepLines w:val="0"/>
        <w:numPr>
          <w:ilvl w:val="1"/>
          <w:numId w:val="21"/>
        </w:numPr>
        <w:tabs>
          <w:tab w:val="clear" w:pos="990"/>
        </w:tabs>
        <w:spacing w:before="0" w:after="240" w:line="240" w:lineRule="atLeast"/>
        <w:ind w:left="540"/>
        <w:jc w:val="both"/>
        <w:rPr>
          <w:rFonts w:cs="Calibri"/>
          <w:b/>
          <w:bCs/>
          <w:sz w:val="28"/>
          <w:szCs w:val="24"/>
        </w:rPr>
      </w:pPr>
      <w:bookmarkStart w:id="21" w:name="_Toc189052834"/>
      <w:r>
        <w:rPr>
          <w:rFonts w:cs="Calibri"/>
          <w:b/>
          <w:bCs/>
          <w:sz w:val="28"/>
          <w:szCs w:val="24"/>
        </w:rPr>
        <w:t>Incident Response Training</w:t>
      </w:r>
      <w:bookmarkEnd w:id="21"/>
    </w:p>
    <w:p w14:paraId="6F6FA2D5" w14:textId="3050A654" w:rsidR="00F1790E" w:rsidRPr="00B745BC" w:rsidRDefault="002C6B70" w:rsidP="00B745BC">
      <w:pPr>
        <w:jc w:val="both"/>
        <w:rPr>
          <w:szCs w:val="18"/>
        </w:rPr>
      </w:pPr>
      <w:r w:rsidRPr="00B745BC">
        <w:rPr>
          <w:szCs w:val="18"/>
        </w:rPr>
        <w:t xml:space="preserve">The </w:t>
      </w:r>
      <w:r w:rsidR="00B745BC" w:rsidRPr="00B745BC">
        <w:rPr>
          <w:szCs w:val="18"/>
        </w:rPr>
        <w:t>CSIRT</w:t>
      </w:r>
      <w:r w:rsidRPr="00B745BC">
        <w:rPr>
          <w:szCs w:val="18"/>
        </w:rPr>
        <w:t xml:space="preserve"> shall</w:t>
      </w:r>
      <w:r w:rsidR="00F1790E" w:rsidRPr="00B745BC">
        <w:rPr>
          <w:szCs w:val="18"/>
        </w:rPr>
        <w:t>:</w:t>
      </w:r>
    </w:p>
    <w:p w14:paraId="46F17531" w14:textId="42F77238" w:rsidR="00B745BC" w:rsidRPr="008D02F5" w:rsidRDefault="00B745BC" w:rsidP="008D02F5">
      <w:pPr>
        <w:pStyle w:val="ListParagraph"/>
        <w:numPr>
          <w:ilvl w:val="2"/>
          <w:numId w:val="29"/>
        </w:numPr>
        <w:autoSpaceDE w:val="0"/>
        <w:autoSpaceDN w:val="0"/>
        <w:adjustRightInd w:val="0"/>
        <w:spacing w:after="0"/>
        <w:jc w:val="both"/>
        <w:rPr>
          <w:rFonts w:eastAsiaTheme="minorEastAsia" w:cs="Calibri"/>
          <w:color w:val="auto"/>
          <w:szCs w:val="18"/>
          <w:lang w:val="en-GB" w:eastAsia="zh-CN"/>
        </w:rPr>
      </w:pPr>
      <w:r w:rsidRPr="008D02F5">
        <w:rPr>
          <w:rFonts w:eastAsiaTheme="minorEastAsia" w:cs="Calibri"/>
          <w:color w:val="auto"/>
          <w:szCs w:val="18"/>
          <w:lang w:val="en-GB" w:eastAsia="zh-CN"/>
        </w:rPr>
        <w:t>Ensure that the incident response training provided by the organisation is linked to assigned roles and responsibilities of respective personnel to include appropriate content and level of detail in such training.</w:t>
      </w:r>
    </w:p>
    <w:p w14:paraId="501F944C" w14:textId="77777777" w:rsidR="00C44FDD" w:rsidRPr="00B745BC" w:rsidRDefault="00C44FDD" w:rsidP="00C44FDD">
      <w:pPr>
        <w:pStyle w:val="ListParagraph"/>
        <w:autoSpaceDE w:val="0"/>
        <w:autoSpaceDN w:val="0"/>
        <w:adjustRightInd w:val="0"/>
        <w:spacing w:after="0"/>
        <w:ind w:left="357"/>
        <w:jc w:val="both"/>
        <w:rPr>
          <w:szCs w:val="18"/>
        </w:rPr>
      </w:pPr>
    </w:p>
    <w:p w14:paraId="336A92D3" w14:textId="1CA4FA7C" w:rsidR="002C6B70" w:rsidRPr="00AB7121" w:rsidRDefault="00AB7121" w:rsidP="00AB7121">
      <w:pPr>
        <w:pStyle w:val="Heading2"/>
        <w:keepNext w:val="0"/>
        <w:keepLines w:val="0"/>
        <w:numPr>
          <w:ilvl w:val="1"/>
          <w:numId w:val="21"/>
        </w:numPr>
        <w:tabs>
          <w:tab w:val="clear" w:pos="990"/>
        </w:tabs>
        <w:spacing w:before="0" w:after="240" w:line="240" w:lineRule="atLeast"/>
        <w:ind w:left="540"/>
        <w:jc w:val="both"/>
        <w:rPr>
          <w:rFonts w:cs="Calibri"/>
          <w:b/>
          <w:bCs/>
          <w:sz w:val="28"/>
          <w:szCs w:val="24"/>
        </w:rPr>
      </w:pPr>
      <w:bookmarkStart w:id="22" w:name="_Toc189052835"/>
      <w:r>
        <w:rPr>
          <w:rFonts w:cs="Calibri"/>
          <w:b/>
          <w:bCs/>
          <w:sz w:val="28"/>
          <w:szCs w:val="24"/>
        </w:rPr>
        <w:t>Incident Response Testing</w:t>
      </w:r>
      <w:bookmarkEnd w:id="22"/>
    </w:p>
    <w:p w14:paraId="28F64B0E" w14:textId="349F75DA" w:rsidR="00F1790E" w:rsidRPr="00B745BC" w:rsidRDefault="009D4E9D" w:rsidP="00B745BC">
      <w:pPr>
        <w:jc w:val="both"/>
        <w:rPr>
          <w:szCs w:val="18"/>
        </w:rPr>
      </w:pPr>
      <w:r w:rsidRPr="00B745BC">
        <w:rPr>
          <w:szCs w:val="18"/>
        </w:rPr>
        <w:t xml:space="preserve">The </w:t>
      </w:r>
      <w:r w:rsidR="00B745BC" w:rsidRPr="00B745BC">
        <w:rPr>
          <w:szCs w:val="18"/>
        </w:rPr>
        <w:t>CSIRT</w:t>
      </w:r>
      <w:r w:rsidR="002C6B70" w:rsidRPr="00B745BC">
        <w:rPr>
          <w:szCs w:val="18"/>
        </w:rPr>
        <w:t xml:space="preserve"> </w:t>
      </w:r>
      <w:r w:rsidR="00C05A1D">
        <w:rPr>
          <w:szCs w:val="18"/>
        </w:rPr>
        <w:t xml:space="preserve">in coordination with other </w:t>
      </w:r>
      <w:r w:rsidR="00956900">
        <w:rPr>
          <w:szCs w:val="18"/>
        </w:rPr>
        <w:t xml:space="preserve">appropriate </w:t>
      </w:r>
      <w:r w:rsidR="00C05A1D">
        <w:rPr>
          <w:szCs w:val="18"/>
        </w:rPr>
        <w:t xml:space="preserve">teams </w:t>
      </w:r>
      <w:r w:rsidR="002C6B70" w:rsidRPr="00B745BC">
        <w:rPr>
          <w:szCs w:val="18"/>
        </w:rPr>
        <w:t>shall</w:t>
      </w:r>
      <w:r w:rsidR="00F1790E" w:rsidRPr="00B745BC">
        <w:rPr>
          <w:szCs w:val="18"/>
        </w:rPr>
        <w:t>:</w:t>
      </w:r>
    </w:p>
    <w:p w14:paraId="5CAA50A0" w14:textId="35414D0B" w:rsidR="00B745BC" w:rsidRPr="008D02F5" w:rsidRDefault="00B745BC" w:rsidP="008D02F5">
      <w:pPr>
        <w:pStyle w:val="ListParagraph"/>
        <w:numPr>
          <w:ilvl w:val="2"/>
          <w:numId w:val="30"/>
        </w:numPr>
        <w:autoSpaceDE w:val="0"/>
        <w:autoSpaceDN w:val="0"/>
        <w:adjustRightInd w:val="0"/>
        <w:spacing w:after="0"/>
        <w:jc w:val="both"/>
        <w:rPr>
          <w:rFonts w:eastAsiaTheme="minorEastAsia" w:cs="Calibri"/>
          <w:color w:val="auto"/>
          <w:szCs w:val="18"/>
          <w:lang w:val="en-GB" w:eastAsia="zh-CN"/>
        </w:rPr>
      </w:pPr>
      <w:r w:rsidRPr="008D02F5">
        <w:rPr>
          <w:rFonts w:eastAsiaTheme="minorEastAsia" w:cs="Calibri"/>
          <w:color w:val="auto"/>
          <w:szCs w:val="18"/>
          <w:lang w:val="en-GB" w:eastAsia="zh-CN"/>
        </w:rPr>
        <w:t>Develop incident response testing procedures to:</w:t>
      </w:r>
    </w:p>
    <w:p w14:paraId="30705704" w14:textId="0FF5B6D0" w:rsidR="00B745BC" w:rsidRPr="008D02F5" w:rsidRDefault="00B745BC" w:rsidP="008D02F5">
      <w:pPr>
        <w:pStyle w:val="ListParagraph"/>
        <w:numPr>
          <w:ilvl w:val="3"/>
          <w:numId w:val="30"/>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Determine the overall effectiveness of its incident response capabilities.</w:t>
      </w:r>
    </w:p>
    <w:p w14:paraId="6073085A" w14:textId="103A6034" w:rsidR="00B745BC" w:rsidRPr="008D02F5" w:rsidRDefault="00B745BC" w:rsidP="008D02F5">
      <w:pPr>
        <w:pStyle w:val="ListParagraph"/>
        <w:numPr>
          <w:ilvl w:val="3"/>
          <w:numId w:val="30"/>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Identify potential weaknesses or deficiencies.</w:t>
      </w:r>
    </w:p>
    <w:p w14:paraId="2A895933" w14:textId="1C11A094" w:rsidR="00B745BC" w:rsidRPr="00B745BC" w:rsidRDefault="00B745BC" w:rsidP="008D02F5">
      <w:pPr>
        <w:pStyle w:val="ListParagraph"/>
        <w:numPr>
          <w:ilvl w:val="2"/>
          <w:numId w:val="30"/>
        </w:numPr>
        <w:autoSpaceDE w:val="0"/>
        <w:autoSpaceDN w:val="0"/>
        <w:adjustRightInd w:val="0"/>
        <w:spacing w:after="0"/>
        <w:jc w:val="both"/>
        <w:rPr>
          <w:rFonts w:eastAsiaTheme="minorEastAsia" w:cs="Calibri"/>
          <w:color w:val="auto"/>
          <w:szCs w:val="18"/>
          <w:lang w:val="en-GB" w:eastAsia="zh-CN"/>
        </w:rPr>
      </w:pPr>
      <w:r w:rsidRPr="00B745BC">
        <w:rPr>
          <w:rFonts w:eastAsiaTheme="minorEastAsia" w:cs="Calibri"/>
          <w:color w:val="auto"/>
          <w:szCs w:val="18"/>
          <w:lang w:val="en-GB" w:eastAsia="zh-CN"/>
        </w:rPr>
        <w:t>Ensure that the incident response testing approach simulates pre-defined breach scenarios across the incident response lifecycle including detection, reporting, and recovery to normal operations.</w:t>
      </w:r>
    </w:p>
    <w:p w14:paraId="6B4A0AC1" w14:textId="7869F382" w:rsidR="00B745BC" w:rsidRPr="00B745BC" w:rsidRDefault="00B745BC" w:rsidP="008D02F5">
      <w:pPr>
        <w:pStyle w:val="ListParagraph"/>
        <w:numPr>
          <w:ilvl w:val="2"/>
          <w:numId w:val="30"/>
        </w:numPr>
        <w:autoSpaceDE w:val="0"/>
        <w:autoSpaceDN w:val="0"/>
        <w:adjustRightInd w:val="0"/>
        <w:spacing w:after="0"/>
        <w:jc w:val="both"/>
        <w:rPr>
          <w:rFonts w:eastAsiaTheme="minorEastAsia" w:cs="Calibri"/>
          <w:color w:val="auto"/>
          <w:szCs w:val="18"/>
          <w:lang w:val="en-GB" w:eastAsia="zh-CN"/>
        </w:rPr>
      </w:pPr>
      <w:r w:rsidRPr="00B745BC">
        <w:rPr>
          <w:rFonts w:eastAsiaTheme="minorEastAsia" w:cs="Calibri"/>
          <w:color w:val="auto"/>
          <w:szCs w:val="18"/>
          <w:lang w:val="en-GB" w:eastAsia="zh-CN"/>
        </w:rPr>
        <w:t>Utili</w:t>
      </w:r>
      <w:r w:rsidR="007927AA">
        <w:rPr>
          <w:rFonts w:eastAsiaTheme="minorEastAsia" w:cs="Calibri"/>
          <w:color w:val="auto"/>
          <w:szCs w:val="18"/>
          <w:lang w:val="en-GB" w:eastAsia="zh-CN"/>
        </w:rPr>
        <w:t>z</w:t>
      </w:r>
      <w:r w:rsidRPr="00B745BC">
        <w:rPr>
          <w:rFonts w:eastAsiaTheme="minorEastAsia" w:cs="Calibri"/>
          <w:color w:val="auto"/>
          <w:szCs w:val="18"/>
          <w:lang w:val="en-GB" w:eastAsia="zh-CN"/>
        </w:rPr>
        <w:t xml:space="preserve">e checklists, </w:t>
      </w:r>
      <w:proofErr w:type="gramStart"/>
      <w:r w:rsidR="009802CC" w:rsidRPr="00B745BC">
        <w:rPr>
          <w:rFonts w:eastAsiaTheme="minorEastAsia" w:cs="Calibri"/>
          <w:color w:val="auto"/>
          <w:szCs w:val="18"/>
          <w:lang w:val="en-GB" w:eastAsia="zh-CN"/>
        </w:rPr>
        <w:t>table top</w:t>
      </w:r>
      <w:proofErr w:type="gramEnd"/>
      <w:r w:rsidRPr="00B745BC">
        <w:rPr>
          <w:rFonts w:eastAsiaTheme="minorEastAsia" w:cs="Calibri"/>
          <w:color w:val="auto"/>
          <w:szCs w:val="18"/>
          <w:lang w:val="en-GB" w:eastAsia="zh-CN"/>
        </w:rPr>
        <w:t xml:space="preserve"> (discussion-based) exercises, and functional (performance of duties in a simulated environment) exercises for incident response testing.</w:t>
      </w:r>
    </w:p>
    <w:p w14:paraId="0E9F5046" w14:textId="3362D849" w:rsidR="00B745BC" w:rsidRDefault="00B745BC" w:rsidP="008D02F5">
      <w:pPr>
        <w:pStyle w:val="ListParagraph"/>
        <w:numPr>
          <w:ilvl w:val="2"/>
          <w:numId w:val="30"/>
        </w:numPr>
        <w:autoSpaceDE w:val="0"/>
        <w:autoSpaceDN w:val="0"/>
        <w:adjustRightInd w:val="0"/>
        <w:spacing w:after="0"/>
        <w:jc w:val="both"/>
        <w:rPr>
          <w:rFonts w:eastAsiaTheme="minorEastAsia" w:cs="Calibri"/>
          <w:color w:val="auto"/>
          <w:szCs w:val="18"/>
          <w:lang w:val="en-GB" w:eastAsia="zh-CN"/>
        </w:rPr>
      </w:pPr>
      <w:r w:rsidRPr="00B745BC">
        <w:rPr>
          <w:rFonts w:eastAsiaTheme="minorEastAsia" w:cs="Calibri"/>
          <w:color w:val="auto"/>
          <w:szCs w:val="18"/>
          <w:lang w:val="en-GB" w:eastAsia="zh-CN"/>
        </w:rPr>
        <w:t xml:space="preserve">Participate in sector, national, and international exercises to further test </w:t>
      </w:r>
      <w:r w:rsidR="004F05E8">
        <w:rPr>
          <w:rFonts w:eastAsiaTheme="minorEastAsia" w:cs="Calibri"/>
          <w:color w:val="auto"/>
          <w:szCs w:val="18"/>
          <w:lang w:val="en-GB" w:eastAsia="zh-CN"/>
        </w:rPr>
        <w:t xml:space="preserve">the </w:t>
      </w:r>
      <w:r w:rsidRPr="00B745BC">
        <w:rPr>
          <w:rFonts w:eastAsiaTheme="minorEastAsia" w:cs="Calibri"/>
          <w:color w:val="auto"/>
          <w:szCs w:val="18"/>
          <w:lang w:val="en-GB" w:eastAsia="zh-CN"/>
        </w:rPr>
        <w:t>organi</w:t>
      </w:r>
      <w:r w:rsidR="007927AA">
        <w:rPr>
          <w:rFonts w:eastAsiaTheme="minorEastAsia" w:cs="Calibri"/>
          <w:color w:val="auto"/>
          <w:szCs w:val="18"/>
          <w:lang w:val="en-GB" w:eastAsia="zh-CN"/>
        </w:rPr>
        <w:t>z</w:t>
      </w:r>
      <w:r w:rsidRPr="00B745BC">
        <w:rPr>
          <w:rFonts w:eastAsiaTheme="minorEastAsia" w:cs="Calibri"/>
          <w:color w:val="auto"/>
          <w:szCs w:val="18"/>
          <w:lang w:val="en-GB" w:eastAsia="zh-CN"/>
        </w:rPr>
        <w:t>ation’s incident response capabilities.</w:t>
      </w:r>
    </w:p>
    <w:p w14:paraId="2E4040F4" w14:textId="13E2F386" w:rsidR="00C610C7" w:rsidRDefault="00C610C7" w:rsidP="00C610C7">
      <w:pPr>
        <w:pStyle w:val="ListParagraph"/>
        <w:autoSpaceDE w:val="0"/>
        <w:autoSpaceDN w:val="0"/>
        <w:adjustRightInd w:val="0"/>
        <w:spacing w:after="0"/>
        <w:ind w:left="360"/>
        <w:jc w:val="both"/>
        <w:rPr>
          <w:rFonts w:eastAsiaTheme="minorEastAsia" w:cs="Calibri"/>
          <w:color w:val="auto"/>
          <w:szCs w:val="18"/>
          <w:lang w:val="en-GB" w:eastAsia="zh-CN"/>
        </w:rPr>
      </w:pPr>
    </w:p>
    <w:p w14:paraId="04A51C92" w14:textId="4D45CC0E" w:rsidR="00E8042E" w:rsidRDefault="00E8042E" w:rsidP="00C610C7">
      <w:pPr>
        <w:pStyle w:val="ListParagraph"/>
        <w:autoSpaceDE w:val="0"/>
        <w:autoSpaceDN w:val="0"/>
        <w:adjustRightInd w:val="0"/>
        <w:spacing w:after="0"/>
        <w:ind w:left="360"/>
        <w:jc w:val="both"/>
        <w:rPr>
          <w:rFonts w:eastAsiaTheme="minorEastAsia" w:cs="Calibri"/>
          <w:color w:val="auto"/>
          <w:szCs w:val="18"/>
          <w:lang w:val="en-GB" w:eastAsia="zh-CN"/>
        </w:rPr>
      </w:pPr>
    </w:p>
    <w:p w14:paraId="0B8C5ECE" w14:textId="77777777" w:rsidR="00E8042E" w:rsidRPr="008D02F5" w:rsidRDefault="00E8042E" w:rsidP="008D02F5">
      <w:pPr>
        <w:autoSpaceDE w:val="0"/>
        <w:autoSpaceDN w:val="0"/>
        <w:adjustRightInd w:val="0"/>
        <w:spacing w:after="0"/>
        <w:jc w:val="both"/>
        <w:rPr>
          <w:rFonts w:eastAsiaTheme="minorEastAsia" w:cs="Calibri"/>
          <w:color w:val="auto"/>
          <w:szCs w:val="18"/>
          <w:lang w:val="en-GB" w:eastAsia="zh-CN"/>
        </w:rPr>
      </w:pPr>
    </w:p>
    <w:p w14:paraId="332B91E1" w14:textId="6868A15F" w:rsidR="00C44FDD" w:rsidRPr="009802CC" w:rsidRDefault="00C44FDD" w:rsidP="00C44FDD">
      <w:pPr>
        <w:pStyle w:val="ListParagraph"/>
        <w:autoSpaceDE w:val="0"/>
        <w:autoSpaceDN w:val="0"/>
        <w:adjustRightInd w:val="0"/>
        <w:spacing w:after="0"/>
        <w:ind w:left="360"/>
        <w:jc w:val="both"/>
        <w:rPr>
          <w:rFonts w:eastAsiaTheme="minorEastAsia" w:cs="Calibri"/>
          <w:color w:val="auto"/>
          <w:szCs w:val="18"/>
          <w:lang w:val="en-GB" w:eastAsia="zh-CN"/>
        </w:rPr>
      </w:pPr>
    </w:p>
    <w:p w14:paraId="3D57F4B5" w14:textId="58AECFE1" w:rsidR="0023079F" w:rsidRPr="00AB7121" w:rsidRDefault="00AB7121" w:rsidP="00AB7121">
      <w:pPr>
        <w:pStyle w:val="Heading2"/>
        <w:keepNext w:val="0"/>
        <w:keepLines w:val="0"/>
        <w:numPr>
          <w:ilvl w:val="1"/>
          <w:numId w:val="21"/>
        </w:numPr>
        <w:tabs>
          <w:tab w:val="clear" w:pos="990"/>
        </w:tabs>
        <w:spacing w:before="0" w:after="240" w:line="240" w:lineRule="atLeast"/>
        <w:ind w:left="540"/>
        <w:jc w:val="both"/>
        <w:rPr>
          <w:rFonts w:cs="Calibri"/>
          <w:b/>
          <w:bCs/>
          <w:sz w:val="28"/>
          <w:szCs w:val="24"/>
        </w:rPr>
      </w:pPr>
      <w:bookmarkStart w:id="23" w:name="_Toc189052836"/>
      <w:r>
        <w:rPr>
          <w:rFonts w:cs="Calibri"/>
          <w:b/>
          <w:bCs/>
          <w:sz w:val="28"/>
          <w:szCs w:val="24"/>
        </w:rPr>
        <w:lastRenderedPageBreak/>
        <w:t>Incident Handling</w:t>
      </w:r>
      <w:bookmarkEnd w:id="23"/>
      <w:r>
        <w:rPr>
          <w:rFonts w:cs="Calibri"/>
          <w:b/>
          <w:bCs/>
          <w:sz w:val="28"/>
          <w:szCs w:val="24"/>
        </w:rPr>
        <w:t xml:space="preserve"> </w:t>
      </w:r>
    </w:p>
    <w:p w14:paraId="0675DB7D" w14:textId="6F467CEB" w:rsidR="0023079F" w:rsidRPr="004A2735" w:rsidRDefault="0023079F" w:rsidP="004A2735">
      <w:pPr>
        <w:jc w:val="both"/>
        <w:rPr>
          <w:szCs w:val="18"/>
        </w:rPr>
      </w:pPr>
      <w:r w:rsidRPr="004A2735">
        <w:rPr>
          <w:szCs w:val="18"/>
        </w:rPr>
        <w:t xml:space="preserve">The </w:t>
      </w:r>
      <w:r w:rsidR="004A2735" w:rsidRPr="004A2735">
        <w:rPr>
          <w:szCs w:val="18"/>
        </w:rPr>
        <w:t>CSIRT</w:t>
      </w:r>
      <w:r w:rsidRPr="004A2735">
        <w:rPr>
          <w:szCs w:val="18"/>
        </w:rPr>
        <w:t xml:space="preserve"> shall:</w:t>
      </w:r>
    </w:p>
    <w:p w14:paraId="3C95A50E" w14:textId="6A594947" w:rsidR="004A2735" w:rsidRPr="008D02F5" w:rsidRDefault="004A2735" w:rsidP="008D02F5">
      <w:pPr>
        <w:pStyle w:val="ListParagraph"/>
        <w:numPr>
          <w:ilvl w:val="2"/>
          <w:numId w:val="31"/>
        </w:numPr>
        <w:autoSpaceDE w:val="0"/>
        <w:autoSpaceDN w:val="0"/>
        <w:adjustRightInd w:val="0"/>
        <w:spacing w:after="0"/>
        <w:jc w:val="both"/>
        <w:rPr>
          <w:rFonts w:eastAsiaTheme="minorEastAsia" w:cs="Calibri"/>
          <w:color w:val="auto"/>
          <w:szCs w:val="18"/>
          <w:lang w:val="en-GB" w:eastAsia="zh-CN"/>
        </w:rPr>
      </w:pPr>
      <w:r w:rsidRPr="008D02F5">
        <w:rPr>
          <w:rFonts w:eastAsiaTheme="minorEastAsia" w:cs="Calibri"/>
          <w:color w:val="auto"/>
          <w:szCs w:val="18"/>
          <w:lang w:val="en-GB" w:eastAsia="zh-CN"/>
        </w:rPr>
        <w:t>Respond to information security incidents through a nominated point of contact and other relevant persons of the organi</w:t>
      </w:r>
      <w:r w:rsidR="007927AA" w:rsidRPr="008D02F5">
        <w:rPr>
          <w:rFonts w:eastAsiaTheme="minorEastAsia" w:cs="Calibri"/>
          <w:color w:val="auto"/>
          <w:szCs w:val="18"/>
          <w:lang w:val="en-GB" w:eastAsia="zh-CN"/>
        </w:rPr>
        <w:t>z</w:t>
      </w:r>
      <w:r w:rsidRPr="008D02F5">
        <w:rPr>
          <w:rFonts w:eastAsiaTheme="minorEastAsia" w:cs="Calibri"/>
          <w:color w:val="auto"/>
          <w:szCs w:val="18"/>
          <w:lang w:val="en-GB" w:eastAsia="zh-CN"/>
        </w:rPr>
        <w:t xml:space="preserve">ation or external </w:t>
      </w:r>
      <w:r w:rsidR="007927AA" w:rsidRPr="008D02F5">
        <w:rPr>
          <w:rFonts w:eastAsiaTheme="minorEastAsia" w:cs="Calibri"/>
          <w:color w:val="auto"/>
          <w:szCs w:val="18"/>
          <w:lang w:val="en-GB" w:eastAsia="zh-CN"/>
        </w:rPr>
        <w:t>parties.</w:t>
      </w:r>
    </w:p>
    <w:p w14:paraId="4E72516D" w14:textId="162D28FE" w:rsidR="004A2735" w:rsidRPr="008D02F5" w:rsidRDefault="004A2735" w:rsidP="008D02F5">
      <w:pPr>
        <w:pStyle w:val="ListParagraph"/>
        <w:numPr>
          <w:ilvl w:val="2"/>
          <w:numId w:val="31"/>
        </w:numPr>
        <w:autoSpaceDE w:val="0"/>
        <w:autoSpaceDN w:val="0"/>
        <w:adjustRightInd w:val="0"/>
        <w:spacing w:after="0"/>
        <w:jc w:val="both"/>
        <w:rPr>
          <w:rFonts w:eastAsiaTheme="minorEastAsia" w:cs="Calibri"/>
          <w:color w:val="auto"/>
          <w:szCs w:val="18"/>
          <w:lang w:val="en-GB" w:eastAsia="zh-CN"/>
        </w:rPr>
      </w:pPr>
      <w:r w:rsidRPr="004A2735">
        <w:rPr>
          <w:rFonts w:eastAsiaTheme="minorEastAsia" w:cs="Calibri"/>
          <w:color w:val="auto"/>
          <w:szCs w:val="18"/>
          <w:lang w:val="en-GB" w:eastAsia="zh-CN"/>
        </w:rPr>
        <w:t>Ensure that the response to incidents include the following activities, at a minimum:</w:t>
      </w:r>
    </w:p>
    <w:p w14:paraId="5D8A6692" w14:textId="33108861" w:rsidR="004A2735" w:rsidRPr="008D02F5" w:rsidRDefault="004A2735" w:rsidP="008D02F5">
      <w:pPr>
        <w:pStyle w:val="ListParagraph"/>
        <w:numPr>
          <w:ilvl w:val="3"/>
          <w:numId w:val="31"/>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Collecting the evidence as soon as possible after the occurrence.</w:t>
      </w:r>
    </w:p>
    <w:p w14:paraId="1C4CBB32" w14:textId="5AB35A6E" w:rsidR="004A2735" w:rsidRPr="008D02F5" w:rsidRDefault="004A2735" w:rsidP="008D02F5">
      <w:pPr>
        <w:pStyle w:val="ListParagraph"/>
        <w:numPr>
          <w:ilvl w:val="3"/>
          <w:numId w:val="31"/>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Conducting information security forensics analysis, as required.</w:t>
      </w:r>
    </w:p>
    <w:p w14:paraId="2DA124B9" w14:textId="55DA8AE5" w:rsidR="004A2735" w:rsidRPr="008D02F5" w:rsidRDefault="004A2735" w:rsidP="008D02F5">
      <w:pPr>
        <w:pStyle w:val="ListParagraph"/>
        <w:numPr>
          <w:ilvl w:val="3"/>
          <w:numId w:val="31"/>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Escalation, as required.</w:t>
      </w:r>
    </w:p>
    <w:p w14:paraId="3C0F5F63" w14:textId="3D7A582C" w:rsidR="004A2735" w:rsidRPr="008D02F5" w:rsidRDefault="004A2735" w:rsidP="008D02F5">
      <w:pPr>
        <w:pStyle w:val="ListParagraph"/>
        <w:numPr>
          <w:ilvl w:val="3"/>
          <w:numId w:val="31"/>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Ensuring all involved response activities are properly logged for later analysis.</w:t>
      </w:r>
    </w:p>
    <w:p w14:paraId="199565DB" w14:textId="60E01EF2" w:rsidR="004A2735" w:rsidRPr="008D02F5" w:rsidRDefault="004A2735" w:rsidP="008D02F5">
      <w:pPr>
        <w:pStyle w:val="ListParagraph"/>
        <w:numPr>
          <w:ilvl w:val="3"/>
          <w:numId w:val="31"/>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Communicating the existence of the information security incident or any relevant details thereof to other internal and external people or organi</w:t>
      </w:r>
      <w:r w:rsidR="00AA632C" w:rsidRPr="008D02F5">
        <w:rPr>
          <w:rFonts w:eastAsiaTheme="minorEastAsia" w:cs="Calibri"/>
          <w:color w:val="auto"/>
          <w:szCs w:val="18"/>
          <w:lang w:val="en-GB" w:eastAsia="zh-CN"/>
        </w:rPr>
        <w:t>z</w:t>
      </w:r>
      <w:r w:rsidRPr="008D02F5">
        <w:rPr>
          <w:rFonts w:eastAsiaTheme="minorEastAsia" w:cs="Calibri"/>
          <w:color w:val="auto"/>
          <w:szCs w:val="18"/>
          <w:lang w:val="en-GB" w:eastAsia="zh-CN"/>
        </w:rPr>
        <w:t>ations with a need-to-know.</w:t>
      </w:r>
    </w:p>
    <w:p w14:paraId="1EFA941D" w14:textId="35703E25" w:rsidR="004A2735" w:rsidRPr="008D02F5" w:rsidRDefault="004A2735" w:rsidP="008D02F5">
      <w:pPr>
        <w:pStyle w:val="ListParagraph"/>
        <w:numPr>
          <w:ilvl w:val="3"/>
          <w:numId w:val="31"/>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Dealing with information security weakness found to cause or contribute to the incident.</w:t>
      </w:r>
    </w:p>
    <w:p w14:paraId="1AAAF926" w14:textId="615E7118" w:rsidR="004A2735" w:rsidRPr="008D02F5" w:rsidRDefault="004A2735" w:rsidP="008D02F5">
      <w:pPr>
        <w:pStyle w:val="ListParagraph"/>
        <w:numPr>
          <w:ilvl w:val="3"/>
          <w:numId w:val="31"/>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color w:val="auto"/>
          <w:szCs w:val="18"/>
          <w:lang w:val="en-GB" w:eastAsia="zh-CN"/>
        </w:rPr>
        <w:t>Closing and recording the incident after successful resolution.</w:t>
      </w:r>
    </w:p>
    <w:p w14:paraId="525268B1" w14:textId="77777777" w:rsidR="00C44FDD" w:rsidRPr="00C44FDD" w:rsidRDefault="00C44FDD" w:rsidP="00C44FDD">
      <w:pPr>
        <w:jc w:val="both"/>
        <w:rPr>
          <w:szCs w:val="18"/>
        </w:rPr>
      </w:pPr>
    </w:p>
    <w:p w14:paraId="64DC0318" w14:textId="70E9F185" w:rsidR="004A2735" w:rsidRPr="00AB7121" w:rsidRDefault="00AB7121" w:rsidP="00AB7121">
      <w:pPr>
        <w:pStyle w:val="Heading2"/>
        <w:keepNext w:val="0"/>
        <w:keepLines w:val="0"/>
        <w:numPr>
          <w:ilvl w:val="1"/>
          <w:numId w:val="21"/>
        </w:numPr>
        <w:tabs>
          <w:tab w:val="clear" w:pos="990"/>
        </w:tabs>
        <w:spacing w:before="0" w:after="240" w:line="240" w:lineRule="atLeast"/>
        <w:ind w:left="540"/>
        <w:jc w:val="both"/>
        <w:rPr>
          <w:rFonts w:cs="Calibri"/>
          <w:b/>
          <w:bCs/>
          <w:sz w:val="28"/>
          <w:szCs w:val="24"/>
        </w:rPr>
      </w:pPr>
      <w:bookmarkStart w:id="24" w:name="_Toc189052837"/>
      <w:r>
        <w:rPr>
          <w:rFonts w:cs="Calibri"/>
          <w:b/>
          <w:bCs/>
          <w:sz w:val="28"/>
          <w:szCs w:val="24"/>
        </w:rPr>
        <w:t>Information Security Incident Documentation</w:t>
      </w:r>
      <w:bookmarkEnd w:id="24"/>
    </w:p>
    <w:p w14:paraId="197B3816" w14:textId="5C469D7E" w:rsidR="00C44FDD" w:rsidRPr="008D02F5" w:rsidRDefault="004A2735" w:rsidP="008D02F5">
      <w:pPr>
        <w:pStyle w:val="ListParagraph"/>
        <w:numPr>
          <w:ilvl w:val="2"/>
          <w:numId w:val="32"/>
        </w:numPr>
        <w:autoSpaceDE w:val="0"/>
        <w:autoSpaceDN w:val="0"/>
        <w:adjustRightInd w:val="0"/>
        <w:spacing w:after="0"/>
        <w:jc w:val="both"/>
        <w:rPr>
          <w:rFonts w:eastAsiaTheme="minorEastAsia" w:cs="Calibri"/>
          <w:color w:val="auto"/>
          <w:szCs w:val="18"/>
          <w:lang w:val="en-GB" w:eastAsia="zh-CN"/>
        </w:rPr>
      </w:pPr>
      <w:r w:rsidRPr="008D02F5">
        <w:rPr>
          <w:rFonts w:eastAsiaTheme="minorEastAsia" w:cs="Calibri"/>
          <w:color w:val="auto"/>
          <w:szCs w:val="18"/>
          <w:lang w:val="en-GB" w:eastAsia="zh-CN"/>
        </w:rPr>
        <w:t>The CSIRT shall</w:t>
      </w:r>
      <w:r w:rsidR="00FF47C3" w:rsidRPr="008D02F5">
        <w:rPr>
          <w:rFonts w:eastAsiaTheme="minorEastAsia" w:cs="Calibri"/>
          <w:color w:val="auto"/>
          <w:szCs w:val="18"/>
          <w:lang w:val="en-GB" w:eastAsia="zh-CN"/>
        </w:rPr>
        <w:t xml:space="preserve"> document Information security Incidents with reference to the </w:t>
      </w:r>
      <w:r w:rsidR="008D02F5" w:rsidRPr="008D02F5">
        <w:rPr>
          <w:rFonts w:eastAsiaTheme="minorEastAsia" w:cs="Calibri"/>
          <w:color w:val="auto"/>
          <w:szCs w:val="18"/>
          <w:lang w:val="en-GB" w:eastAsia="zh-CN"/>
        </w:rPr>
        <w:t>&lt;CLIENT&gt;</w:t>
      </w:r>
      <w:r w:rsidR="00FF47C3" w:rsidRPr="008D02F5">
        <w:rPr>
          <w:rFonts w:eastAsiaTheme="minorEastAsia" w:cs="Calibri"/>
          <w:color w:val="auto"/>
          <w:szCs w:val="18"/>
          <w:lang w:val="en-GB" w:eastAsia="zh-CN"/>
        </w:rPr>
        <w:t xml:space="preserve"> Information Security Incident Documentation Procedure.</w:t>
      </w:r>
    </w:p>
    <w:p w14:paraId="5340DFC2" w14:textId="77777777" w:rsidR="000E4779" w:rsidRPr="000E4779" w:rsidRDefault="000E4779" w:rsidP="000E4779">
      <w:pPr>
        <w:jc w:val="both"/>
        <w:rPr>
          <w:szCs w:val="18"/>
        </w:rPr>
      </w:pPr>
    </w:p>
    <w:p w14:paraId="5049C277" w14:textId="6245C7DB" w:rsidR="004A2735" w:rsidRPr="00AB7121" w:rsidRDefault="00AB7121" w:rsidP="00AB7121">
      <w:pPr>
        <w:pStyle w:val="Heading2"/>
        <w:keepNext w:val="0"/>
        <w:keepLines w:val="0"/>
        <w:numPr>
          <w:ilvl w:val="1"/>
          <w:numId w:val="21"/>
        </w:numPr>
        <w:tabs>
          <w:tab w:val="clear" w:pos="990"/>
        </w:tabs>
        <w:spacing w:before="0" w:after="240" w:line="240" w:lineRule="atLeast"/>
        <w:ind w:left="540"/>
        <w:jc w:val="both"/>
        <w:rPr>
          <w:rFonts w:cs="Calibri"/>
          <w:b/>
          <w:bCs/>
          <w:sz w:val="28"/>
          <w:szCs w:val="24"/>
        </w:rPr>
      </w:pPr>
      <w:bookmarkStart w:id="25" w:name="_Toc189052838"/>
      <w:r>
        <w:rPr>
          <w:rFonts w:cs="Calibri"/>
          <w:b/>
          <w:bCs/>
          <w:sz w:val="28"/>
          <w:szCs w:val="24"/>
        </w:rPr>
        <w:t xml:space="preserve">Learning </w:t>
      </w:r>
      <w:r w:rsidR="00D01717">
        <w:rPr>
          <w:rFonts w:cs="Calibri"/>
          <w:b/>
          <w:bCs/>
          <w:sz w:val="28"/>
          <w:szCs w:val="24"/>
        </w:rPr>
        <w:t>from</w:t>
      </w:r>
      <w:r>
        <w:rPr>
          <w:rFonts w:cs="Calibri"/>
          <w:b/>
          <w:bCs/>
          <w:sz w:val="28"/>
          <w:szCs w:val="24"/>
        </w:rPr>
        <w:t xml:space="preserve"> Information Security Incidents</w:t>
      </w:r>
      <w:bookmarkEnd w:id="25"/>
      <w:r>
        <w:rPr>
          <w:rFonts w:cs="Calibri"/>
          <w:b/>
          <w:bCs/>
          <w:sz w:val="28"/>
          <w:szCs w:val="24"/>
        </w:rPr>
        <w:t xml:space="preserve"> </w:t>
      </w:r>
    </w:p>
    <w:p w14:paraId="3304AD5C" w14:textId="77777777" w:rsidR="004A2735" w:rsidRPr="00A42EBD" w:rsidRDefault="004A2735" w:rsidP="00A42EBD">
      <w:pPr>
        <w:jc w:val="both"/>
        <w:rPr>
          <w:szCs w:val="18"/>
        </w:rPr>
      </w:pPr>
      <w:r w:rsidRPr="00A42EBD">
        <w:rPr>
          <w:szCs w:val="18"/>
        </w:rPr>
        <w:t>The CSIRT shall:</w:t>
      </w:r>
    </w:p>
    <w:p w14:paraId="5B79A5D7" w14:textId="545B66F9" w:rsidR="004A2735" w:rsidRPr="008D02F5" w:rsidRDefault="004A2735" w:rsidP="008D02F5">
      <w:pPr>
        <w:pStyle w:val="ListParagraph"/>
        <w:numPr>
          <w:ilvl w:val="2"/>
          <w:numId w:val="33"/>
        </w:numPr>
        <w:autoSpaceDE w:val="0"/>
        <w:autoSpaceDN w:val="0"/>
        <w:adjustRightInd w:val="0"/>
        <w:spacing w:after="0"/>
        <w:jc w:val="both"/>
        <w:rPr>
          <w:rFonts w:eastAsiaTheme="minorEastAsia" w:cs="Calibri"/>
          <w:color w:val="auto"/>
          <w:szCs w:val="18"/>
          <w:lang w:val="en-GB" w:eastAsia="zh-CN"/>
        </w:rPr>
      </w:pPr>
      <w:r w:rsidRPr="008D02F5">
        <w:rPr>
          <w:rFonts w:eastAsiaTheme="minorEastAsia" w:cs="Calibri"/>
          <w:color w:val="auto"/>
          <w:szCs w:val="18"/>
          <w:lang w:val="en-GB" w:eastAsia="zh-CN"/>
        </w:rPr>
        <w:t>Implement relevant mechanisms to enable the types, volumes, costs</w:t>
      </w:r>
      <w:r w:rsidR="00512906" w:rsidRPr="008D02F5">
        <w:rPr>
          <w:rFonts w:eastAsiaTheme="minorEastAsia" w:cs="Calibri"/>
          <w:color w:val="auto"/>
          <w:szCs w:val="18"/>
          <w:lang w:val="en-GB" w:eastAsia="zh-CN"/>
        </w:rPr>
        <w:t xml:space="preserve"> (liaising with Finance Team)</w:t>
      </w:r>
      <w:r w:rsidRPr="008D02F5">
        <w:rPr>
          <w:rFonts w:eastAsiaTheme="minorEastAsia" w:cs="Calibri"/>
          <w:color w:val="auto"/>
          <w:szCs w:val="18"/>
          <w:lang w:val="en-GB" w:eastAsia="zh-CN"/>
        </w:rPr>
        <w:t>, and impacts of information security incidents to be quantified and monitored.</w:t>
      </w:r>
    </w:p>
    <w:p w14:paraId="28434C6B" w14:textId="140393D0" w:rsidR="004A2735" w:rsidRPr="008D02F5" w:rsidRDefault="004A2735" w:rsidP="008D02F5">
      <w:pPr>
        <w:pStyle w:val="ListParagraph"/>
        <w:numPr>
          <w:ilvl w:val="2"/>
          <w:numId w:val="33"/>
        </w:numPr>
        <w:autoSpaceDE w:val="0"/>
        <w:autoSpaceDN w:val="0"/>
        <w:adjustRightInd w:val="0"/>
        <w:spacing w:after="0"/>
        <w:jc w:val="both"/>
        <w:rPr>
          <w:rFonts w:eastAsiaTheme="minorEastAsia" w:cs="Calibri"/>
          <w:color w:val="auto"/>
          <w:szCs w:val="18"/>
          <w:lang w:val="en-GB" w:eastAsia="zh-CN"/>
        </w:rPr>
      </w:pPr>
      <w:r w:rsidRPr="00A42EBD">
        <w:rPr>
          <w:rFonts w:eastAsiaTheme="minorEastAsia" w:cs="Calibri"/>
          <w:color w:val="auto"/>
          <w:szCs w:val="18"/>
          <w:lang w:val="en-GB" w:eastAsia="zh-CN"/>
        </w:rPr>
        <w:t>Utili</w:t>
      </w:r>
      <w:r w:rsidR="007927AA">
        <w:rPr>
          <w:rFonts w:eastAsiaTheme="minorEastAsia" w:cs="Calibri"/>
          <w:color w:val="auto"/>
          <w:szCs w:val="18"/>
          <w:lang w:val="en-GB" w:eastAsia="zh-CN"/>
        </w:rPr>
        <w:t>z</w:t>
      </w:r>
      <w:r w:rsidRPr="00A42EBD">
        <w:rPr>
          <w:rFonts w:eastAsiaTheme="minorEastAsia" w:cs="Calibri"/>
          <w:color w:val="auto"/>
          <w:szCs w:val="18"/>
          <w:lang w:val="en-GB" w:eastAsia="zh-CN"/>
        </w:rPr>
        <w:t>e the information gained from evaluating information security incidents to identify recurring or high impact incidents and inform risk assessment and risk treatment activities.</w:t>
      </w:r>
    </w:p>
    <w:p w14:paraId="145D8B8F" w14:textId="77777777" w:rsidR="00C44FDD" w:rsidRPr="00A42EBD" w:rsidRDefault="00C44FDD" w:rsidP="00C44FDD">
      <w:pPr>
        <w:pStyle w:val="ListParagraph"/>
        <w:ind w:left="360"/>
        <w:jc w:val="both"/>
        <w:rPr>
          <w:szCs w:val="18"/>
        </w:rPr>
      </w:pPr>
    </w:p>
    <w:p w14:paraId="189BCFEE" w14:textId="76742A30" w:rsidR="00A42EBD" w:rsidRPr="00AB7121" w:rsidRDefault="00AB7121" w:rsidP="00AB7121">
      <w:pPr>
        <w:pStyle w:val="Heading2"/>
        <w:keepNext w:val="0"/>
        <w:keepLines w:val="0"/>
        <w:numPr>
          <w:ilvl w:val="1"/>
          <w:numId w:val="21"/>
        </w:numPr>
        <w:tabs>
          <w:tab w:val="clear" w:pos="990"/>
        </w:tabs>
        <w:spacing w:before="0" w:after="240" w:line="240" w:lineRule="atLeast"/>
        <w:ind w:left="540"/>
        <w:jc w:val="both"/>
        <w:rPr>
          <w:rFonts w:cs="Calibri"/>
          <w:b/>
          <w:bCs/>
          <w:sz w:val="28"/>
          <w:szCs w:val="24"/>
        </w:rPr>
      </w:pPr>
      <w:bookmarkStart w:id="26" w:name="_Toc189052839"/>
      <w:r>
        <w:rPr>
          <w:rFonts w:cs="Calibri"/>
          <w:b/>
          <w:bCs/>
          <w:sz w:val="28"/>
          <w:szCs w:val="24"/>
        </w:rPr>
        <w:t>Collection of Evidence</w:t>
      </w:r>
      <w:bookmarkEnd w:id="26"/>
      <w:r>
        <w:rPr>
          <w:rFonts w:cs="Calibri"/>
          <w:b/>
          <w:bCs/>
          <w:sz w:val="28"/>
          <w:szCs w:val="24"/>
        </w:rPr>
        <w:t xml:space="preserve"> </w:t>
      </w:r>
    </w:p>
    <w:p w14:paraId="2BFC06DE" w14:textId="3BFFCDA8" w:rsidR="00A42EBD" w:rsidRPr="00A42EBD" w:rsidRDefault="008D02F5" w:rsidP="00141E39">
      <w:pPr>
        <w:jc w:val="both"/>
        <w:rPr>
          <w:szCs w:val="18"/>
        </w:rPr>
      </w:pPr>
      <w:r>
        <w:rPr>
          <w:szCs w:val="18"/>
        </w:rPr>
        <w:t>&lt;CLIENT&gt;</w:t>
      </w:r>
      <w:r w:rsidR="00A42EBD" w:rsidRPr="00A42EBD">
        <w:rPr>
          <w:szCs w:val="18"/>
        </w:rPr>
        <w:t xml:space="preserve"> shall:</w:t>
      </w:r>
    </w:p>
    <w:p w14:paraId="7EA04118" w14:textId="66E2C86C" w:rsidR="00A42EBD" w:rsidRPr="008D02F5" w:rsidRDefault="00A42EBD" w:rsidP="008D02F5">
      <w:pPr>
        <w:pStyle w:val="ListParagraph"/>
        <w:numPr>
          <w:ilvl w:val="2"/>
          <w:numId w:val="34"/>
        </w:numPr>
        <w:autoSpaceDE w:val="0"/>
        <w:autoSpaceDN w:val="0"/>
        <w:adjustRightInd w:val="0"/>
        <w:spacing w:after="0"/>
        <w:jc w:val="both"/>
        <w:rPr>
          <w:rFonts w:eastAsiaTheme="minorEastAsia" w:cs="Calibri"/>
          <w:color w:val="auto"/>
          <w:szCs w:val="18"/>
          <w:lang w:val="en-GB" w:eastAsia="zh-CN"/>
        </w:rPr>
      </w:pPr>
      <w:r w:rsidRPr="008D02F5">
        <w:rPr>
          <w:rFonts w:eastAsiaTheme="minorEastAsia" w:cs="Calibri"/>
          <w:color w:val="auto"/>
          <w:szCs w:val="18"/>
          <w:lang w:val="en-GB" w:eastAsia="zh-CN"/>
        </w:rPr>
        <w:t>Develop and follow internal procedures when dealing with evidence for the purposes of disciplinary and legal action.</w:t>
      </w:r>
    </w:p>
    <w:p w14:paraId="79639ED6" w14:textId="11BDC432" w:rsidR="00A42EBD" w:rsidRPr="008D02F5" w:rsidRDefault="00A42EBD" w:rsidP="008D02F5">
      <w:pPr>
        <w:pStyle w:val="ListParagraph"/>
        <w:numPr>
          <w:ilvl w:val="2"/>
          <w:numId w:val="34"/>
        </w:numPr>
        <w:autoSpaceDE w:val="0"/>
        <w:autoSpaceDN w:val="0"/>
        <w:adjustRightInd w:val="0"/>
        <w:spacing w:after="0"/>
        <w:jc w:val="both"/>
        <w:rPr>
          <w:rFonts w:eastAsiaTheme="minorEastAsia" w:cs="Calibri"/>
          <w:color w:val="auto"/>
          <w:szCs w:val="18"/>
          <w:lang w:val="en-GB" w:eastAsia="zh-CN"/>
        </w:rPr>
      </w:pPr>
      <w:r w:rsidRPr="00A42EBD">
        <w:rPr>
          <w:rFonts w:eastAsiaTheme="minorEastAsia" w:cs="Calibri"/>
          <w:color w:val="auto"/>
          <w:szCs w:val="18"/>
          <w:lang w:val="en-GB" w:eastAsia="zh-CN"/>
        </w:rPr>
        <w:t>Include the following processes related to the collection of potential evidence for incidents, at a minimum:</w:t>
      </w:r>
    </w:p>
    <w:p w14:paraId="381C772D" w14:textId="42402B85" w:rsidR="00A42EBD" w:rsidRPr="008D02F5" w:rsidRDefault="00A42EBD" w:rsidP="008D02F5">
      <w:pPr>
        <w:pStyle w:val="ListParagraph"/>
        <w:numPr>
          <w:ilvl w:val="3"/>
          <w:numId w:val="34"/>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b/>
          <w:bCs/>
          <w:color w:val="auto"/>
          <w:szCs w:val="18"/>
          <w:lang w:val="en-GB" w:eastAsia="zh-CN"/>
        </w:rPr>
        <w:t>Identification process</w:t>
      </w:r>
      <w:r w:rsidRPr="008D02F5">
        <w:rPr>
          <w:rFonts w:eastAsiaTheme="minorEastAsia" w:cs="Calibri"/>
          <w:color w:val="auto"/>
          <w:szCs w:val="18"/>
          <w:lang w:val="en-GB" w:eastAsia="zh-CN"/>
        </w:rPr>
        <w:t>: the process involving the search for, recognition and documentation of potential evidence.</w:t>
      </w:r>
    </w:p>
    <w:p w14:paraId="32D271DF" w14:textId="26B56EA5" w:rsidR="00A42EBD" w:rsidRPr="008D02F5" w:rsidRDefault="00A42EBD" w:rsidP="008D02F5">
      <w:pPr>
        <w:pStyle w:val="ListParagraph"/>
        <w:numPr>
          <w:ilvl w:val="3"/>
          <w:numId w:val="34"/>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b/>
          <w:bCs/>
          <w:color w:val="auto"/>
          <w:szCs w:val="18"/>
          <w:lang w:val="en-GB" w:eastAsia="zh-CN"/>
        </w:rPr>
        <w:t>Collection process</w:t>
      </w:r>
      <w:r w:rsidRPr="008D02F5">
        <w:rPr>
          <w:rFonts w:eastAsiaTheme="minorEastAsia" w:cs="Calibri"/>
          <w:color w:val="auto"/>
          <w:szCs w:val="18"/>
          <w:lang w:val="en-GB" w:eastAsia="zh-CN"/>
        </w:rPr>
        <w:t>: the process of gathering the physical items that can contain potential evidence.</w:t>
      </w:r>
    </w:p>
    <w:p w14:paraId="19626A3D" w14:textId="06800280" w:rsidR="00A42EBD" w:rsidRPr="008D02F5" w:rsidRDefault="00A42EBD" w:rsidP="008D02F5">
      <w:pPr>
        <w:pStyle w:val="ListParagraph"/>
        <w:numPr>
          <w:ilvl w:val="3"/>
          <w:numId w:val="34"/>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b/>
          <w:bCs/>
          <w:color w:val="auto"/>
          <w:szCs w:val="18"/>
          <w:lang w:val="en-GB" w:eastAsia="zh-CN"/>
        </w:rPr>
        <w:t>Acquisition process</w:t>
      </w:r>
      <w:r w:rsidRPr="008D02F5">
        <w:rPr>
          <w:rFonts w:eastAsiaTheme="minorEastAsia" w:cs="Calibri"/>
          <w:color w:val="auto"/>
          <w:szCs w:val="18"/>
          <w:lang w:val="en-GB" w:eastAsia="zh-CN"/>
        </w:rPr>
        <w:t>: the process of creating a copy of data within a defined set.</w:t>
      </w:r>
    </w:p>
    <w:p w14:paraId="77ECA856" w14:textId="557B8AD8" w:rsidR="00A42EBD" w:rsidRPr="008D02F5" w:rsidRDefault="00A42EBD" w:rsidP="008D02F5">
      <w:pPr>
        <w:pStyle w:val="ListParagraph"/>
        <w:numPr>
          <w:ilvl w:val="3"/>
          <w:numId w:val="34"/>
        </w:numPr>
        <w:autoSpaceDE w:val="0"/>
        <w:autoSpaceDN w:val="0"/>
        <w:adjustRightInd w:val="0"/>
        <w:spacing w:after="0"/>
        <w:ind w:left="1080"/>
        <w:jc w:val="both"/>
        <w:rPr>
          <w:rFonts w:eastAsiaTheme="minorEastAsia" w:cs="Calibri"/>
          <w:color w:val="auto"/>
          <w:szCs w:val="18"/>
          <w:lang w:val="en-GB" w:eastAsia="zh-CN"/>
        </w:rPr>
      </w:pPr>
      <w:r w:rsidRPr="008D02F5">
        <w:rPr>
          <w:rFonts w:eastAsiaTheme="minorEastAsia" w:cs="Calibri"/>
          <w:b/>
          <w:bCs/>
          <w:color w:val="auto"/>
          <w:szCs w:val="18"/>
          <w:lang w:val="en-GB" w:eastAsia="zh-CN"/>
        </w:rPr>
        <w:t>Preservation process</w:t>
      </w:r>
      <w:r w:rsidRPr="008D02F5">
        <w:rPr>
          <w:rFonts w:eastAsiaTheme="minorEastAsia" w:cs="Calibri"/>
          <w:color w:val="auto"/>
          <w:szCs w:val="18"/>
          <w:lang w:val="en-GB" w:eastAsia="zh-CN"/>
        </w:rPr>
        <w:t>: the process to maintain and safeguard the integrity and original condition of the potential evidence.</w:t>
      </w:r>
    </w:p>
    <w:p w14:paraId="1BBFA8CA" w14:textId="4AE72BA5" w:rsidR="00A42EBD" w:rsidRPr="008D02F5" w:rsidRDefault="00A42EBD" w:rsidP="008D02F5">
      <w:pPr>
        <w:pStyle w:val="ListParagraph"/>
        <w:numPr>
          <w:ilvl w:val="2"/>
          <w:numId w:val="34"/>
        </w:numPr>
        <w:autoSpaceDE w:val="0"/>
        <w:autoSpaceDN w:val="0"/>
        <w:adjustRightInd w:val="0"/>
        <w:spacing w:after="0"/>
        <w:jc w:val="both"/>
        <w:rPr>
          <w:rFonts w:eastAsiaTheme="minorEastAsia" w:cs="Calibri"/>
          <w:color w:val="auto"/>
          <w:szCs w:val="18"/>
          <w:lang w:val="en-GB" w:eastAsia="zh-CN"/>
        </w:rPr>
      </w:pPr>
      <w:r w:rsidRPr="00A42EBD">
        <w:rPr>
          <w:rFonts w:eastAsiaTheme="minorEastAsia" w:cs="Calibri"/>
          <w:color w:val="auto"/>
          <w:szCs w:val="18"/>
          <w:lang w:val="en-GB" w:eastAsia="zh-CN"/>
        </w:rPr>
        <w:t>Establish internal procedures to create the above processes in accordance with different types of media, devices, and state of devices (e.g., powered on or off state).</w:t>
      </w:r>
    </w:p>
    <w:p w14:paraId="218233AF" w14:textId="0220E5DC" w:rsidR="00A42EBD" w:rsidRPr="008D02F5" w:rsidRDefault="00A42EBD" w:rsidP="008D02F5">
      <w:pPr>
        <w:pStyle w:val="ListParagraph"/>
        <w:numPr>
          <w:ilvl w:val="2"/>
          <w:numId w:val="34"/>
        </w:numPr>
        <w:autoSpaceDE w:val="0"/>
        <w:autoSpaceDN w:val="0"/>
        <w:adjustRightInd w:val="0"/>
        <w:spacing w:after="0"/>
        <w:jc w:val="both"/>
        <w:rPr>
          <w:rFonts w:eastAsiaTheme="minorEastAsia" w:cs="Calibri"/>
          <w:color w:val="auto"/>
          <w:szCs w:val="18"/>
          <w:lang w:val="en-GB" w:eastAsia="zh-CN"/>
        </w:rPr>
      </w:pPr>
      <w:r w:rsidRPr="00A42EBD">
        <w:rPr>
          <w:rFonts w:eastAsiaTheme="minorEastAsia" w:cs="Calibri"/>
          <w:color w:val="auto"/>
          <w:szCs w:val="18"/>
          <w:lang w:val="en-GB" w:eastAsia="zh-CN"/>
        </w:rPr>
        <w:t>Ensure that these procedures include the following, at a minimum:</w:t>
      </w:r>
    </w:p>
    <w:p w14:paraId="19DDF869" w14:textId="77777777" w:rsidR="00A42EBD" w:rsidRPr="00DD3AFA" w:rsidRDefault="00A42EBD" w:rsidP="008D02F5">
      <w:pPr>
        <w:pStyle w:val="ListParagraph"/>
        <w:numPr>
          <w:ilvl w:val="3"/>
          <w:numId w:val="34"/>
        </w:numPr>
        <w:autoSpaceDE w:val="0"/>
        <w:autoSpaceDN w:val="0"/>
        <w:adjustRightInd w:val="0"/>
        <w:spacing w:after="0"/>
        <w:ind w:left="1080"/>
        <w:jc w:val="both"/>
        <w:rPr>
          <w:rFonts w:eastAsiaTheme="minorEastAsia" w:cs="Calibri"/>
          <w:color w:val="auto"/>
          <w:szCs w:val="18"/>
          <w:lang w:val="en-GB" w:eastAsia="zh-CN"/>
        </w:rPr>
      </w:pPr>
      <w:r w:rsidRPr="00DD3AFA">
        <w:rPr>
          <w:rFonts w:eastAsiaTheme="minorEastAsia" w:cs="Calibri"/>
          <w:color w:val="auto"/>
          <w:szCs w:val="18"/>
          <w:lang w:val="en-GB" w:eastAsia="zh-CN"/>
        </w:rPr>
        <w:lastRenderedPageBreak/>
        <w:t>Chain of custody.</w:t>
      </w:r>
    </w:p>
    <w:p w14:paraId="738F9B67" w14:textId="77777777" w:rsidR="00A42EBD" w:rsidRPr="00DD3AFA" w:rsidRDefault="00A42EBD" w:rsidP="008D02F5">
      <w:pPr>
        <w:pStyle w:val="ListParagraph"/>
        <w:numPr>
          <w:ilvl w:val="3"/>
          <w:numId w:val="34"/>
        </w:numPr>
        <w:autoSpaceDE w:val="0"/>
        <w:autoSpaceDN w:val="0"/>
        <w:adjustRightInd w:val="0"/>
        <w:spacing w:after="0"/>
        <w:ind w:left="1080"/>
        <w:jc w:val="both"/>
        <w:rPr>
          <w:rFonts w:eastAsiaTheme="minorEastAsia" w:cs="Calibri"/>
          <w:color w:val="auto"/>
          <w:szCs w:val="18"/>
          <w:lang w:val="en-GB" w:eastAsia="zh-CN"/>
        </w:rPr>
      </w:pPr>
      <w:r w:rsidRPr="00DD3AFA">
        <w:rPr>
          <w:rFonts w:eastAsiaTheme="minorEastAsia" w:cs="Calibri"/>
          <w:color w:val="auto"/>
          <w:szCs w:val="18"/>
          <w:lang w:val="en-GB" w:eastAsia="zh-CN"/>
        </w:rPr>
        <w:t>Safety of evidence.</w:t>
      </w:r>
    </w:p>
    <w:p w14:paraId="6749A54B" w14:textId="77777777" w:rsidR="00A42EBD" w:rsidRPr="00DD3AFA" w:rsidRDefault="00A42EBD" w:rsidP="008D02F5">
      <w:pPr>
        <w:pStyle w:val="ListParagraph"/>
        <w:numPr>
          <w:ilvl w:val="3"/>
          <w:numId w:val="34"/>
        </w:numPr>
        <w:autoSpaceDE w:val="0"/>
        <w:autoSpaceDN w:val="0"/>
        <w:adjustRightInd w:val="0"/>
        <w:spacing w:after="0"/>
        <w:ind w:left="1080"/>
        <w:jc w:val="both"/>
        <w:rPr>
          <w:rFonts w:eastAsiaTheme="minorEastAsia" w:cs="Calibri"/>
          <w:color w:val="auto"/>
          <w:szCs w:val="18"/>
          <w:lang w:val="en-GB" w:eastAsia="zh-CN"/>
        </w:rPr>
      </w:pPr>
      <w:r w:rsidRPr="00DD3AFA">
        <w:rPr>
          <w:rFonts w:eastAsiaTheme="minorEastAsia" w:cs="Calibri"/>
          <w:color w:val="auto"/>
          <w:szCs w:val="18"/>
          <w:lang w:val="en-GB" w:eastAsia="zh-CN"/>
        </w:rPr>
        <w:t>Safety of personnel.</w:t>
      </w:r>
    </w:p>
    <w:p w14:paraId="0F571739" w14:textId="77777777" w:rsidR="00A42EBD" w:rsidRPr="00DD3AFA" w:rsidRDefault="00A42EBD" w:rsidP="008D02F5">
      <w:pPr>
        <w:pStyle w:val="ListParagraph"/>
        <w:numPr>
          <w:ilvl w:val="3"/>
          <w:numId w:val="34"/>
        </w:numPr>
        <w:autoSpaceDE w:val="0"/>
        <w:autoSpaceDN w:val="0"/>
        <w:adjustRightInd w:val="0"/>
        <w:spacing w:after="0"/>
        <w:ind w:left="1080"/>
        <w:jc w:val="both"/>
        <w:rPr>
          <w:rFonts w:eastAsiaTheme="minorEastAsia" w:cs="Calibri"/>
          <w:color w:val="auto"/>
          <w:szCs w:val="18"/>
          <w:lang w:val="en-GB" w:eastAsia="zh-CN"/>
        </w:rPr>
      </w:pPr>
      <w:r w:rsidRPr="00DD3AFA">
        <w:rPr>
          <w:rFonts w:eastAsiaTheme="minorEastAsia" w:cs="Calibri"/>
          <w:color w:val="auto"/>
          <w:szCs w:val="18"/>
          <w:lang w:val="en-GB" w:eastAsia="zh-CN"/>
        </w:rPr>
        <w:t>Roles and responsibilities of personnel involved.</w:t>
      </w:r>
    </w:p>
    <w:p w14:paraId="1B22AB8B" w14:textId="77777777" w:rsidR="00A42EBD" w:rsidRPr="00DD3AFA" w:rsidRDefault="00A42EBD" w:rsidP="008D02F5">
      <w:pPr>
        <w:pStyle w:val="ListParagraph"/>
        <w:numPr>
          <w:ilvl w:val="3"/>
          <w:numId w:val="34"/>
        </w:numPr>
        <w:autoSpaceDE w:val="0"/>
        <w:autoSpaceDN w:val="0"/>
        <w:adjustRightInd w:val="0"/>
        <w:spacing w:after="0"/>
        <w:ind w:left="1080"/>
        <w:jc w:val="both"/>
        <w:rPr>
          <w:rFonts w:eastAsiaTheme="minorEastAsia" w:cs="Calibri"/>
          <w:color w:val="auto"/>
          <w:szCs w:val="18"/>
          <w:lang w:val="en-GB" w:eastAsia="zh-CN"/>
        </w:rPr>
      </w:pPr>
      <w:r w:rsidRPr="00DD3AFA">
        <w:rPr>
          <w:rFonts w:eastAsiaTheme="minorEastAsia" w:cs="Calibri"/>
          <w:color w:val="auto"/>
          <w:szCs w:val="18"/>
          <w:lang w:val="en-GB" w:eastAsia="zh-CN"/>
        </w:rPr>
        <w:t>Competency of personnel.</w:t>
      </w:r>
    </w:p>
    <w:p w14:paraId="2D0DA2C8" w14:textId="77777777" w:rsidR="00A42EBD" w:rsidRPr="00DD3AFA" w:rsidRDefault="00A42EBD" w:rsidP="008D02F5">
      <w:pPr>
        <w:pStyle w:val="ListParagraph"/>
        <w:numPr>
          <w:ilvl w:val="3"/>
          <w:numId w:val="34"/>
        </w:numPr>
        <w:autoSpaceDE w:val="0"/>
        <w:autoSpaceDN w:val="0"/>
        <w:adjustRightInd w:val="0"/>
        <w:spacing w:after="0"/>
        <w:ind w:left="1080"/>
        <w:jc w:val="both"/>
        <w:rPr>
          <w:rFonts w:eastAsiaTheme="minorEastAsia" w:cs="Calibri"/>
          <w:color w:val="auto"/>
          <w:szCs w:val="18"/>
          <w:lang w:val="en-GB" w:eastAsia="zh-CN"/>
        </w:rPr>
      </w:pPr>
      <w:r w:rsidRPr="00DD3AFA">
        <w:rPr>
          <w:rFonts w:eastAsiaTheme="minorEastAsia" w:cs="Calibri"/>
          <w:color w:val="auto"/>
          <w:szCs w:val="18"/>
          <w:lang w:val="en-GB" w:eastAsia="zh-CN"/>
        </w:rPr>
        <w:t xml:space="preserve">Documentation. </w:t>
      </w:r>
    </w:p>
    <w:p w14:paraId="043E2381" w14:textId="63BFA5D1" w:rsidR="00AB7121" w:rsidRPr="00DD3AFA" w:rsidRDefault="00A42EBD" w:rsidP="008D02F5">
      <w:pPr>
        <w:pStyle w:val="ListParagraph"/>
        <w:numPr>
          <w:ilvl w:val="3"/>
          <w:numId w:val="34"/>
        </w:numPr>
        <w:autoSpaceDE w:val="0"/>
        <w:autoSpaceDN w:val="0"/>
        <w:adjustRightInd w:val="0"/>
        <w:spacing w:after="0"/>
        <w:ind w:left="1080"/>
        <w:jc w:val="both"/>
        <w:rPr>
          <w:rFonts w:eastAsiaTheme="minorEastAsia" w:cs="Calibri"/>
          <w:color w:val="auto"/>
          <w:szCs w:val="18"/>
          <w:lang w:val="en-GB" w:eastAsia="zh-CN"/>
        </w:rPr>
      </w:pPr>
      <w:r w:rsidRPr="00DD3AFA">
        <w:rPr>
          <w:rFonts w:eastAsiaTheme="minorEastAsia" w:cs="Calibri"/>
          <w:color w:val="auto"/>
          <w:szCs w:val="18"/>
          <w:lang w:val="en-GB" w:eastAsia="zh-CN"/>
        </w:rPr>
        <w:t>Briefing.</w:t>
      </w:r>
    </w:p>
    <w:p w14:paraId="4A493DF5" w14:textId="77777777" w:rsidR="00C44FDD" w:rsidRPr="009802CC" w:rsidRDefault="00C44FDD" w:rsidP="00C44FDD">
      <w:pPr>
        <w:pStyle w:val="ListParagraphBulleted"/>
        <w:ind w:left="720"/>
      </w:pPr>
    </w:p>
    <w:p w14:paraId="7993BD79" w14:textId="73E309CC" w:rsidR="00A42EBD" w:rsidRPr="00AB7121" w:rsidRDefault="00AB7121" w:rsidP="00AB7121">
      <w:pPr>
        <w:pStyle w:val="Heading2"/>
        <w:keepNext w:val="0"/>
        <w:keepLines w:val="0"/>
        <w:numPr>
          <w:ilvl w:val="1"/>
          <w:numId w:val="21"/>
        </w:numPr>
        <w:tabs>
          <w:tab w:val="clear" w:pos="990"/>
        </w:tabs>
        <w:spacing w:before="0" w:after="240" w:line="240" w:lineRule="atLeast"/>
        <w:ind w:left="540"/>
        <w:jc w:val="both"/>
        <w:rPr>
          <w:rFonts w:cs="Calibri"/>
          <w:b/>
          <w:bCs/>
          <w:sz w:val="28"/>
          <w:szCs w:val="24"/>
        </w:rPr>
      </w:pPr>
      <w:bookmarkStart w:id="27" w:name="_Toc189052840"/>
      <w:r>
        <w:rPr>
          <w:rFonts w:cs="Calibri"/>
          <w:b/>
          <w:bCs/>
          <w:sz w:val="28"/>
          <w:szCs w:val="24"/>
        </w:rPr>
        <w:t>Situational Awareness</w:t>
      </w:r>
      <w:bookmarkEnd w:id="27"/>
    </w:p>
    <w:p w14:paraId="76CF3423" w14:textId="77777777" w:rsidR="00A42EBD" w:rsidRPr="00A42EBD" w:rsidRDefault="00A42EBD" w:rsidP="004B412E">
      <w:pPr>
        <w:jc w:val="both"/>
        <w:rPr>
          <w:szCs w:val="18"/>
        </w:rPr>
      </w:pPr>
      <w:r w:rsidRPr="00A42EBD">
        <w:rPr>
          <w:szCs w:val="18"/>
        </w:rPr>
        <w:t>The CSIRT shall:</w:t>
      </w:r>
    </w:p>
    <w:p w14:paraId="5F3AD17C" w14:textId="59FF2E7B" w:rsidR="00A42EBD" w:rsidRPr="008D02F5" w:rsidRDefault="00A42EBD" w:rsidP="008D02F5">
      <w:pPr>
        <w:pStyle w:val="ListParagraph"/>
        <w:numPr>
          <w:ilvl w:val="2"/>
          <w:numId w:val="35"/>
        </w:numPr>
        <w:autoSpaceDE w:val="0"/>
        <w:autoSpaceDN w:val="0"/>
        <w:adjustRightInd w:val="0"/>
        <w:spacing w:after="0"/>
        <w:jc w:val="both"/>
        <w:rPr>
          <w:rFonts w:eastAsiaTheme="minorEastAsia" w:cs="Calibri"/>
          <w:color w:val="auto"/>
          <w:szCs w:val="18"/>
          <w:lang w:val="en-GB" w:eastAsia="zh-CN"/>
        </w:rPr>
      </w:pPr>
      <w:r w:rsidRPr="008D02F5">
        <w:rPr>
          <w:rFonts w:eastAsiaTheme="minorEastAsia" w:cs="Calibri"/>
          <w:color w:val="auto"/>
          <w:szCs w:val="18"/>
          <w:lang w:val="en-GB" w:eastAsia="zh-CN"/>
        </w:rPr>
        <w:t xml:space="preserve">Ensure priority information related to incidents are shared to relevant stakeholders in a timely manner even if it has not been fully </w:t>
      </w:r>
      <w:r w:rsidR="007927AA" w:rsidRPr="008D02F5">
        <w:rPr>
          <w:rFonts w:eastAsiaTheme="minorEastAsia" w:cs="Calibri"/>
          <w:color w:val="auto"/>
          <w:szCs w:val="18"/>
          <w:lang w:val="en-GB" w:eastAsia="zh-CN"/>
        </w:rPr>
        <w:t>analysed</w:t>
      </w:r>
      <w:r w:rsidRPr="008D02F5">
        <w:rPr>
          <w:rFonts w:eastAsiaTheme="minorEastAsia" w:cs="Calibri"/>
          <w:color w:val="auto"/>
          <w:szCs w:val="18"/>
          <w:lang w:val="en-GB" w:eastAsia="zh-CN"/>
        </w:rPr>
        <w:t xml:space="preserve"> or resolved.</w:t>
      </w:r>
    </w:p>
    <w:p w14:paraId="16CBF24C" w14:textId="4E50B334" w:rsidR="00A42EBD" w:rsidRPr="008D02F5" w:rsidRDefault="00A42EBD" w:rsidP="008D02F5">
      <w:pPr>
        <w:pStyle w:val="ListParagraph"/>
        <w:numPr>
          <w:ilvl w:val="2"/>
          <w:numId w:val="35"/>
        </w:numPr>
        <w:autoSpaceDE w:val="0"/>
        <w:autoSpaceDN w:val="0"/>
        <w:adjustRightInd w:val="0"/>
        <w:spacing w:after="0"/>
        <w:jc w:val="both"/>
        <w:rPr>
          <w:rFonts w:eastAsiaTheme="minorEastAsia" w:cs="Calibri"/>
          <w:color w:val="auto"/>
          <w:szCs w:val="18"/>
          <w:lang w:val="en-GB" w:eastAsia="zh-CN"/>
        </w:rPr>
      </w:pPr>
      <w:r w:rsidRPr="00A42EBD">
        <w:rPr>
          <w:rFonts w:eastAsiaTheme="minorEastAsia" w:cs="Calibri"/>
          <w:color w:val="auto"/>
          <w:szCs w:val="18"/>
          <w:lang w:val="en-GB" w:eastAsia="zh-CN"/>
        </w:rPr>
        <w:t>Coordinate and share information in consultation with legal, with external entities, including, but not limited to external service providers, regulatory bodies, entities involved in the supply chain for organi</w:t>
      </w:r>
      <w:r w:rsidR="009E2960">
        <w:rPr>
          <w:rFonts w:eastAsiaTheme="minorEastAsia" w:cs="Calibri"/>
          <w:color w:val="auto"/>
          <w:szCs w:val="18"/>
          <w:lang w:val="en-GB" w:eastAsia="zh-CN"/>
        </w:rPr>
        <w:t>z</w:t>
      </w:r>
      <w:r w:rsidRPr="00A42EBD">
        <w:rPr>
          <w:rFonts w:eastAsiaTheme="minorEastAsia" w:cs="Calibri"/>
          <w:color w:val="auto"/>
          <w:szCs w:val="18"/>
          <w:lang w:val="en-GB" w:eastAsia="zh-CN"/>
        </w:rPr>
        <w:t>ation’s information systems.</w:t>
      </w:r>
    </w:p>
    <w:p w14:paraId="234BC1E9" w14:textId="5A6E06E6" w:rsidR="009802CC" w:rsidRPr="008D02F5" w:rsidRDefault="00A42EBD" w:rsidP="008D02F5">
      <w:pPr>
        <w:pStyle w:val="ListParagraph"/>
        <w:numPr>
          <w:ilvl w:val="2"/>
          <w:numId w:val="35"/>
        </w:numPr>
        <w:autoSpaceDE w:val="0"/>
        <w:autoSpaceDN w:val="0"/>
        <w:adjustRightInd w:val="0"/>
        <w:spacing w:after="0"/>
        <w:jc w:val="both"/>
        <w:rPr>
          <w:rFonts w:eastAsiaTheme="minorEastAsia" w:cs="Calibri"/>
          <w:color w:val="auto"/>
          <w:szCs w:val="18"/>
          <w:lang w:val="en-GB" w:eastAsia="zh-CN"/>
        </w:rPr>
      </w:pPr>
      <w:r w:rsidRPr="00A42EBD">
        <w:rPr>
          <w:rFonts w:eastAsiaTheme="minorEastAsia" w:cs="Calibri"/>
          <w:color w:val="auto"/>
          <w:szCs w:val="18"/>
          <w:lang w:val="en-GB" w:eastAsia="zh-CN"/>
        </w:rPr>
        <w:t>Provide notice accordingly for all incidents involving Personally Identifiable Information (PII).</w:t>
      </w:r>
    </w:p>
    <w:p w14:paraId="4A0B8760" w14:textId="77777777" w:rsidR="000E4779" w:rsidRPr="000E4779" w:rsidRDefault="000E4779" w:rsidP="000E4779">
      <w:pPr>
        <w:pStyle w:val="ListParagraph"/>
        <w:ind w:left="360"/>
        <w:jc w:val="both"/>
        <w:rPr>
          <w:szCs w:val="18"/>
        </w:rPr>
      </w:pPr>
    </w:p>
    <w:p w14:paraId="42471B9F" w14:textId="77777777" w:rsidR="001D58E5" w:rsidRDefault="001D58E5">
      <w:pPr>
        <w:rPr>
          <w:rFonts w:asciiTheme="majorHAnsi" w:eastAsiaTheme="majorEastAsia" w:hAnsiTheme="majorHAnsi" w:cs="Calibri"/>
          <w:b/>
          <w:bCs/>
          <w:spacing w:val="10"/>
          <w:sz w:val="32"/>
          <w:szCs w:val="32"/>
        </w:rPr>
      </w:pPr>
      <w:bookmarkStart w:id="28" w:name="_Toc122598840"/>
      <w:r>
        <w:rPr>
          <w:rFonts w:cs="Calibri"/>
          <w:b/>
          <w:bCs/>
          <w:sz w:val="32"/>
          <w:szCs w:val="32"/>
        </w:rPr>
        <w:br w:type="page"/>
      </w:r>
    </w:p>
    <w:p w14:paraId="0A65B68C" w14:textId="4A6FE8E9" w:rsidR="00020F98" w:rsidRPr="00137F16" w:rsidRDefault="00137F16" w:rsidP="00137F16">
      <w:pPr>
        <w:pStyle w:val="Heading1"/>
        <w:keepNext w:val="0"/>
        <w:keepLines w:val="0"/>
        <w:numPr>
          <w:ilvl w:val="0"/>
          <w:numId w:val="21"/>
        </w:numPr>
        <w:tabs>
          <w:tab w:val="clear" w:pos="990"/>
        </w:tabs>
        <w:spacing w:before="360" w:after="240" w:line="280" w:lineRule="exact"/>
        <w:ind w:left="360" w:hanging="360"/>
        <w:jc w:val="both"/>
        <w:rPr>
          <w:rFonts w:cs="Calibri"/>
          <w:b/>
          <w:bCs/>
          <w:sz w:val="32"/>
          <w:szCs w:val="32"/>
        </w:rPr>
      </w:pPr>
      <w:bookmarkStart w:id="29" w:name="_Toc189052841"/>
      <w:r>
        <w:rPr>
          <w:rFonts w:cs="Calibri"/>
          <w:b/>
          <w:bCs/>
          <w:sz w:val="32"/>
          <w:szCs w:val="32"/>
        </w:rPr>
        <w:lastRenderedPageBreak/>
        <w:t>ROLES AND RESPONSIBILITIES</w:t>
      </w:r>
      <w:bookmarkEnd w:id="28"/>
      <w:bookmarkEnd w:id="29"/>
    </w:p>
    <w:tbl>
      <w:tblPr>
        <w:tblStyle w:val="GridTable4-Accent2"/>
        <w:tblW w:w="0" w:type="auto"/>
        <w:tblLook w:val="04A0" w:firstRow="1" w:lastRow="0" w:firstColumn="1" w:lastColumn="0" w:noHBand="0" w:noVBand="1"/>
      </w:tblPr>
      <w:tblGrid>
        <w:gridCol w:w="2245"/>
        <w:gridCol w:w="7550"/>
      </w:tblGrid>
      <w:tr w:rsidR="0025554B" w14:paraId="6E05150A" w14:textId="77777777" w:rsidTr="009D4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AE50A50" w14:textId="77777777" w:rsidR="0025554B" w:rsidRPr="0025554B" w:rsidRDefault="0025554B" w:rsidP="009D4436">
            <w:pPr>
              <w:rPr>
                <w:color w:val="auto"/>
                <w:szCs w:val="18"/>
                <w:lang w:val="en-CA"/>
              </w:rPr>
            </w:pPr>
            <w:r w:rsidRPr="0025554B">
              <w:rPr>
                <w:color w:val="auto"/>
                <w:szCs w:val="18"/>
                <w:lang w:val="en-CA"/>
              </w:rPr>
              <w:t>Role</w:t>
            </w:r>
          </w:p>
        </w:tc>
        <w:tc>
          <w:tcPr>
            <w:tcW w:w="7550" w:type="dxa"/>
          </w:tcPr>
          <w:p w14:paraId="7FC9711B" w14:textId="77777777" w:rsidR="0025554B" w:rsidRPr="0025554B" w:rsidRDefault="0025554B" w:rsidP="009D4436">
            <w:pPr>
              <w:cnfStyle w:val="100000000000" w:firstRow="1" w:lastRow="0" w:firstColumn="0" w:lastColumn="0" w:oddVBand="0" w:evenVBand="0" w:oddHBand="0" w:evenHBand="0" w:firstRowFirstColumn="0" w:firstRowLastColumn="0" w:lastRowFirstColumn="0" w:lastRowLastColumn="0"/>
              <w:rPr>
                <w:color w:val="auto"/>
                <w:szCs w:val="18"/>
                <w:lang w:val="en-CA"/>
              </w:rPr>
            </w:pPr>
            <w:r w:rsidRPr="0025554B">
              <w:rPr>
                <w:color w:val="auto"/>
                <w:szCs w:val="18"/>
                <w:lang w:val="en-CA"/>
              </w:rPr>
              <w:t>Responsibility</w:t>
            </w:r>
          </w:p>
        </w:tc>
      </w:tr>
      <w:tr w:rsidR="0025554B" w14:paraId="32E90574" w14:textId="77777777" w:rsidTr="009D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40500C4" w14:textId="66FE0578" w:rsidR="0025554B" w:rsidRPr="0025554B" w:rsidRDefault="0025554B" w:rsidP="0025554B">
            <w:pPr>
              <w:jc w:val="both"/>
              <w:rPr>
                <w:b w:val="0"/>
                <w:bCs w:val="0"/>
              </w:rPr>
            </w:pPr>
            <w:r w:rsidRPr="004B412E">
              <w:t>Executives &amp; Senior Management</w:t>
            </w:r>
          </w:p>
        </w:tc>
        <w:tc>
          <w:tcPr>
            <w:tcW w:w="7550" w:type="dxa"/>
          </w:tcPr>
          <w:p w14:paraId="0A920F77" w14:textId="77777777" w:rsidR="0025554B" w:rsidRPr="008D02F5"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Make available and support the required resources to drive incident management.</w:t>
            </w:r>
          </w:p>
          <w:p w14:paraId="2067EFCB" w14:textId="77777777" w:rsidR="0025554B" w:rsidRPr="008D02F5"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Where relevant, provide direction to and participate in reviews and oversight of incident management.</w:t>
            </w:r>
          </w:p>
          <w:p w14:paraId="4E6714FD" w14:textId="77777777" w:rsidR="0025554B" w:rsidRPr="008D02F5"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The IMS Committee will establish a CSIRT by:</w:t>
            </w:r>
          </w:p>
          <w:p w14:paraId="639D0A5F" w14:textId="77777777" w:rsidR="0025554B" w:rsidRPr="008D02F5"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Identifying stakeholders and participants.</w:t>
            </w:r>
          </w:p>
          <w:p w14:paraId="1AA3BDE6" w14:textId="77777777" w:rsidR="0025554B" w:rsidRPr="008D02F5"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Securing funding for CSIRT operations.</w:t>
            </w:r>
          </w:p>
          <w:p w14:paraId="16B8DCCD" w14:textId="77777777" w:rsidR="0025554B" w:rsidRPr="008D02F5"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 xml:space="preserve">Deciding on the scope of activities the CSIRT will offer.  </w:t>
            </w:r>
          </w:p>
          <w:p w14:paraId="4CFB5972" w14:textId="77777777" w:rsidR="0025554B" w:rsidRPr="008D02F5"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 xml:space="preserve">Determining the CSIRT reporting structure, authority, and organizational model.  </w:t>
            </w:r>
          </w:p>
          <w:p w14:paraId="61A3545C" w14:textId="77777777" w:rsidR="0025554B" w:rsidRPr="008D02F5"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Identifying required resources such as staff, equipment, and infrastructure.</w:t>
            </w:r>
          </w:p>
          <w:p w14:paraId="51E8477B" w14:textId="77777777" w:rsidR="0025554B" w:rsidRPr="008D02F5"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Defining interactions and interfaces.</w:t>
            </w:r>
          </w:p>
          <w:p w14:paraId="570B0F67" w14:textId="77777777" w:rsidR="0025554B" w:rsidRPr="008D02F5"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 xml:space="preserve">Defining roles, responsibilities, and the corresponding authority.   </w:t>
            </w:r>
          </w:p>
          <w:p w14:paraId="5E5AB477" w14:textId="77777777" w:rsidR="0025554B" w:rsidRPr="008D02F5"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Documenting the workflow.</w:t>
            </w:r>
          </w:p>
          <w:p w14:paraId="2B395116" w14:textId="77777777" w:rsidR="0025554B"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Authorizing CSIRT in developing policies and corresponding procedures.</w:t>
            </w:r>
          </w:p>
          <w:p w14:paraId="43FBEE12" w14:textId="0DD7CF53" w:rsidR="0025554B" w:rsidRPr="0025554B"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25554B">
              <w:rPr>
                <w:rFonts w:eastAsiaTheme="minorEastAsia" w:cs="Calibri"/>
                <w:color w:val="auto"/>
                <w:szCs w:val="18"/>
                <w:lang w:val="en-GB" w:eastAsia="zh-CN"/>
              </w:rPr>
              <w:t>Announcing the CSIRT when it becomes operational to create the appropriate level of awareness.</w:t>
            </w:r>
          </w:p>
        </w:tc>
      </w:tr>
      <w:tr w:rsidR="0025554B" w14:paraId="67C1E7CE" w14:textId="77777777" w:rsidTr="009D44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082EF9C" w14:textId="7B5DEE48" w:rsidR="0025554B" w:rsidRPr="0025554B" w:rsidRDefault="0025554B" w:rsidP="0025554B">
            <w:pPr>
              <w:jc w:val="both"/>
              <w:rPr>
                <w:b w:val="0"/>
                <w:bCs w:val="0"/>
              </w:rPr>
            </w:pPr>
            <w:r w:rsidRPr="008D02F5">
              <w:t>CSIRT</w:t>
            </w:r>
          </w:p>
        </w:tc>
        <w:tc>
          <w:tcPr>
            <w:tcW w:w="7550" w:type="dxa"/>
          </w:tcPr>
          <w:p w14:paraId="34A9756F" w14:textId="77777777" w:rsidR="0025554B" w:rsidRPr="008D02F5" w:rsidRDefault="0025554B" w:rsidP="0025554B">
            <w:pPr>
              <w:pStyle w:val="ListParagraph"/>
              <w:numPr>
                <w:ilvl w:val="1"/>
                <w:numId w:val="21"/>
              </w:numPr>
              <w:autoSpaceDE w:val="0"/>
              <w:autoSpaceDN w:val="0"/>
              <w:adjustRightInd w:val="0"/>
              <w:ind w:left="540"/>
              <w:jc w:val="both"/>
              <w:cnfStyle w:val="000000010000" w:firstRow="0" w:lastRow="0" w:firstColumn="0" w:lastColumn="0" w:oddVBand="0" w:evenVBand="0" w:oddHBand="0" w:evenHBand="1"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Develop, implement, and maintain an Incident Response Plan that encompasses:</w:t>
            </w:r>
          </w:p>
          <w:p w14:paraId="640AE855" w14:textId="77777777" w:rsidR="0025554B" w:rsidRPr="008D02F5" w:rsidRDefault="0025554B" w:rsidP="0025554B">
            <w:pPr>
              <w:pStyle w:val="ListParagraph"/>
              <w:numPr>
                <w:ilvl w:val="1"/>
                <w:numId w:val="21"/>
              </w:numPr>
              <w:autoSpaceDE w:val="0"/>
              <w:autoSpaceDN w:val="0"/>
              <w:adjustRightInd w:val="0"/>
              <w:ind w:left="540"/>
              <w:jc w:val="both"/>
              <w:cnfStyle w:val="000000010000" w:firstRow="0" w:lastRow="0" w:firstColumn="0" w:lastColumn="0" w:oddVBand="0" w:evenVBand="0" w:oddHBand="0" w:evenHBand="1"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Processes and procedures for handling incidents during, and after an incident occurs to be documented, tested and maintained.</w:t>
            </w:r>
          </w:p>
          <w:p w14:paraId="117FE9E3" w14:textId="77777777" w:rsidR="0025554B" w:rsidRPr="008D02F5" w:rsidRDefault="0025554B" w:rsidP="0025554B">
            <w:pPr>
              <w:pStyle w:val="ListParagraph"/>
              <w:numPr>
                <w:ilvl w:val="1"/>
                <w:numId w:val="21"/>
              </w:numPr>
              <w:autoSpaceDE w:val="0"/>
              <w:autoSpaceDN w:val="0"/>
              <w:adjustRightInd w:val="0"/>
              <w:ind w:left="540"/>
              <w:jc w:val="both"/>
              <w:cnfStyle w:val="000000010000" w:firstRow="0" w:lastRow="0" w:firstColumn="0" w:lastColumn="0" w:oddVBand="0" w:evenVBand="0" w:oddHBand="0" w:evenHBand="1"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A communication plan to include internal and external parties.</w:t>
            </w:r>
          </w:p>
          <w:p w14:paraId="733C573E" w14:textId="77777777" w:rsidR="0025554B" w:rsidRPr="008D02F5" w:rsidRDefault="0025554B" w:rsidP="0025554B">
            <w:pPr>
              <w:pStyle w:val="ListParagraph"/>
              <w:numPr>
                <w:ilvl w:val="1"/>
                <w:numId w:val="21"/>
              </w:numPr>
              <w:autoSpaceDE w:val="0"/>
              <w:autoSpaceDN w:val="0"/>
              <w:adjustRightInd w:val="0"/>
              <w:ind w:left="540"/>
              <w:jc w:val="both"/>
              <w:cnfStyle w:val="000000010000" w:firstRow="0" w:lastRow="0" w:firstColumn="0" w:lastColumn="0" w:oddVBand="0" w:evenVBand="0" w:oddHBand="0" w:evenHBand="1"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Senior management approval of all plans and procedures.</w:t>
            </w:r>
          </w:p>
          <w:p w14:paraId="6CEBE50D" w14:textId="77777777" w:rsidR="0025554B" w:rsidRPr="008D02F5" w:rsidRDefault="0025554B" w:rsidP="0025554B">
            <w:pPr>
              <w:pStyle w:val="ListParagraph"/>
              <w:numPr>
                <w:ilvl w:val="1"/>
                <w:numId w:val="21"/>
              </w:numPr>
              <w:autoSpaceDE w:val="0"/>
              <w:autoSpaceDN w:val="0"/>
              <w:adjustRightInd w:val="0"/>
              <w:ind w:left="540"/>
              <w:jc w:val="both"/>
              <w:cnfStyle w:val="000000010000" w:firstRow="0" w:lastRow="0" w:firstColumn="0" w:lastColumn="0" w:oddVBand="0" w:evenVBand="0" w:oddHBand="0" w:evenHBand="1"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Defines the required resources and capabilities.</w:t>
            </w:r>
          </w:p>
          <w:p w14:paraId="30BF038F" w14:textId="77777777" w:rsidR="0025554B" w:rsidRPr="008D02F5" w:rsidRDefault="0025554B" w:rsidP="0025554B">
            <w:pPr>
              <w:pStyle w:val="ListParagraph"/>
              <w:numPr>
                <w:ilvl w:val="1"/>
                <w:numId w:val="21"/>
              </w:numPr>
              <w:autoSpaceDE w:val="0"/>
              <w:autoSpaceDN w:val="0"/>
              <w:adjustRightInd w:val="0"/>
              <w:ind w:left="540"/>
              <w:jc w:val="both"/>
              <w:cnfStyle w:val="000000010000" w:firstRow="0" w:lastRow="0" w:firstColumn="0" w:lastColumn="0" w:oddVBand="0" w:evenVBand="0" w:oddHBand="0" w:evenHBand="1"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 xml:space="preserve">Establish an Incident Classification Scheme in line with the incident response Policy considering UAE issuances </w:t>
            </w:r>
            <w:proofErr w:type="gramStart"/>
            <w:r w:rsidRPr="008D02F5">
              <w:rPr>
                <w:rFonts w:eastAsiaTheme="minorEastAsia" w:cs="Calibri"/>
                <w:color w:val="auto"/>
                <w:szCs w:val="18"/>
                <w:lang w:val="en-GB" w:eastAsia="zh-CN"/>
              </w:rPr>
              <w:t>with regard to</w:t>
            </w:r>
            <w:proofErr w:type="gramEnd"/>
            <w:r w:rsidRPr="008D02F5">
              <w:rPr>
                <w:rFonts w:eastAsiaTheme="minorEastAsia" w:cs="Calibri"/>
                <w:color w:val="auto"/>
                <w:szCs w:val="18"/>
                <w:lang w:val="en-GB" w:eastAsia="zh-CN"/>
              </w:rPr>
              <w:t xml:space="preserve"> incident management.</w:t>
            </w:r>
          </w:p>
          <w:p w14:paraId="2AF844B7" w14:textId="77777777" w:rsidR="0025554B" w:rsidRPr="008D02F5" w:rsidRDefault="0025554B" w:rsidP="0025554B">
            <w:pPr>
              <w:pStyle w:val="ListParagraph"/>
              <w:numPr>
                <w:ilvl w:val="1"/>
                <w:numId w:val="21"/>
              </w:numPr>
              <w:autoSpaceDE w:val="0"/>
              <w:autoSpaceDN w:val="0"/>
              <w:adjustRightInd w:val="0"/>
              <w:ind w:left="540"/>
              <w:jc w:val="both"/>
              <w:cnfStyle w:val="000000010000" w:firstRow="0" w:lastRow="0" w:firstColumn="0" w:lastColumn="0" w:oddVBand="0" w:evenVBand="0" w:oddHBand="0" w:evenHBand="1"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Assess and identify the incidents that should be reported at the sector and national level.</w:t>
            </w:r>
          </w:p>
          <w:p w14:paraId="1170EA10" w14:textId="77777777" w:rsidR="0025554B" w:rsidRPr="008D02F5" w:rsidRDefault="0025554B" w:rsidP="0025554B">
            <w:pPr>
              <w:pStyle w:val="ListParagraph"/>
              <w:numPr>
                <w:ilvl w:val="1"/>
                <w:numId w:val="21"/>
              </w:numPr>
              <w:autoSpaceDE w:val="0"/>
              <w:autoSpaceDN w:val="0"/>
              <w:adjustRightInd w:val="0"/>
              <w:ind w:left="540"/>
              <w:jc w:val="both"/>
              <w:cnfStyle w:val="000000010000" w:firstRow="0" w:lastRow="0" w:firstColumn="0" w:lastColumn="0" w:oddVBand="0" w:evenVBand="0" w:oddHBand="0" w:evenHBand="1"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Develop and implement Incident Response Training program.</w:t>
            </w:r>
          </w:p>
          <w:p w14:paraId="33D02987" w14:textId="77777777" w:rsidR="0025554B" w:rsidRPr="008D02F5" w:rsidRDefault="0025554B" w:rsidP="0025554B">
            <w:pPr>
              <w:pStyle w:val="ListParagraph"/>
              <w:numPr>
                <w:ilvl w:val="1"/>
                <w:numId w:val="21"/>
              </w:numPr>
              <w:autoSpaceDE w:val="0"/>
              <w:autoSpaceDN w:val="0"/>
              <w:adjustRightInd w:val="0"/>
              <w:ind w:left="540"/>
              <w:jc w:val="both"/>
              <w:cnfStyle w:val="000000010000" w:firstRow="0" w:lastRow="0" w:firstColumn="0" w:lastColumn="0" w:oddVBand="0" w:evenVBand="0" w:oddHBand="0" w:evenHBand="1"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Carry out incident response testing.</w:t>
            </w:r>
          </w:p>
          <w:p w14:paraId="53D5DEFB" w14:textId="77777777" w:rsidR="0025554B" w:rsidRPr="008D02F5" w:rsidRDefault="0025554B" w:rsidP="0025554B">
            <w:pPr>
              <w:pStyle w:val="ListParagraph"/>
              <w:numPr>
                <w:ilvl w:val="1"/>
                <w:numId w:val="21"/>
              </w:numPr>
              <w:autoSpaceDE w:val="0"/>
              <w:autoSpaceDN w:val="0"/>
              <w:adjustRightInd w:val="0"/>
              <w:ind w:left="540"/>
              <w:jc w:val="both"/>
              <w:cnfStyle w:val="000000010000" w:firstRow="0" w:lastRow="0" w:firstColumn="0" w:lastColumn="0" w:oddVBand="0" w:evenVBand="0" w:oddHBand="0" w:evenHBand="1"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Carry out incident handling.</w:t>
            </w:r>
          </w:p>
          <w:p w14:paraId="4ED83333" w14:textId="77777777" w:rsidR="0025554B" w:rsidRPr="008D02F5" w:rsidRDefault="0025554B" w:rsidP="0025554B">
            <w:pPr>
              <w:pStyle w:val="ListParagraph"/>
              <w:numPr>
                <w:ilvl w:val="1"/>
                <w:numId w:val="21"/>
              </w:numPr>
              <w:autoSpaceDE w:val="0"/>
              <w:autoSpaceDN w:val="0"/>
              <w:adjustRightInd w:val="0"/>
              <w:ind w:left="540"/>
              <w:jc w:val="both"/>
              <w:cnfStyle w:val="000000010000" w:firstRow="0" w:lastRow="0" w:firstColumn="0" w:lastColumn="0" w:oddVBand="0" w:evenVBand="0" w:oddHBand="0" w:evenHBand="1"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Prepare information security incident documentation.</w:t>
            </w:r>
          </w:p>
          <w:p w14:paraId="57311A92" w14:textId="77777777" w:rsidR="0025554B" w:rsidRPr="008D02F5" w:rsidRDefault="0025554B" w:rsidP="0025554B">
            <w:pPr>
              <w:pStyle w:val="ListParagraph"/>
              <w:numPr>
                <w:ilvl w:val="1"/>
                <w:numId w:val="21"/>
              </w:numPr>
              <w:autoSpaceDE w:val="0"/>
              <w:autoSpaceDN w:val="0"/>
              <w:adjustRightInd w:val="0"/>
              <w:ind w:left="540"/>
              <w:jc w:val="both"/>
              <w:cnfStyle w:val="000000010000" w:firstRow="0" w:lastRow="0" w:firstColumn="0" w:lastColumn="0" w:oddVBand="0" w:evenVBand="0" w:oddHBand="0" w:evenHBand="1"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Learn from information security incidents.</w:t>
            </w:r>
          </w:p>
          <w:p w14:paraId="11D53439" w14:textId="77777777" w:rsidR="0025554B" w:rsidRPr="008D02F5" w:rsidRDefault="0025554B" w:rsidP="0025554B">
            <w:pPr>
              <w:pStyle w:val="ListParagraph"/>
              <w:numPr>
                <w:ilvl w:val="1"/>
                <w:numId w:val="21"/>
              </w:numPr>
              <w:autoSpaceDE w:val="0"/>
              <w:autoSpaceDN w:val="0"/>
              <w:adjustRightInd w:val="0"/>
              <w:ind w:left="540"/>
              <w:jc w:val="both"/>
              <w:cnfStyle w:val="000000010000" w:firstRow="0" w:lastRow="0" w:firstColumn="0" w:lastColumn="0" w:oddVBand="0" w:evenVBand="0" w:oddHBand="0" w:evenHBand="1"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Provide situational awareness.</w:t>
            </w:r>
          </w:p>
          <w:p w14:paraId="3B4138BD" w14:textId="77777777" w:rsidR="0025554B" w:rsidRPr="008D02F5" w:rsidRDefault="0025554B" w:rsidP="0025554B">
            <w:pPr>
              <w:pStyle w:val="ListParagraph"/>
              <w:numPr>
                <w:ilvl w:val="1"/>
                <w:numId w:val="21"/>
              </w:numPr>
              <w:autoSpaceDE w:val="0"/>
              <w:autoSpaceDN w:val="0"/>
              <w:adjustRightInd w:val="0"/>
              <w:ind w:left="540"/>
              <w:jc w:val="both"/>
              <w:cnfStyle w:val="000000010000" w:firstRow="0" w:lastRow="0" w:firstColumn="0" w:lastColumn="0" w:oddVBand="0" w:evenVBand="0" w:oddHBand="0" w:evenHBand="1"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Report information security events.</w:t>
            </w:r>
          </w:p>
          <w:p w14:paraId="2A2EFD8E" w14:textId="5F6A1D21" w:rsidR="0025554B" w:rsidRPr="0025554B" w:rsidRDefault="0025554B" w:rsidP="0025554B">
            <w:pPr>
              <w:pStyle w:val="ListParagraph"/>
              <w:numPr>
                <w:ilvl w:val="1"/>
                <w:numId w:val="21"/>
              </w:numPr>
              <w:autoSpaceDE w:val="0"/>
              <w:autoSpaceDN w:val="0"/>
              <w:adjustRightInd w:val="0"/>
              <w:ind w:left="540"/>
              <w:jc w:val="both"/>
              <w:cnfStyle w:val="000000010000" w:firstRow="0" w:lastRow="0" w:firstColumn="0" w:lastColumn="0" w:oddVBand="0" w:evenVBand="0" w:oddHBand="0" w:evenHBand="1"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Report security weaknesses.</w:t>
            </w:r>
          </w:p>
        </w:tc>
      </w:tr>
      <w:tr w:rsidR="0025554B" w14:paraId="353ADA0D" w14:textId="77777777" w:rsidTr="009D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4E6C505" w14:textId="7A1493F6" w:rsidR="0025554B" w:rsidRDefault="0025554B" w:rsidP="009D4436">
            <w:pPr>
              <w:rPr>
                <w:rFonts w:asciiTheme="majorHAnsi" w:hAnsiTheme="majorHAnsi"/>
                <w:b w:val="0"/>
                <w:bCs w:val="0"/>
                <w:color w:val="auto"/>
                <w:szCs w:val="18"/>
                <w:lang w:val="en-CA"/>
              </w:rPr>
            </w:pPr>
            <w:r w:rsidRPr="008D02F5">
              <w:t>Human Capital</w:t>
            </w:r>
          </w:p>
        </w:tc>
        <w:tc>
          <w:tcPr>
            <w:tcW w:w="7550" w:type="dxa"/>
          </w:tcPr>
          <w:p w14:paraId="2448F02E" w14:textId="77777777" w:rsidR="0025554B" w:rsidRPr="008D02F5"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Ensure that the Policy:</w:t>
            </w:r>
          </w:p>
          <w:p w14:paraId="1D32CFC2" w14:textId="77777777" w:rsidR="0025554B" w:rsidRPr="008D02F5"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Is communicated to all users.</w:t>
            </w:r>
          </w:p>
          <w:p w14:paraId="48138983" w14:textId="77777777" w:rsidR="0025554B"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Is read and acknowledged formally by all users.</w:t>
            </w:r>
          </w:p>
          <w:p w14:paraId="74211BF7" w14:textId="4D76226D" w:rsidR="0025554B" w:rsidRPr="0025554B"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25554B">
              <w:rPr>
                <w:rFonts w:eastAsiaTheme="minorEastAsia" w:cs="Calibri"/>
                <w:color w:val="auto"/>
                <w:szCs w:val="18"/>
                <w:lang w:val="en-GB" w:eastAsia="zh-CN"/>
              </w:rPr>
              <w:t>Provide support to the CSIRT for the development and delivery of Incident Response Training program.</w:t>
            </w:r>
          </w:p>
        </w:tc>
      </w:tr>
      <w:tr w:rsidR="0025554B" w14:paraId="79E13947" w14:textId="77777777" w:rsidTr="009D44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DCC005D" w14:textId="5A20B8FD" w:rsidR="0025554B" w:rsidRPr="0025554B" w:rsidRDefault="0025554B" w:rsidP="0025554B">
            <w:pPr>
              <w:jc w:val="both"/>
              <w:rPr>
                <w:b w:val="0"/>
                <w:bCs w:val="0"/>
              </w:rPr>
            </w:pPr>
            <w:r w:rsidRPr="008D02F5">
              <w:t>Employees, Line Managers and Third Parties (Contractors, Vendors, etc.)</w:t>
            </w:r>
            <w:r w:rsidRPr="008D02F5">
              <w:tab/>
            </w:r>
          </w:p>
        </w:tc>
        <w:tc>
          <w:tcPr>
            <w:tcW w:w="7550" w:type="dxa"/>
          </w:tcPr>
          <w:p w14:paraId="79F9A94F" w14:textId="5C7A0D20" w:rsidR="0025554B" w:rsidRPr="0025554B" w:rsidRDefault="0025554B" w:rsidP="0025554B">
            <w:pPr>
              <w:pStyle w:val="ListParagraph"/>
              <w:numPr>
                <w:ilvl w:val="1"/>
                <w:numId w:val="21"/>
              </w:numPr>
              <w:autoSpaceDE w:val="0"/>
              <w:autoSpaceDN w:val="0"/>
              <w:adjustRightInd w:val="0"/>
              <w:ind w:left="540"/>
              <w:jc w:val="both"/>
              <w:cnfStyle w:val="000000010000" w:firstRow="0" w:lastRow="0" w:firstColumn="0" w:lastColumn="0" w:oddVBand="0" w:evenVBand="0" w:oddHBand="0" w:evenHBand="1" w:firstRowFirstColumn="0" w:firstRowLastColumn="0" w:lastRowFirstColumn="0" w:lastRowLastColumn="0"/>
              <w:rPr>
                <w:rFonts w:eastAsiaTheme="minorEastAsia" w:cs="Calibri"/>
                <w:color w:val="auto"/>
                <w:szCs w:val="18"/>
                <w:lang w:val="en-GB" w:eastAsia="zh-CN"/>
              </w:rPr>
            </w:pPr>
            <w:r w:rsidRPr="008D02F5">
              <w:rPr>
                <w:rFonts w:eastAsiaTheme="minorEastAsia" w:cs="Calibri"/>
                <w:color w:val="auto"/>
                <w:szCs w:val="18"/>
                <w:lang w:val="en-GB" w:eastAsia="zh-CN"/>
              </w:rPr>
              <w:t>Employees and third parties (including contractors, vendors, etc.) who access organizational premises, information and information assets or use information and communications technology (ICT) systems of the organization are responsible for adhering to this Policy and all its applicable procedures.</w:t>
            </w:r>
          </w:p>
        </w:tc>
      </w:tr>
      <w:tr w:rsidR="0025554B" w14:paraId="55DAD76B" w14:textId="77777777" w:rsidTr="009D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05F431E" w14:textId="69284C44" w:rsidR="0025554B" w:rsidRPr="0025554B" w:rsidRDefault="0025554B" w:rsidP="0025554B">
            <w:pPr>
              <w:jc w:val="both"/>
              <w:rPr>
                <w:b w:val="0"/>
                <w:bCs w:val="0"/>
              </w:rPr>
            </w:pPr>
            <w:r w:rsidRPr="008D02F5">
              <w:t>InfoSec Ops</w:t>
            </w:r>
          </w:p>
        </w:tc>
        <w:tc>
          <w:tcPr>
            <w:tcW w:w="7550" w:type="dxa"/>
          </w:tcPr>
          <w:p w14:paraId="51FE75A4" w14:textId="77777777" w:rsidR="0025554B" w:rsidRPr="009558B3"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9558B3">
              <w:rPr>
                <w:rFonts w:eastAsiaTheme="minorEastAsia" w:cs="Calibri"/>
                <w:color w:val="auto"/>
                <w:szCs w:val="18"/>
                <w:lang w:val="en-GB" w:eastAsia="zh-CN"/>
              </w:rPr>
              <w:t xml:space="preserve">Establish a reporting channel to report only InfoSec Incidents. </w:t>
            </w:r>
          </w:p>
          <w:p w14:paraId="29F4044C" w14:textId="77777777" w:rsidR="0025554B" w:rsidRPr="008D02F5"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A42EBD">
              <w:rPr>
                <w:rFonts w:eastAsiaTheme="minorEastAsia" w:cs="Calibri"/>
                <w:color w:val="auto"/>
                <w:szCs w:val="18"/>
                <w:lang w:val="en-GB" w:eastAsia="zh-CN"/>
              </w:rPr>
              <w:t xml:space="preserve">Ensure that all employees and external party users are aware of their responsibility to report any information security </w:t>
            </w:r>
            <w:r>
              <w:rPr>
                <w:rFonts w:eastAsiaTheme="minorEastAsia" w:cs="Calibri"/>
                <w:color w:val="auto"/>
                <w:szCs w:val="18"/>
                <w:lang w:val="en-GB" w:eastAsia="zh-CN"/>
              </w:rPr>
              <w:t>incidents</w:t>
            </w:r>
            <w:r w:rsidRPr="00A42EBD">
              <w:rPr>
                <w:rFonts w:eastAsiaTheme="minorEastAsia" w:cs="Calibri"/>
                <w:color w:val="auto"/>
                <w:szCs w:val="18"/>
                <w:lang w:val="en-GB" w:eastAsia="zh-CN"/>
              </w:rPr>
              <w:t xml:space="preserve"> as quickly as possible.</w:t>
            </w:r>
          </w:p>
          <w:p w14:paraId="1636F828" w14:textId="43C71AAF" w:rsidR="0025554B" w:rsidRPr="0025554B" w:rsidRDefault="0025554B" w:rsidP="0025554B">
            <w:pPr>
              <w:pStyle w:val="ListParagraph"/>
              <w:numPr>
                <w:ilvl w:val="1"/>
                <w:numId w:val="21"/>
              </w:numPr>
              <w:autoSpaceDE w:val="0"/>
              <w:autoSpaceDN w:val="0"/>
              <w:adjustRightInd w:val="0"/>
              <w:ind w:left="540"/>
              <w:jc w:val="both"/>
              <w:cnfStyle w:val="000000100000" w:firstRow="0" w:lastRow="0" w:firstColumn="0" w:lastColumn="0" w:oddVBand="0" w:evenVBand="0" w:oddHBand="1" w:evenHBand="0" w:firstRowFirstColumn="0" w:firstRowLastColumn="0" w:lastRowFirstColumn="0" w:lastRowLastColumn="0"/>
              <w:rPr>
                <w:rFonts w:eastAsiaTheme="minorEastAsia" w:cs="Calibri"/>
                <w:color w:val="auto"/>
                <w:szCs w:val="18"/>
                <w:lang w:val="en-GB" w:eastAsia="zh-CN"/>
              </w:rPr>
            </w:pPr>
            <w:r w:rsidRPr="00A42EBD">
              <w:rPr>
                <w:rFonts w:eastAsiaTheme="minorEastAsia" w:cs="Calibri"/>
                <w:color w:val="auto"/>
                <w:szCs w:val="18"/>
                <w:lang w:val="en-GB" w:eastAsia="zh-CN"/>
              </w:rPr>
              <w:lastRenderedPageBreak/>
              <w:t xml:space="preserve">Ensure that all employees and external party users are aware of </w:t>
            </w:r>
            <w:r>
              <w:rPr>
                <w:rFonts w:eastAsiaTheme="minorEastAsia" w:cs="Calibri"/>
                <w:color w:val="auto"/>
                <w:szCs w:val="18"/>
                <w:lang w:val="en-GB" w:eastAsia="zh-CN"/>
              </w:rPr>
              <w:t>how to</w:t>
            </w:r>
            <w:r w:rsidRPr="00A42EBD">
              <w:rPr>
                <w:rFonts w:eastAsiaTheme="minorEastAsia" w:cs="Calibri"/>
                <w:color w:val="auto"/>
                <w:szCs w:val="18"/>
                <w:lang w:val="en-GB" w:eastAsia="zh-CN"/>
              </w:rPr>
              <w:t xml:space="preserve"> report</w:t>
            </w:r>
            <w:r>
              <w:rPr>
                <w:rFonts w:eastAsiaTheme="minorEastAsia" w:cs="Calibri"/>
                <w:color w:val="auto"/>
                <w:szCs w:val="18"/>
                <w:lang w:val="en-GB" w:eastAsia="zh-CN"/>
              </w:rPr>
              <w:t xml:space="preserve"> an</w:t>
            </w:r>
            <w:r w:rsidRPr="00A42EBD">
              <w:rPr>
                <w:rFonts w:eastAsiaTheme="minorEastAsia" w:cs="Calibri"/>
                <w:color w:val="auto"/>
                <w:szCs w:val="18"/>
                <w:lang w:val="en-GB" w:eastAsia="zh-CN"/>
              </w:rPr>
              <w:t xml:space="preserve"> information security </w:t>
            </w:r>
            <w:r>
              <w:rPr>
                <w:rFonts w:eastAsiaTheme="minorEastAsia" w:cs="Calibri"/>
                <w:color w:val="auto"/>
                <w:szCs w:val="18"/>
                <w:lang w:val="en-GB" w:eastAsia="zh-CN"/>
              </w:rPr>
              <w:t xml:space="preserve">incident </w:t>
            </w:r>
            <w:r w:rsidRPr="00A42EBD">
              <w:rPr>
                <w:rFonts w:eastAsiaTheme="minorEastAsia" w:cs="Calibri"/>
                <w:color w:val="auto"/>
                <w:szCs w:val="18"/>
                <w:lang w:val="en-GB" w:eastAsia="zh-CN"/>
              </w:rPr>
              <w:t xml:space="preserve">and the point of contact (PoC) </w:t>
            </w:r>
            <w:r>
              <w:rPr>
                <w:rFonts w:eastAsiaTheme="minorEastAsia" w:cs="Calibri"/>
                <w:color w:val="auto"/>
                <w:szCs w:val="18"/>
                <w:lang w:val="en-GB" w:eastAsia="zh-CN"/>
              </w:rPr>
              <w:t xml:space="preserve">as to whom and </w:t>
            </w:r>
            <w:r w:rsidRPr="00A42EBD">
              <w:rPr>
                <w:rFonts w:eastAsiaTheme="minorEastAsia" w:cs="Calibri"/>
                <w:color w:val="auto"/>
                <w:szCs w:val="18"/>
                <w:lang w:val="en-GB" w:eastAsia="zh-CN"/>
              </w:rPr>
              <w:t xml:space="preserve">where the </w:t>
            </w:r>
            <w:r>
              <w:rPr>
                <w:rFonts w:eastAsiaTheme="minorEastAsia" w:cs="Calibri"/>
                <w:color w:val="auto"/>
                <w:szCs w:val="18"/>
                <w:lang w:val="en-GB" w:eastAsia="zh-CN"/>
              </w:rPr>
              <w:t>incident</w:t>
            </w:r>
            <w:r w:rsidRPr="00A42EBD">
              <w:rPr>
                <w:rFonts w:eastAsiaTheme="minorEastAsia" w:cs="Calibri"/>
                <w:color w:val="auto"/>
                <w:szCs w:val="18"/>
                <w:lang w:val="en-GB" w:eastAsia="zh-CN"/>
              </w:rPr>
              <w:t xml:space="preserve"> should be reported to.</w:t>
            </w:r>
          </w:p>
        </w:tc>
      </w:tr>
    </w:tbl>
    <w:p w14:paraId="7DBF9C88" w14:textId="77777777" w:rsidR="0025554B" w:rsidRDefault="0025554B" w:rsidP="004B412E">
      <w:pPr>
        <w:jc w:val="both"/>
        <w:rPr>
          <w:b/>
          <w:bCs/>
        </w:rPr>
      </w:pPr>
    </w:p>
    <w:p w14:paraId="7C9C3BFE" w14:textId="5034A2F1" w:rsidR="000B543A" w:rsidRDefault="000B543A" w:rsidP="009558B3">
      <w:pPr>
        <w:pStyle w:val="ListParagraphBulleted"/>
        <w:spacing w:line="288" w:lineRule="auto"/>
        <w:rPr>
          <w:rFonts w:eastAsiaTheme="minorEastAsia" w:cs="Calibri"/>
          <w:color w:val="auto"/>
          <w:szCs w:val="18"/>
          <w:lang w:val="en-GB" w:eastAsia="zh-CN"/>
        </w:rPr>
      </w:pPr>
    </w:p>
    <w:p w14:paraId="022B1D56" w14:textId="70E6CB5E" w:rsidR="00A67FBE" w:rsidRDefault="00A67FBE" w:rsidP="009558B3">
      <w:pPr>
        <w:pStyle w:val="ListParagraphBulleted"/>
        <w:spacing w:line="288" w:lineRule="auto"/>
        <w:rPr>
          <w:rFonts w:asciiTheme="majorHAnsi" w:eastAsiaTheme="majorEastAsia" w:hAnsiTheme="majorHAnsi" w:cstheme="majorBidi"/>
          <w:spacing w:val="10"/>
          <w:sz w:val="48"/>
          <w:szCs w:val="40"/>
        </w:rPr>
      </w:pPr>
    </w:p>
    <w:p w14:paraId="6114C3E4" w14:textId="77777777" w:rsidR="00CD274D" w:rsidRPr="000B543A" w:rsidRDefault="00CD274D" w:rsidP="009558B3">
      <w:pPr>
        <w:pStyle w:val="ListParagraphBulleted"/>
        <w:spacing w:line="288" w:lineRule="auto"/>
        <w:rPr>
          <w:rFonts w:asciiTheme="majorHAnsi" w:eastAsiaTheme="majorEastAsia" w:hAnsiTheme="majorHAnsi" w:cstheme="majorBidi"/>
          <w:spacing w:val="10"/>
          <w:sz w:val="48"/>
          <w:szCs w:val="40"/>
        </w:rPr>
      </w:pPr>
    </w:p>
    <w:p w14:paraId="07731C02" w14:textId="77777777" w:rsidR="001D58E5" w:rsidRDefault="001D58E5">
      <w:pPr>
        <w:rPr>
          <w:rFonts w:asciiTheme="majorHAnsi" w:eastAsiaTheme="majorEastAsia" w:hAnsiTheme="majorHAnsi" w:cs="Calibri"/>
          <w:b/>
          <w:bCs/>
          <w:spacing w:val="10"/>
          <w:sz w:val="32"/>
          <w:szCs w:val="32"/>
        </w:rPr>
      </w:pPr>
      <w:bookmarkStart w:id="30" w:name="_Toc122598841"/>
      <w:bookmarkEnd w:id="18"/>
      <w:bookmarkEnd w:id="19"/>
      <w:r>
        <w:rPr>
          <w:rFonts w:cs="Calibri"/>
          <w:b/>
          <w:bCs/>
          <w:sz w:val="32"/>
          <w:szCs w:val="32"/>
        </w:rPr>
        <w:br w:type="page"/>
      </w:r>
    </w:p>
    <w:p w14:paraId="6439FDBB" w14:textId="2560A3A8" w:rsidR="002719D2" w:rsidRPr="00137F16" w:rsidRDefault="00137F16" w:rsidP="00137F16">
      <w:pPr>
        <w:pStyle w:val="Heading1"/>
        <w:keepNext w:val="0"/>
        <w:keepLines w:val="0"/>
        <w:numPr>
          <w:ilvl w:val="0"/>
          <w:numId w:val="21"/>
        </w:numPr>
        <w:tabs>
          <w:tab w:val="clear" w:pos="990"/>
        </w:tabs>
        <w:spacing w:before="360" w:after="240" w:line="280" w:lineRule="exact"/>
        <w:ind w:left="360" w:hanging="360"/>
        <w:jc w:val="both"/>
        <w:rPr>
          <w:rFonts w:cs="Calibri"/>
          <w:b/>
          <w:bCs/>
          <w:sz w:val="32"/>
          <w:szCs w:val="32"/>
        </w:rPr>
      </w:pPr>
      <w:bookmarkStart w:id="31" w:name="_Toc189052842"/>
      <w:r w:rsidRPr="00620A8A">
        <w:rPr>
          <w:rFonts w:cs="Calibri"/>
          <w:b/>
          <w:bCs/>
          <w:sz w:val="32"/>
          <w:szCs w:val="32"/>
        </w:rPr>
        <w:lastRenderedPageBreak/>
        <w:t>POLICY ENFORCEMENT AND EXCEPTIONS</w:t>
      </w:r>
      <w:bookmarkEnd w:id="30"/>
      <w:bookmarkEnd w:id="31"/>
    </w:p>
    <w:p w14:paraId="3459AD34" w14:textId="7C19F5BB" w:rsidR="00F152E0" w:rsidRPr="000B543A" w:rsidRDefault="00F152E0" w:rsidP="00137F16">
      <w:pPr>
        <w:jc w:val="both"/>
      </w:pPr>
      <w:bookmarkStart w:id="32" w:name="_Toc116381843"/>
      <w:r w:rsidRPr="000B543A">
        <w:t>Th</w:t>
      </w:r>
      <w:r w:rsidR="00C978CF">
        <w:t>is Policy is to be part of all e</w:t>
      </w:r>
      <w:r w:rsidRPr="000B543A">
        <w:t>mployees</w:t>
      </w:r>
      <w:r w:rsidR="00C978CF">
        <w:t xml:space="preserve">, contractors and third </w:t>
      </w:r>
      <w:r w:rsidR="003060C7">
        <w:t>p</w:t>
      </w:r>
      <w:r w:rsidR="003060C7" w:rsidRPr="000B543A">
        <w:t>arties’</w:t>
      </w:r>
      <w:r w:rsidRPr="000B543A">
        <w:t xml:space="preserve"> processes</w:t>
      </w:r>
      <w:r w:rsidR="0068424B" w:rsidRPr="000B543A">
        <w:t>,</w:t>
      </w:r>
      <w:r w:rsidRPr="000B543A">
        <w:t xml:space="preserve"> and all are responsible for understanding and adhering to this Policy. Any violation of this Policy shall be reported to Policy Owner. Violation of this Policy shall be subjected to disciplinary action by </w:t>
      </w:r>
      <w:r w:rsidR="0068424B" w:rsidRPr="000B543A">
        <w:t xml:space="preserve">the </w:t>
      </w:r>
      <w:r w:rsidR="008D02F5">
        <w:t>&lt;CLIENT&gt;</w:t>
      </w:r>
      <w:r w:rsidR="0068424B" w:rsidRPr="000B543A">
        <w:t>'</w:t>
      </w:r>
      <w:r w:rsidRPr="000B543A">
        <w:t xml:space="preserve">s Human </w:t>
      </w:r>
      <w:r w:rsidR="002C43BD">
        <w:t>Capital</w:t>
      </w:r>
      <w:r w:rsidRPr="000B543A">
        <w:t xml:space="preserve"> Department, taking into consideration the recommendation of the Information Security department and in accordance with other applicable policies, laws and regulations.</w:t>
      </w:r>
    </w:p>
    <w:p w14:paraId="20EDC1EE" w14:textId="39801F33" w:rsidR="00F152E0" w:rsidRDefault="00F152E0" w:rsidP="004A2B72">
      <w:pPr>
        <w:jc w:val="both"/>
      </w:pPr>
      <w:r w:rsidRPr="000B543A">
        <w:t>Disciplinary action may range from a verbal warning to discontinuation of access to facility or services, or termination of employment/contract/agreement, and possible legal action. The actual action taken shall depend on factors such as the seriousness of the breach and the user</w:t>
      </w:r>
      <w:r w:rsidR="0068424B" w:rsidRPr="000B543A">
        <w:t>'</w:t>
      </w:r>
      <w:r w:rsidRPr="000B543A">
        <w:t>s disciplinary record.</w:t>
      </w:r>
      <w:r w:rsidR="004A2B72">
        <w:br/>
      </w:r>
      <w:r w:rsidRPr="000B543A">
        <w:br/>
        <w:t xml:space="preserve">Any exceptions on the applicability of this Policy should be formally requested through the Policy Exception Management </w:t>
      </w:r>
      <w:r w:rsidR="0068424B" w:rsidRPr="000B543A">
        <w:t>procedure</w:t>
      </w:r>
      <w:r w:rsidRPr="000B543A">
        <w:t>.</w:t>
      </w:r>
    </w:p>
    <w:p w14:paraId="02C70906" w14:textId="77777777" w:rsidR="008D041F" w:rsidRPr="00137F16" w:rsidRDefault="008D041F">
      <w:pPr>
        <w:jc w:val="both"/>
      </w:pPr>
    </w:p>
    <w:p w14:paraId="4FFDB3A0" w14:textId="5BF31CBF" w:rsidR="002719D2" w:rsidRPr="00137F16" w:rsidRDefault="00137F16" w:rsidP="00137F16">
      <w:pPr>
        <w:pStyle w:val="Heading1"/>
        <w:keepNext w:val="0"/>
        <w:keepLines w:val="0"/>
        <w:numPr>
          <w:ilvl w:val="0"/>
          <w:numId w:val="21"/>
        </w:numPr>
        <w:tabs>
          <w:tab w:val="clear" w:pos="990"/>
        </w:tabs>
        <w:spacing w:before="360" w:after="240" w:line="280" w:lineRule="exact"/>
        <w:ind w:left="360" w:hanging="360"/>
        <w:jc w:val="both"/>
        <w:rPr>
          <w:rFonts w:cs="Calibri"/>
          <w:b/>
          <w:bCs/>
          <w:sz w:val="32"/>
          <w:szCs w:val="32"/>
        </w:rPr>
      </w:pPr>
      <w:bookmarkStart w:id="33" w:name="_Toc122598842"/>
      <w:bookmarkStart w:id="34" w:name="_Toc189052843"/>
      <w:bookmarkEnd w:id="32"/>
      <w:r w:rsidRPr="00620A8A">
        <w:rPr>
          <w:rFonts w:cs="Calibri"/>
          <w:b/>
          <w:bCs/>
          <w:sz w:val="32"/>
          <w:szCs w:val="32"/>
        </w:rPr>
        <w:t>MONITORING AND REVIEW</w:t>
      </w:r>
      <w:bookmarkEnd w:id="33"/>
      <w:bookmarkEnd w:id="34"/>
    </w:p>
    <w:p w14:paraId="69908BD5" w14:textId="31F69BFA" w:rsidR="00F152E0" w:rsidRPr="000B543A" w:rsidRDefault="00F152E0" w:rsidP="00137F16">
      <w:pPr>
        <w:jc w:val="both"/>
      </w:pPr>
      <w:r w:rsidRPr="000B543A">
        <w:t xml:space="preserve">This Policy is developed and owned by the </w:t>
      </w:r>
      <w:r w:rsidR="008D02F5">
        <w:t>&lt;CLIENT&gt;</w:t>
      </w:r>
      <w:r w:rsidRPr="000B543A">
        <w:t xml:space="preserve"> Information Security</w:t>
      </w:r>
      <w:r w:rsidR="00C44FDD">
        <w:t xml:space="preserve"> (IS)</w:t>
      </w:r>
      <w:r w:rsidRPr="000B543A">
        <w:t xml:space="preserve"> </w:t>
      </w:r>
      <w:r w:rsidR="00C44FDD">
        <w:t>Team</w:t>
      </w:r>
      <w:r w:rsidRPr="000B543A">
        <w:t xml:space="preserve">. It is reviewed by the CISO and approved by the CEO. </w:t>
      </w:r>
    </w:p>
    <w:p w14:paraId="70DAA5AC" w14:textId="64140B4C" w:rsidR="00F152E0" w:rsidRPr="000B543A" w:rsidRDefault="008D02F5" w:rsidP="00137F16">
      <w:pPr>
        <w:jc w:val="both"/>
      </w:pPr>
      <w:r>
        <w:t>&lt;CLIENT&gt;</w:t>
      </w:r>
      <w:r w:rsidR="00F152E0" w:rsidRPr="000B543A">
        <w:t xml:space="preserve"> </w:t>
      </w:r>
      <w:r w:rsidR="00C44FDD">
        <w:t>IS Team</w:t>
      </w:r>
      <w:r w:rsidR="00F152E0" w:rsidRPr="000B543A">
        <w:t xml:space="preserve"> will initiate a review and of this Policy annually or whenever a significant change occurs in the </w:t>
      </w:r>
      <w:r w:rsidR="009802CC" w:rsidRPr="000B543A">
        <w:t>organization’s</w:t>
      </w:r>
      <w:r w:rsidR="00F152E0" w:rsidRPr="000B543A">
        <w:t xml:space="preserve"> operating environment.</w:t>
      </w:r>
    </w:p>
    <w:p w14:paraId="6AFEAEBA" w14:textId="6E1637AB" w:rsidR="009222EB" w:rsidRDefault="00F152E0" w:rsidP="00137F16">
      <w:pPr>
        <w:jc w:val="both"/>
        <w:rPr>
          <w:ins w:id="35" w:author="Mohammed Khateeb" w:date="2025-01-27T12:27:00Z" w16du:dateUtc="2025-01-27T08:27:00Z"/>
        </w:rPr>
      </w:pPr>
      <w:r w:rsidRPr="000B543A">
        <w:t xml:space="preserve">Feedback, suggestions or questions regarding the Policy shall be directed to the </w:t>
      </w:r>
      <w:r w:rsidR="008D02F5">
        <w:t>&lt;CLIENT&gt;</w:t>
      </w:r>
      <w:r w:rsidR="00C44FDD">
        <w:t xml:space="preserve"> IS Team at </w:t>
      </w:r>
      <w:ins w:id="36" w:author="Mohammed Khateeb" w:date="2025-01-27T12:27:00Z" w16du:dateUtc="2025-01-27T08:27:00Z">
        <w:r w:rsidR="00931CD4">
          <w:fldChar w:fldCharType="begin"/>
        </w:r>
        <w:r w:rsidR="00931CD4">
          <w:instrText>HYPERLINK "mailto:</w:instrText>
        </w:r>
      </w:ins>
      <w:r w:rsidR="00931CD4">
        <w:instrText>infosec@cpx.net</w:instrText>
      </w:r>
      <w:ins w:id="37" w:author="Mohammed Khateeb" w:date="2025-01-27T12:27:00Z" w16du:dateUtc="2025-01-27T08:27:00Z">
        <w:r w:rsidR="00931CD4">
          <w:instrText>"</w:instrText>
        </w:r>
        <w:r w:rsidR="00931CD4">
          <w:fldChar w:fldCharType="separate"/>
        </w:r>
      </w:ins>
      <w:r w:rsidR="00931CD4" w:rsidRPr="00B2529F">
        <w:rPr>
          <w:rStyle w:val="Hyperlink"/>
        </w:rPr>
        <w:t>infosec@</w:t>
      </w:r>
      <w:r w:rsidR="008D02F5">
        <w:rPr>
          <w:rStyle w:val="Hyperlink"/>
        </w:rPr>
        <w:t>&lt;CLIENT&gt;</w:t>
      </w:r>
      <w:r w:rsidR="00931CD4" w:rsidRPr="00B2529F">
        <w:rPr>
          <w:rStyle w:val="Hyperlink"/>
        </w:rPr>
        <w:t>.net</w:t>
      </w:r>
      <w:ins w:id="38" w:author="Mohammed Khateeb" w:date="2025-01-27T12:27:00Z" w16du:dateUtc="2025-01-27T08:27:00Z">
        <w:r w:rsidR="00931CD4">
          <w:fldChar w:fldCharType="end"/>
        </w:r>
      </w:ins>
      <w:r w:rsidRPr="000B543A">
        <w:t>.</w:t>
      </w:r>
    </w:p>
    <w:p w14:paraId="1A3F4C64" w14:textId="77777777" w:rsidR="00931CD4" w:rsidRDefault="00931CD4" w:rsidP="00137F16">
      <w:pPr>
        <w:jc w:val="both"/>
        <w:rPr>
          <w:ins w:id="39" w:author="Mohammed Khateeb" w:date="2025-01-27T12:27:00Z" w16du:dateUtc="2025-01-27T08:27:00Z"/>
        </w:rPr>
      </w:pPr>
    </w:p>
    <w:p w14:paraId="3F8EE771" w14:textId="77777777" w:rsidR="00931CD4" w:rsidRDefault="00931CD4" w:rsidP="00931CD4">
      <w:pPr>
        <w:pStyle w:val="Heading1"/>
        <w:keepNext w:val="0"/>
        <w:keepLines w:val="0"/>
        <w:numPr>
          <w:ilvl w:val="0"/>
          <w:numId w:val="21"/>
        </w:numPr>
        <w:tabs>
          <w:tab w:val="clear" w:pos="990"/>
        </w:tabs>
        <w:spacing w:before="360" w:after="240" w:line="280" w:lineRule="exact"/>
        <w:ind w:left="360" w:hanging="360"/>
        <w:jc w:val="both"/>
        <w:rPr>
          <w:ins w:id="40" w:author="Mohammed Khateeb" w:date="2025-01-27T12:27:00Z" w16du:dateUtc="2025-01-27T08:27:00Z"/>
          <w:rFonts w:cs="Calibri"/>
          <w:b/>
          <w:bCs/>
          <w:sz w:val="32"/>
          <w:szCs w:val="32"/>
        </w:rPr>
      </w:pPr>
      <w:bookmarkStart w:id="41" w:name="_Toc188872856"/>
      <w:bookmarkStart w:id="42" w:name="_Toc189052844"/>
      <w:ins w:id="43" w:author="Mohammed Khateeb" w:date="2025-01-27T12:27:00Z" w16du:dateUtc="2025-01-27T08:27:00Z">
        <w:r>
          <w:rPr>
            <w:rFonts w:cs="Calibri"/>
            <w:b/>
            <w:bCs/>
            <w:sz w:val="32"/>
            <w:szCs w:val="32"/>
          </w:rPr>
          <w:t>POLICY – UAE IA CONTROL MAPPING</w:t>
        </w:r>
        <w:bookmarkEnd w:id="41"/>
        <w:bookmarkEnd w:id="42"/>
      </w:ins>
    </w:p>
    <w:tbl>
      <w:tblPr>
        <w:tblStyle w:val="GridTable4-Accent2"/>
        <w:tblW w:w="9625" w:type="dxa"/>
        <w:tblLook w:val="04A0" w:firstRow="1" w:lastRow="0" w:firstColumn="1" w:lastColumn="0" w:noHBand="0" w:noVBand="1"/>
      </w:tblPr>
      <w:tblGrid>
        <w:gridCol w:w="4405"/>
        <w:gridCol w:w="2520"/>
        <w:gridCol w:w="2700"/>
      </w:tblGrid>
      <w:tr w:rsidR="00931CD4" w:rsidRPr="00687C6A" w14:paraId="00DCAC0E" w14:textId="77777777" w:rsidTr="00417A2B">
        <w:trPr>
          <w:cnfStyle w:val="100000000000" w:firstRow="1" w:lastRow="0" w:firstColumn="0" w:lastColumn="0" w:oddVBand="0" w:evenVBand="0" w:oddHBand="0" w:evenHBand="0" w:firstRowFirstColumn="0" w:firstRowLastColumn="0" w:lastRowFirstColumn="0" w:lastRowLastColumn="0"/>
          <w:trHeight w:val="412"/>
          <w:tblHeader/>
          <w:ins w:id="44"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6851BE9A" w14:textId="77777777" w:rsidR="00931CD4" w:rsidRPr="003C4740" w:rsidRDefault="00931CD4" w:rsidP="00417A2B">
            <w:pPr>
              <w:jc w:val="center"/>
              <w:rPr>
                <w:ins w:id="45" w:author="Mohammed Khateeb" w:date="2025-01-27T12:27:00Z" w16du:dateUtc="2025-01-27T08:27:00Z"/>
                <w:rFonts w:cstheme="minorHAnsi"/>
                <w:color w:val="FFFFFF" w:themeColor="background1"/>
                <w:sz w:val="21"/>
                <w:szCs w:val="21"/>
              </w:rPr>
            </w:pPr>
            <w:ins w:id="46" w:author="Mohammed Khateeb" w:date="2025-01-27T12:27:00Z" w16du:dateUtc="2025-01-27T08:27:00Z">
              <w:r w:rsidRPr="003C4740">
                <w:rPr>
                  <w:rFonts w:cstheme="minorHAnsi"/>
                  <w:color w:val="FFFFFF" w:themeColor="background1"/>
                  <w:sz w:val="21"/>
                  <w:szCs w:val="21"/>
                </w:rPr>
                <w:t xml:space="preserve">Policy </w:t>
              </w:r>
              <w:r>
                <w:rPr>
                  <w:rFonts w:cstheme="minorHAnsi"/>
                  <w:color w:val="FFFFFF" w:themeColor="background1"/>
                  <w:sz w:val="21"/>
                  <w:szCs w:val="21"/>
                </w:rPr>
                <w:t>Sections</w:t>
              </w:r>
            </w:ins>
          </w:p>
        </w:tc>
        <w:tc>
          <w:tcPr>
            <w:tcW w:w="2520" w:type="dxa"/>
          </w:tcPr>
          <w:p w14:paraId="230A1102" w14:textId="77777777" w:rsidR="00931CD4" w:rsidRPr="003C4740" w:rsidRDefault="00931CD4" w:rsidP="00417A2B">
            <w:pPr>
              <w:jc w:val="center"/>
              <w:cnfStyle w:val="100000000000" w:firstRow="1" w:lastRow="0" w:firstColumn="0" w:lastColumn="0" w:oddVBand="0" w:evenVBand="0" w:oddHBand="0" w:evenHBand="0" w:firstRowFirstColumn="0" w:firstRowLastColumn="0" w:lastRowFirstColumn="0" w:lastRowLastColumn="0"/>
              <w:rPr>
                <w:ins w:id="47" w:author="Mohammed Khateeb" w:date="2025-01-27T12:27:00Z" w16du:dateUtc="2025-01-27T08:27:00Z"/>
                <w:rFonts w:cstheme="minorHAnsi"/>
                <w:color w:val="FFFFFF" w:themeColor="background1"/>
                <w:sz w:val="21"/>
                <w:szCs w:val="21"/>
              </w:rPr>
            </w:pPr>
            <w:ins w:id="48" w:author="Mohammed Khateeb" w:date="2025-01-27T12:27:00Z" w16du:dateUtc="2025-01-27T08:27:00Z">
              <w:r w:rsidRPr="003C4740">
                <w:rPr>
                  <w:rFonts w:cstheme="minorHAnsi"/>
                  <w:color w:val="FFFFFF" w:themeColor="background1"/>
                  <w:sz w:val="21"/>
                  <w:szCs w:val="21"/>
                </w:rPr>
                <w:t>UAE IA - Control</w:t>
              </w:r>
            </w:ins>
          </w:p>
        </w:tc>
        <w:tc>
          <w:tcPr>
            <w:tcW w:w="2700" w:type="dxa"/>
          </w:tcPr>
          <w:p w14:paraId="543B4541" w14:textId="77777777" w:rsidR="00931CD4" w:rsidRPr="003C4740" w:rsidRDefault="00931CD4" w:rsidP="00417A2B">
            <w:pPr>
              <w:jc w:val="center"/>
              <w:cnfStyle w:val="100000000000" w:firstRow="1" w:lastRow="0" w:firstColumn="0" w:lastColumn="0" w:oddVBand="0" w:evenVBand="0" w:oddHBand="0" w:evenHBand="0" w:firstRowFirstColumn="0" w:firstRowLastColumn="0" w:lastRowFirstColumn="0" w:lastRowLastColumn="0"/>
              <w:rPr>
                <w:ins w:id="49" w:author="Mohammed Khateeb" w:date="2025-01-27T12:27:00Z" w16du:dateUtc="2025-01-27T08:27:00Z"/>
                <w:rFonts w:cstheme="minorHAnsi"/>
                <w:color w:val="FFFFFF" w:themeColor="background1"/>
                <w:sz w:val="21"/>
                <w:szCs w:val="21"/>
              </w:rPr>
            </w:pPr>
            <w:ins w:id="50" w:author="Mohammed Khateeb" w:date="2025-01-27T12:27:00Z" w16du:dateUtc="2025-01-27T08:27:00Z">
              <w:r w:rsidRPr="003C4740">
                <w:rPr>
                  <w:rFonts w:cstheme="minorHAnsi"/>
                  <w:color w:val="FFFFFF" w:themeColor="background1"/>
                  <w:sz w:val="21"/>
                  <w:szCs w:val="21"/>
                </w:rPr>
                <w:t>ISO</w:t>
              </w:r>
              <w:r>
                <w:rPr>
                  <w:rFonts w:cstheme="minorHAnsi"/>
                  <w:color w:val="FFFFFF" w:themeColor="background1"/>
                  <w:sz w:val="21"/>
                  <w:szCs w:val="21"/>
                </w:rPr>
                <w:t xml:space="preserve"> </w:t>
              </w:r>
              <w:r w:rsidRPr="003C4740">
                <w:rPr>
                  <w:rFonts w:cstheme="minorHAnsi"/>
                  <w:color w:val="FFFFFF" w:themeColor="background1"/>
                  <w:sz w:val="21"/>
                  <w:szCs w:val="21"/>
                </w:rPr>
                <w:t>27001:</w:t>
              </w:r>
              <w:r>
                <w:rPr>
                  <w:rFonts w:cstheme="minorHAnsi"/>
                  <w:color w:val="FFFFFF" w:themeColor="background1"/>
                  <w:sz w:val="21"/>
                  <w:szCs w:val="21"/>
                </w:rPr>
                <w:t>2022</w:t>
              </w:r>
            </w:ins>
          </w:p>
        </w:tc>
      </w:tr>
      <w:tr w:rsidR="00931CD4" w:rsidRPr="00687C6A" w14:paraId="04A21F44" w14:textId="77777777" w:rsidTr="00417A2B">
        <w:trPr>
          <w:cnfStyle w:val="000000100000" w:firstRow="0" w:lastRow="0" w:firstColumn="0" w:lastColumn="0" w:oddVBand="0" w:evenVBand="0" w:oddHBand="1" w:evenHBand="0" w:firstRowFirstColumn="0" w:firstRowLastColumn="0" w:lastRowFirstColumn="0" w:lastRowLastColumn="0"/>
          <w:trHeight w:val="389"/>
          <w:ins w:id="51"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2CC1359B" w14:textId="77777777" w:rsidR="00931CD4" w:rsidRPr="003C4740" w:rsidRDefault="00931CD4" w:rsidP="00417A2B">
            <w:pPr>
              <w:rPr>
                <w:ins w:id="52" w:author="Mohammed Khateeb" w:date="2025-01-27T12:27:00Z" w16du:dateUtc="2025-01-27T08:27:00Z"/>
                <w:rFonts w:cstheme="minorHAnsi"/>
                <w:b w:val="0"/>
                <w:color w:val="auto"/>
                <w:sz w:val="21"/>
                <w:szCs w:val="21"/>
              </w:rPr>
            </w:pPr>
            <w:ins w:id="53" w:author="Mohammed Khateeb" w:date="2025-01-27T12:27:00Z" w16du:dateUtc="2025-01-27T08:27:00Z">
              <w:r w:rsidRPr="003C4740">
                <w:rPr>
                  <w:rFonts w:cstheme="minorHAnsi"/>
                  <w:sz w:val="21"/>
                  <w:szCs w:val="21"/>
                </w:rPr>
                <w:t>Section 1</w:t>
              </w:r>
              <w:r>
                <w:rPr>
                  <w:rFonts w:cstheme="minorHAnsi"/>
                  <w:sz w:val="21"/>
                  <w:szCs w:val="21"/>
                </w:rPr>
                <w:t xml:space="preserve"> – </w:t>
              </w:r>
              <w:r w:rsidRPr="003C4740">
                <w:rPr>
                  <w:rFonts w:cstheme="minorHAnsi"/>
                  <w:sz w:val="21"/>
                  <w:szCs w:val="21"/>
                </w:rPr>
                <w:t>Introduction</w:t>
              </w:r>
            </w:ins>
          </w:p>
        </w:tc>
        <w:tc>
          <w:tcPr>
            <w:tcW w:w="2520" w:type="dxa"/>
          </w:tcPr>
          <w:p w14:paraId="0B324EB5" w14:textId="1B1DAFF2" w:rsidR="00931CD4" w:rsidRPr="003C4740" w:rsidRDefault="009D7001" w:rsidP="00417A2B">
            <w:pPr>
              <w:cnfStyle w:val="000000100000" w:firstRow="0" w:lastRow="0" w:firstColumn="0" w:lastColumn="0" w:oddVBand="0" w:evenVBand="0" w:oddHBand="1" w:evenHBand="0" w:firstRowFirstColumn="0" w:firstRowLastColumn="0" w:lastRowFirstColumn="0" w:lastRowLastColumn="0"/>
              <w:rPr>
                <w:ins w:id="54" w:author="Mohammed Khateeb" w:date="2025-01-27T12:27:00Z" w16du:dateUtc="2025-01-27T08:27:00Z"/>
                <w:rFonts w:cstheme="minorHAnsi"/>
                <w:color w:val="auto"/>
                <w:sz w:val="21"/>
                <w:szCs w:val="21"/>
              </w:rPr>
            </w:pPr>
            <w:r>
              <w:rPr>
                <w:rFonts w:cstheme="minorHAnsi"/>
                <w:color w:val="auto"/>
                <w:sz w:val="21"/>
                <w:szCs w:val="21"/>
              </w:rPr>
              <w:t>T8.1.1</w:t>
            </w:r>
            <w:r w:rsidR="00846EAA">
              <w:rPr>
                <w:rFonts w:cstheme="minorHAnsi"/>
                <w:color w:val="auto"/>
                <w:sz w:val="21"/>
                <w:szCs w:val="21"/>
              </w:rPr>
              <w:t xml:space="preserve"> – </w:t>
            </w:r>
            <w:r w:rsidR="00846EAA" w:rsidRPr="00846EAA">
              <w:rPr>
                <w:rFonts w:cstheme="minorHAnsi"/>
                <w:color w:val="auto"/>
                <w:sz w:val="21"/>
                <w:szCs w:val="21"/>
              </w:rPr>
              <w:t>Information Security Incident Management Policy</w:t>
            </w:r>
          </w:p>
        </w:tc>
        <w:tc>
          <w:tcPr>
            <w:tcW w:w="2700" w:type="dxa"/>
          </w:tcPr>
          <w:p w14:paraId="556B6698" w14:textId="6BD135D5" w:rsidR="004E389C" w:rsidRDefault="00894098" w:rsidP="004E389C">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Clause </w:t>
            </w:r>
            <w:ins w:id="55" w:author="Mohammed Khateeb" w:date="2025-01-27T12:17:00Z" w16du:dateUtc="2025-01-27T08:17:00Z">
              <w:r w:rsidR="004E389C" w:rsidRPr="00117793">
                <w:rPr>
                  <w:rFonts w:cstheme="minorHAnsi"/>
                  <w:color w:val="auto"/>
                  <w:sz w:val="21"/>
                  <w:szCs w:val="21"/>
                </w:rPr>
                <w:t>5.2</w:t>
              </w:r>
            </w:ins>
            <w:r w:rsidR="004E389C">
              <w:rPr>
                <w:rFonts w:cstheme="minorHAnsi"/>
                <w:color w:val="auto"/>
                <w:sz w:val="21"/>
                <w:szCs w:val="21"/>
              </w:rPr>
              <w:t xml:space="preserve"> – Policy </w:t>
            </w:r>
          </w:p>
          <w:p w14:paraId="24023B1A" w14:textId="144BAB64" w:rsidR="00931CD4" w:rsidRPr="003C4740" w:rsidRDefault="004E389C" w:rsidP="004E389C">
            <w:pPr>
              <w:cnfStyle w:val="000000100000" w:firstRow="0" w:lastRow="0" w:firstColumn="0" w:lastColumn="0" w:oddVBand="0" w:evenVBand="0" w:oddHBand="1" w:evenHBand="0" w:firstRowFirstColumn="0" w:firstRowLastColumn="0" w:lastRowFirstColumn="0" w:lastRowLastColumn="0"/>
              <w:rPr>
                <w:ins w:id="56" w:author="Mohammed Khateeb" w:date="2025-01-27T12:27:00Z" w16du:dateUtc="2025-01-27T08:27:00Z"/>
                <w:rFonts w:cstheme="minorHAnsi"/>
                <w:color w:val="auto"/>
                <w:sz w:val="21"/>
                <w:szCs w:val="21"/>
              </w:rPr>
            </w:pPr>
            <w:ins w:id="57" w:author="Mohammed Khateeb" w:date="2025-01-27T12:17:00Z" w16du:dateUtc="2025-01-27T08:17:00Z">
              <w:r w:rsidRPr="00117793">
                <w:rPr>
                  <w:rFonts w:cstheme="minorHAnsi"/>
                  <w:color w:val="auto"/>
                  <w:sz w:val="21"/>
                  <w:szCs w:val="21"/>
                </w:rPr>
                <w:t>A.5.1</w:t>
              </w:r>
            </w:ins>
            <w:r>
              <w:rPr>
                <w:rFonts w:cstheme="minorHAnsi"/>
                <w:color w:val="auto"/>
                <w:sz w:val="21"/>
                <w:szCs w:val="21"/>
              </w:rPr>
              <w:t xml:space="preserve"> - </w:t>
            </w:r>
            <w:r w:rsidRPr="00B313B2">
              <w:rPr>
                <w:rFonts w:cstheme="minorHAnsi"/>
                <w:color w:val="auto"/>
                <w:sz w:val="21"/>
                <w:szCs w:val="21"/>
              </w:rPr>
              <w:t>Policies for information security</w:t>
            </w:r>
          </w:p>
        </w:tc>
      </w:tr>
      <w:tr w:rsidR="00931CD4" w:rsidRPr="00687C6A" w14:paraId="79178681" w14:textId="77777777" w:rsidTr="00417A2B">
        <w:trPr>
          <w:cnfStyle w:val="000000010000" w:firstRow="0" w:lastRow="0" w:firstColumn="0" w:lastColumn="0" w:oddVBand="0" w:evenVBand="0" w:oddHBand="0" w:evenHBand="1" w:firstRowFirstColumn="0" w:firstRowLastColumn="0" w:lastRowFirstColumn="0" w:lastRowLastColumn="0"/>
          <w:trHeight w:val="412"/>
          <w:ins w:id="58"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5A96221F" w14:textId="77777777" w:rsidR="00931CD4" w:rsidRPr="003C4740" w:rsidRDefault="00931CD4" w:rsidP="00417A2B">
            <w:pPr>
              <w:rPr>
                <w:ins w:id="59" w:author="Mohammed Khateeb" w:date="2025-01-27T12:27:00Z" w16du:dateUtc="2025-01-27T08:27:00Z"/>
                <w:rFonts w:cstheme="minorHAnsi"/>
                <w:b w:val="0"/>
                <w:color w:val="auto"/>
                <w:sz w:val="21"/>
                <w:szCs w:val="21"/>
              </w:rPr>
            </w:pPr>
            <w:ins w:id="60" w:author="Mohammed Khateeb" w:date="2025-01-27T12:27:00Z" w16du:dateUtc="2025-01-27T08:27:00Z">
              <w:r w:rsidRPr="003C4740">
                <w:rPr>
                  <w:rFonts w:cstheme="minorHAnsi"/>
                  <w:sz w:val="21"/>
                  <w:szCs w:val="21"/>
                </w:rPr>
                <w:t>Section 2</w:t>
              </w:r>
              <w:r>
                <w:rPr>
                  <w:rFonts w:cstheme="minorHAnsi"/>
                  <w:sz w:val="21"/>
                  <w:szCs w:val="21"/>
                </w:rPr>
                <w:t xml:space="preserve"> – </w:t>
              </w:r>
              <w:r w:rsidRPr="003C4740">
                <w:rPr>
                  <w:rFonts w:cstheme="minorHAnsi"/>
                  <w:sz w:val="21"/>
                  <w:szCs w:val="21"/>
                </w:rPr>
                <w:t>Purpose</w:t>
              </w:r>
            </w:ins>
          </w:p>
        </w:tc>
        <w:tc>
          <w:tcPr>
            <w:tcW w:w="2520" w:type="dxa"/>
          </w:tcPr>
          <w:p w14:paraId="16DA0DB8" w14:textId="05F9F10A" w:rsidR="009D7001" w:rsidRDefault="009D7001"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T8.1.1</w:t>
            </w:r>
            <w:r w:rsidR="00846EAA">
              <w:rPr>
                <w:rFonts w:cstheme="minorHAnsi"/>
                <w:color w:val="auto"/>
                <w:sz w:val="21"/>
                <w:szCs w:val="21"/>
              </w:rPr>
              <w:t xml:space="preserve"> – </w:t>
            </w:r>
            <w:r w:rsidR="00846EAA" w:rsidRPr="00846EAA">
              <w:rPr>
                <w:rFonts w:cstheme="minorHAnsi"/>
                <w:color w:val="auto"/>
                <w:sz w:val="21"/>
                <w:szCs w:val="21"/>
              </w:rPr>
              <w:t>Information Security Incident Management Policy</w:t>
            </w:r>
          </w:p>
          <w:p w14:paraId="542B77C1" w14:textId="3A2CA83F" w:rsidR="009D7001" w:rsidRDefault="009D7001"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T8.2.1</w:t>
            </w:r>
            <w:r w:rsidR="00846EAA">
              <w:rPr>
                <w:rFonts w:cstheme="minorHAnsi"/>
                <w:color w:val="auto"/>
                <w:sz w:val="21"/>
                <w:szCs w:val="21"/>
              </w:rPr>
              <w:t xml:space="preserve"> – Incident Response Plan</w:t>
            </w:r>
          </w:p>
          <w:p w14:paraId="2665966D" w14:textId="315BCE35" w:rsidR="00931CD4" w:rsidRDefault="009D7001"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T8.2.9</w:t>
            </w:r>
            <w:r w:rsidR="00846EAA">
              <w:rPr>
                <w:rFonts w:cstheme="minorHAnsi"/>
                <w:color w:val="auto"/>
                <w:sz w:val="21"/>
                <w:szCs w:val="21"/>
              </w:rPr>
              <w:t xml:space="preserve"> – Collection of Evidence</w:t>
            </w:r>
          </w:p>
          <w:p w14:paraId="5E675A68" w14:textId="485F2598" w:rsidR="009D7001" w:rsidRPr="003C4740" w:rsidRDefault="009D7001" w:rsidP="00417A2B">
            <w:pPr>
              <w:cnfStyle w:val="000000010000" w:firstRow="0" w:lastRow="0" w:firstColumn="0" w:lastColumn="0" w:oddVBand="0" w:evenVBand="0" w:oddHBand="0" w:evenHBand="1" w:firstRowFirstColumn="0" w:firstRowLastColumn="0" w:lastRowFirstColumn="0" w:lastRowLastColumn="0"/>
              <w:rPr>
                <w:ins w:id="61" w:author="Mohammed Khateeb" w:date="2025-01-27T12:27:00Z" w16du:dateUtc="2025-01-27T08:27:00Z"/>
                <w:rFonts w:cstheme="minorHAnsi"/>
                <w:color w:val="auto"/>
                <w:sz w:val="21"/>
                <w:szCs w:val="21"/>
              </w:rPr>
            </w:pPr>
            <w:r>
              <w:rPr>
                <w:rFonts w:cstheme="minorHAnsi"/>
                <w:color w:val="auto"/>
                <w:sz w:val="21"/>
                <w:szCs w:val="21"/>
              </w:rPr>
              <w:t>T8.3.2</w:t>
            </w:r>
            <w:r w:rsidR="00846EAA">
              <w:rPr>
                <w:rFonts w:cstheme="minorHAnsi"/>
                <w:color w:val="auto"/>
                <w:sz w:val="21"/>
                <w:szCs w:val="21"/>
              </w:rPr>
              <w:t xml:space="preserve"> – Reporting Information Security Events</w:t>
            </w:r>
          </w:p>
        </w:tc>
        <w:tc>
          <w:tcPr>
            <w:tcW w:w="2700" w:type="dxa"/>
          </w:tcPr>
          <w:p w14:paraId="201F2277" w14:textId="3413219D" w:rsidR="004E389C" w:rsidRDefault="00894098" w:rsidP="004E389C">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Clause </w:t>
            </w:r>
            <w:ins w:id="62" w:author="Mohammed Khateeb" w:date="2025-01-27T12:17:00Z" w16du:dateUtc="2025-01-27T08:17:00Z">
              <w:r w:rsidR="004E389C" w:rsidRPr="00117793">
                <w:rPr>
                  <w:rFonts w:cstheme="minorHAnsi"/>
                  <w:color w:val="auto"/>
                  <w:sz w:val="21"/>
                  <w:szCs w:val="21"/>
                </w:rPr>
                <w:t>5.2</w:t>
              </w:r>
            </w:ins>
            <w:r w:rsidR="004E389C">
              <w:rPr>
                <w:rFonts w:cstheme="minorHAnsi"/>
                <w:color w:val="auto"/>
                <w:sz w:val="21"/>
                <w:szCs w:val="21"/>
              </w:rPr>
              <w:t xml:space="preserve"> – Policy </w:t>
            </w:r>
          </w:p>
          <w:p w14:paraId="2F90AB18" w14:textId="2D05CCB4" w:rsidR="004E389C" w:rsidRDefault="004E389C" w:rsidP="004E389C">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ins w:id="63" w:author="Mohammed Khateeb" w:date="2025-01-27T12:17:00Z" w16du:dateUtc="2025-01-27T08:17:00Z">
              <w:r w:rsidRPr="00117793">
                <w:rPr>
                  <w:rFonts w:cstheme="minorHAnsi"/>
                  <w:color w:val="auto"/>
                  <w:sz w:val="21"/>
                  <w:szCs w:val="21"/>
                </w:rPr>
                <w:t>A.5.1</w:t>
              </w:r>
            </w:ins>
            <w:r>
              <w:rPr>
                <w:rFonts w:cstheme="minorHAnsi"/>
                <w:color w:val="auto"/>
                <w:sz w:val="21"/>
                <w:szCs w:val="21"/>
              </w:rPr>
              <w:t xml:space="preserve"> - </w:t>
            </w:r>
            <w:r w:rsidRPr="00B313B2">
              <w:rPr>
                <w:rFonts w:cstheme="minorHAnsi"/>
                <w:color w:val="auto"/>
                <w:sz w:val="21"/>
                <w:szCs w:val="21"/>
              </w:rPr>
              <w:t>Policies for information security</w:t>
            </w:r>
            <w:r w:rsidRPr="0082524B">
              <w:rPr>
                <w:rFonts w:cstheme="minorHAnsi"/>
                <w:color w:val="auto"/>
                <w:sz w:val="21"/>
                <w:szCs w:val="21"/>
              </w:rPr>
              <w:t xml:space="preserve"> </w:t>
            </w:r>
            <w:r w:rsidR="0082524B" w:rsidRPr="0082524B">
              <w:rPr>
                <w:rFonts w:cstheme="minorHAnsi"/>
                <w:color w:val="auto"/>
                <w:sz w:val="21"/>
                <w:szCs w:val="21"/>
              </w:rPr>
              <w:t>A.5.24</w:t>
            </w:r>
            <w:r>
              <w:rPr>
                <w:rFonts w:cstheme="minorHAnsi"/>
                <w:color w:val="auto"/>
                <w:sz w:val="21"/>
                <w:szCs w:val="21"/>
              </w:rPr>
              <w:t xml:space="preserve"> - </w:t>
            </w:r>
            <w:r w:rsidRPr="004E389C">
              <w:rPr>
                <w:rFonts w:cstheme="minorHAnsi"/>
                <w:color w:val="auto"/>
                <w:sz w:val="21"/>
                <w:szCs w:val="21"/>
              </w:rPr>
              <w:t>Information security incident management planning and preparation</w:t>
            </w:r>
          </w:p>
          <w:p w14:paraId="6099A071" w14:textId="0BF9AA01" w:rsidR="0082524B" w:rsidRDefault="0082524B" w:rsidP="004E389C">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82524B">
              <w:rPr>
                <w:rFonts w:cstheme="minorHAnsi"/>
                <w:color w:val="auto"/>
                <w:sz w:val="21"/>
                <w:szCs w:val="21"/>
              </w:rPr>
              <w:t>A.5.26</w:t>
            </w:r>
            <w:r w:rsidR="004E389C">
              <w:rPr>
                <w:rFonts w:cstheme="minorHAnsi"/>
                <w:color w:val="auto"/>
                <w:sz w:val="21"/>
                <w:szCs w:val="21"/>
              </w:rPr>
              <w:t xml:space="preserve"> - </w:t>
            </w:r>
            <w:r w:rsidR="004E389C" w:rsidRPr="004E389C">
              <w:rPr>
                <w:rFonts w:cstheme="minorHAnsi"/>
                <w:color w:val="auto"/>
                <w:sz w:val="21"/>
                <w:szCs w:val="21"/>
              </w:rPr>
              <w:t>Response to information security incidents</w:t>
            </w:r>
          </w:p>
          <w:p w14:paraId="169C6AE3" w14:textId="4B9C2895" w:rsidR="0082524B" w:rsidRDefault="0082524B"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82524B">
              <w:rPr>
                <w:rFonts w:cstheme="minorHAnsi"/>
                <w:color w:val="auto"/>
                <w:sz w:val="21"/>
                <w:szCs w:val="21"/>
              </w:rPr>
              <w:t>A.5.28</w:t>
            </w:r>
            <w:r w:rsidR="004E389C">
              <w:rPr>
                <w:rFonts w:cstheme="minorHAnsi"/>
                <w:color w:val="auto"/>
                <w:sz w:val="21"/>
                <w:szCs w:val="21"/>
              </w:rPr>
              <w:t xml:space="preserve"> – Collection of Evidence</w:t>
            </w:r>
          </w:p>
          <w:p w14:paraId="432838CA" w14:textId="75EA6869" w:rsidR="0082524B" w:rsidRPr="003C4740" w:rsidRDefault="0082524B" w:rsidP="00417A2B">
            <w:pPr>
              <w:cnfStyle w:val="000000010000" w:firstRow="0" w:lastRow="0" w:firstColumn="0" w:lastColumn="0" w:oddVBand="0" w:evenVBand="0" w:oddHBand="0" w:evenHBand="1" w:firstRowFirstColumn="0" w:firstRowLastColumn="0" w:lastRowFirstColumn="0" w:lastRowLastColumn="0"/>
              <w:rPr>
                <w:ins w:id="64" w:author="Mohammed Khateeb" w:date="2025-01-27T12:27:00Z" w16du:dateUtc="2025-01-27T08:27:00Z"/>
                <w:rFonts w:cstheme="minorHAnsi"/>
                <w:color w:val="auto"/>
                <w:sz w:val="21"/>
                <w:szCs w:val="21"/>
              </w:rPr>
            </w:pPr>
            <w:r w:rsidRPr="0082524B">
              <w:rPr>
                <w:rFonts w:cstheme="minorHAnsi"/>
                <w:color w:val="auto"/>
                <w:sz w:val="21"/>
                <w:szCs w:val="21"/>
              </w:rPr>
              <w:lastRenderedPageBreak/>
              <w:t>A.6.8</w:t>
            </w:r>
            <w:r w:rsidR="004E389C">
              <w:rPr>
                <w:rFonts w:cstheme="minorHAnsi"/>
                <w:color w:val="auto"/>
                <w:sz w:val="21"/>
                <w:szCs w:val="21"/>
              </w:rPr>
              <w:t xml:space="preserve"> - </w:t>
            </w:r>
            <w:r w:rsidR="004E389C" w:rsidRPr="004E389C">
              <w:rPr>
                <w:rFonts w:cstheme="minorHAnsi"/>
                <w:color w:val="auto"/>
                <w:sz w:val="21"/>
                <w:szCs w:val="21"/>
              </w:rPr>
              <w:t>Information security event reporting</w:t>
            </w:r>
          </w:p>
        </w:tc>
      </w:tr>
      <w:tr w:rsidR="00931CD4" w:rsidRPr="00687C6A" w14:paraId="6DCD0649" w14:textId="77777777" w:rsidTr="00417A2B">
        <w:trPr>
          <w:cnfStyle w:val="000000100000" w:firstRow="0" w:lastRow="0" w:firstColumn="0" w:lastColumn="0" w:oddVBand="0" w:evenVBand="0" w:oddHBand="1" w:evenHBand="0" w:firstRowFirstColumn="0" w:firstRowLastColumn="0" w:lastRowFirstColumn="0" w:lastRowLastColumn="0"/>
          <w:trHeight w:val="389"/>
          <w:ins w:id="65"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168FFD00" w14:textId="77777777" w:rsidR="00931CD4" w:rsidRPr="003C4740" w:rsidRDefault="00931CD4" w:rsidP="00417A2B">
            <w:pPr>
              <w:rPr>
                <w:ins w:id="66" w:author="Mohammed Khateeb" w:date="2025-01-27T12:27:00Z" w16du:dateUtc="2025-01-27T08:27:00Z"/>
                <w:rFonts w:cstheme="minorHAnsi"/>
                <w:b w:val="0"/>
                <w:color w:val="auto"/>
                <w:sz w:val="21"/>
                <w:szCs w:val="21"/>
              </w:rPr>
            </w:pPr>
            <w:ins w:id="67" w:author="Mohammed Khateeb" w:date="2025-01-27T12:27:00Z" w16du:dateUtc="2025-01-27T08:27:00Z">
              <w:r w:rsidRPr="003C4740">
                <w:rPr>
                  <w:rFonts w:cstheme="minorHAnsi"/>
                  <w:sz w:val="21"/>
                  <w:szCs w:val="21"/>
                </w:rPr>
                <w:lastRenderedPageBreak/>
                <w:t xml:space="preserve">Section 3 </w:t>
              </w:r>
              <w:r>
                <w:rPr>
                  <w:rFonts w:cstheme="minorHAnsi"/>
                  <w:sz w:val="21"/>
                  <w:szCs w:val="21"/>
                </w:rPr>
                <w:t xml:space="preserve">– </w:t>
              </w:r>
              <w:r w:rsidRPr="003C4740">
                <w:rPr>
                  <w:rFonts w:cstheme="minorHAnsi"/>
                  <w:sz w:val="21"/>
                  <w:szCs w:val="21"/>
                </w:rPr>
                <w:t>Scope</w:t>
              </w:r>
            </w:ins>
          </w:p>
        </w:tc>
        <w:tc>
          <w:tcPr>
            <w:tcW w:w="2520" w:type="dxa"/>
          </w:tcPr>
          <w:p w14:paraId="2CE99F79" w14:textId="60A0BA43" w:rsidR="00931CD4" w:rsidRPr="003C4740" w:rsidRDefault="009D7001" w:rsidP="00417A2B">
            <w:pPr>
              <w:cnfStyle w:val="000000100000" w:firstRow="0" w:lastRow="0" w:firstColumn="0" w:lastColumn="0" w:oddVBand="0" w:evenVBand="0" w:oddHBand="1" w:evenHBand="0" w:firstRowFirstColumn="0" w:firstRowLastColumn="0" w:lastRowFirstColumn="0" w:lastRowLastColumn="0"/>
              <w:rPr>
                <w:ins w:id="68" w:author="Mohammed Khateeb" w:date="2025-01-27T12:27:00Z" w16du:dateUtc="2025-01-27T08:27:00Z"/>
                <w:rFonts w:cstheme="minorHAnsi"/>
                <w:color w:val="auto"/>
                <w:sz w:val="21"/>
                <w:szCs w:val="21"/>
              </w:rPr>
            </w:pPr>
            <w:r>
              <w:rPr>
                <w:rFonts w:cstheme="minorHAnsi"/>
                <w:color w:val="auto"/>
                <w:sz w:val="21"/>
                <w:szCs w:val="21"/>
              </w:rPr>
              <w:t>T8.1.1</w:t>
            </w:r>
            <w:r w:rsidR="00846EAA">
              <w:rPr>
                <w:rFonts w:cstheme="minorHAnsi"/>
                <w:color w:val="auto"/>
                <w:sz w:val="21"/>
                <w:szCs w:val="21"/>
              </w:rPr>
              <w:t xml:space="preserve"> – </w:t>
            </w:r>
            <w:r w:rsidR="00846EAA" w:rsidRPr="00846EAA">
              <w:rPr>
                <w:rFonts w:cstheme="minorHAnsi"/>
                <w:color w:val="auto"/>
                <w:sz w:val="21"/>
                <w:szCs w:val="21"/>
              </w:rPr>
              <w:t>Information Security Incident Management Policy</w:t>
            </w:r>
          </w:p>
        </w:tc>
        <w:tc>
          <w:tcPr>
            <w:tcW w:w="2700" w:type="dxa"/>
          </w:tcPr>
          <w:p w14:paraId="1B8FFDF8" w14:textId="0AEA3C60" w:rsidR="004E389C" w:rsidRDefault="00894098" w:rsidP="004E389C">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Clause </w:t>
            </w:r>
            <w:ins w:id="69" w:author="Mohammed Khateeb" w:date="2025-01-27T12:17:00Z" w16du:dateUtc="2025-01-27T08:17:00Z">
              <w:r w:rsidR="004E389C" w:rsidRPr="00117793">
                <w:rPr>
                  <w:rFonts w:cstheme="minorHAnsi"/>
                  <w:color w:val="auto"/>
                  <w:sz w:val="21"/>
                  <w:szCs w:val="21"/>
                </w:rPr>
                <w:t>5.2</w:t>
              </w:r>
            </w:ins>
            <w:r w:rsidR="004E389C">
              <w:rPr>
                <w:rFonts w:cstheme="minorHAnsi"/>
                <w:color w:val="auto"/>
                <w:sz w:val="21"/>
                <w:szCs w:val="21"/>
              </w:rPr>
              <w:t xml:space="preserve"> – Policy </w:t>
            </w:r>
          </w:p>
          <w:p w14:paraId="1997C0D2" w14:textId="7E0EE25D" w:rsidR="00931CD4" w:rsidRPr="003C4740" w:rsidRDefault="004E389C" w:rsidP="004E389C">
            <w:pPr>
              <w:cnfStyle w:val="000000100000" w:firstRow="0" w:lastRow="0" w:firstColumn="0" w:lastColumn="0" w:oddVBand="0" w:evenVBand="0" w:oddHBand="1" w:evenHBand="0" w:firstRowFirstColumn="0" w:firstRowLastColumn="0" w:lastRowFirstColumn="0" w:lastRowLastColumn="0"/>
              <w:rPr>
                <w:ins w:id="70" w:author="Mohammed Khateeb" w:date="2025-01-27T12:27:00Z" w16du:dateUtc="2025-01-27T08:27:00Z"/>
                <w:rFonts w:cstheme="minorHAnsi"/>
                <w:color w:val="auto"/>
                <w:sz w:val="21"/>
                <w:szCs w:val="21"/>
              </w:rPr>
            </w:pPr>
            <w:ins w:id="71" w:author="Mohammed Khateeb" w:date="2025-01-27T12:17:00Z" w16du:dateUtc="2025-01-27T08:17:00Z">
              <w:r w:rsidRPr="00117793">
                <w:rPr>
                  <w:rFonts w:cstheme="minorHAnsi"/>
                  <w:color w:val="auto"/>
                  <w:sz w:val="21"/>
                  <w:szCs w:val="21"/>
                </w:rPr>
                <w:t>A.5.1</w:t>
              </w:r>
            </w:ins>
            <w:r>
              <w:rPr>
                <w:rFonts w:cstheme="minorHAnsi"/>
                <w:color w:val="auto"/>
                <w:sz w:val="21"/>
                <w:szCs w:val="21"/>
              </w:rPr>
              <w:t xml:space="preserve"> - </w:t>
            </w:r>
            <w:r w:rsidRPr="00B313B2">
              <w:rPr>
                <w:rFonts w:cstheme="minorHAnsi"/>
                <w:color w:val="auto"/>
                <w:sz w:val="21"/>
                <w:szCs w:val="21"/>
              </w:rPr>
              <w:t>Policies for information security</w:t>
            </w:r>
          </w:p>
        </w:tc>
      </w:tr>
      <w:tr w:rsidR="00931CD4" w:rsidRPr="00687C6A" w14:paraId="1C695636" w14:textId="77777777" w:rsidTr="00417A2B">
        <w:trPr>
          <w:cnfStyle w:val="000000010000" w:firstRow="0" w:lastRow="0" w:firstColumn="0" w:lastColumn="0" w:oddVBand="0" w:evenVBand="0" w:oddHBand="0" w:evenHBand="1" w:firstRowFirstColumn="0" w:firstRowLastColumn="0" w:lastRowFirstColumn="0" w:lastRowLastColumn="0"/>
          <w:trHeight w:val="412"/>
          <w:ins w:id="72"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6D772217" w14:textId="77777777" w:rsidR="00931CD4" w:rsidRPr="003C4740" w:rsidRDefault="00931CD4" w:rsidP="00417A2B">
            <w:pPr>
              <w:rPr>
                <w:ins w:id="73" w:author="Mohammed Khateeb" w:date="2025-01-27T12:27:00Z" w16du:dateUtc="2025-01-27T08:27:00Z"/>
                <w:rFonts w:cstheme="minorHAnsi"/>
                <w:b w:val="0"/>
                <w:color w:val="auto"/>
                <w:sz w:val="21"/>
                <w:szCs w:val="21"/>
              </w:rPr>
            </w:pPr>
            <w:ins w:id="74" w:author="Mohammed Khateeb" w:date="2025-01-27T12:27:00Z" w16du:dateUtc="2025-01-27T08:27:00Z">
              <w:r w:rsidRPr="003C4740">
                <w:rPr>
                  <w:rFonts w:cstheme="minorHAnsi"/>
                  <w:sz w:val="21"/>
                  <w:szCs w:val="21"/>
                </w:rPr>
                <w:t>Section 4 – Policy Statement</w:t>
              </w:r>
            </w:ins>
          </w:p>
        </w:tc>
        <w:tc>
          <w:tcPr>
            <w:tcW w:w="2520" w:type="dxa"/>
          </w:tcPr>
          <w:p w14:paraId="4B6E6D2F" w14:textId="5B37E5D0" w:rsidR="00931CD4" w:rsidRDefault="009D7001"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T8.2.1</w:t>
            </w:r>
            <w:r w:rsidR="00846EAA">
              <w:rPr>
                <w:rFonts w:cstheme="minorHAnsi"/>
                <w:color w:val="auto"/>
                <w:sz w:val="21"/>
                <w:szCs w:val="21"/>
              </w:rPr>
              <w:t xml:space="preserve"> – Incident Response Plan</w:t>
            </w:r>
          </w:p>
          <w:p w14:paraId="0E63CB10" w14:textId="5CD97D0B" w:rsidR="009D7001" w:rsidRPr="003C4740" w:rsidRDefault="009D7001" w:rsidP="00417A2B">
            <w:pPr>
              <w:cnfStyle w:val="000000010000" w:firstRow="0" w:lastRow="0" w:firstColumn="0" w:lastColumn="0" w:oddVBand="0" w:evenVBand="0" w:oddHBand="0" w:evenHBand="1" w:firstRowFirstColumn="0" w:firstRowLastColumn="0" w:lastRowFirstColumn="0" w:lastRowLastColumn="0"/>
              <w:rPr>
                <w:ins w:id="75" w:author="Mohammed Khateeb" w:date="2025-01-27T12:27:00Z" w16du:dateUtc="2025-01-27T08:27:00Z"/>
                <w:rFonts w:cstheme="minorHAnsi"/>
                <w:color w:val="auto"/>
                <w:sz w:val="21"/>
                <w:szCs w:val="21"/>
              </w:rPr>
            </w:pPr>
            <w:r>
              <w:rPr>
                <w:rFonts w:cstheme="minorHAnsi"/>
                <w:color w:val="auto"/>
                <w:sz w:val="21"/>
                <w:szCs w:val="21"/>
              </w:rPr>
              <w:t>T8.3.3</w:t>
            </w:r>
            <w:r w:rsidR="00846EAA">
              <w:rPr>
                <w:rFonts w:cstheme="minorHAnsi"/>
                <w:color w:val="auto"/>
                <w:sz w:val="21"/>
                <w:szCs w:val="21"/>
              </w:rPr>
              <w:t xml:space="preserve"> – Reporting Security Weaknesses</w:t>
            </w:r>
          </w:p>
        </w:tc>
        <w:tc>
          <w:tcPr>
            <w:tcW w:w="2700" w:type="dxa"/>
          </w:tcPr>
          <w:p w14:paraId="2BA6B818" w14:textId="742B87F4" w:rsidR="004E389C" w:rsidRDefault="0082524B"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82524B">
              <w:rPr>
                <w:rFonts w:cstheme="minorHAnsi"/>
                <w:color w:val="auto"/>
                <w:sz w:val="21"/>
                <w:szCs w:val="21"/>
              </w:rPr>
              <w:t>A.5.24</w:t>
            </w:r>
            <w:r w:rsidR="004E389C">
              <w:rPr>
                <w:rFonts w:cstheme="minorHAnsi"/>
                <w:color w:val="auto"/>
                <w:sz w:val="21"/>
                <w:szCs w:val="21"/>
              </w:rPr>
              <w:t xml:space="preserve"> - </w:t>
            </w:r>
            <w:r w:rsidR="004E389C" w:rsidRPr="004E389C">
              <w:rPr>
                <w:rFonts w:cstheme="minorHAnsi"/>
                <w:color w:val="auto"/>
                <w:sz w:val="21"/>
                <w:szCs w:val="21"/>
              </w:rPr>
              <w:t>Information security incident management planning and preparation</w:t>
            </w:r>
          </w:p>
          <w:p w14:paraId="4AF4C75D" w14:textId="6C29452D" w:rsidR="00931CD4" w:rsidRDefault="0082524B"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82524B">
              <w:rPr>
                <w:rFonts w:cstheme="minorHAnsi"/>
                <w:color w:val="auto"/>
                <w:sz w:val="21"/>
                <w:szCs w:val="21"/>
              </w:rPr>
              <w:t>A.5.26</w:t>
            </w:r>
            <w:r w:rsidR="004E389C">
              <w:rPr>
                <w:rFonts w:cstheme="minorHAnsi"/>
                <w:color w:val="auto"/>
                <w:sz w:val="21"/>
                <w:szCs w:val="21"/>
              </w:rPr>
              <w:t xml:space="preserve"> - </w:t>
            </w:r>
            <w:r w:rsidR="004E389C" w:rsidRPr="004E389C">
              <w:rPr>
                <w:rFonts w:cstheme="minorHAnsi"/>
                <w:color w:val="auto"/>
                <w:sz w:val="21"/>
                <w:szCs w:val="21"/>
              </w:rPr>
              <w:t>Response to information security incidents</w:t>
            </w:r>
          </w:p>
          <w:p w14:paraId="2571DE49" w14:textId="521003A6" w:rsidR="0082524B" w:rsidRPr="003C4740" w:rsidRDefault="0082524B" w:rsidP="00417A2B">
            <w:pPr>
              <w:cnfStyle w:val="000000010000" w:firstRow="0" w:lastRow="0" w:firstColumn="0" w:lastColumn="0" w:oddVBand="0" w:evenVBand="0" w:oddHBand="0" w:evenHBand="1" w:firstRowFirstColumn="0" w:firstRowLastColumn="0" w:lastRowFirstColumn="0" w:lastRowLastColumn="0"/>
              <w:rPr>
                <w:ins w:id="76" w:author="Mohammed Khateeb" w:date="2025-01-27T12:27:00Z" w16du:dateUtc="2025-01-27T08:27:00Z"/>
                <w:rFonts w:cstheme="minorHAnsi"/>
                <w:color w:val="auto"/>
                <w:sz w:val="21"/>
                <w:szCs w:val="21"/>
              </w:rPr>
            </w:pPr>
            <w:r w:rsidRPr="0082524B">
              <w:rPr>
                <w:rFonts w:cstheme="minorHAnsi"/>
                <w:color w:val="auto"/>
                <w:sz w:val="21"/>
                <w:szCs w:val="21"/>
              </w:rPr>
              <w:t>A.6.8</w:t>
            </w:r>
            <w:r w:rsidR="004E389C">
              <w:rPr>
                <w:rFonts w:cstheme="minorHAnsi"/>
                <w:color w:val="auto"/>
                <w:sz w:val="21"/>
                <w:szCs w:val="21"/>
              </w:rPr>
              <w:t xml:space="preserve"> - </w:t>
            </w:r>
            <w:r w:rsidR="004E389C" w:rsidRPr="004E389C">
              <w:rPr>
                <w:rFonts w:cstheme="minorHAnsi"/>
                <w:color w:val="auto"/>
                <w:sz w:val="21"/>
                <w:szCs w:val="21"/>
              </w:rPr>
              <w:t>Information security event reporting</w:t>
            </w:r>
          </w:p>
        </w:tc>
      </w:tr>
      <w:tr w:rsidR="00931CD4" w:rsidRPr="00687C6A" w14:paraId="0ED87208" w14:textId="77777777" w:rsidTr="00417A2B">
        <w:trPr>
          <w:cnfStyle w:val="000000100000" w:firstRow="0" w:lastRow="0" w:firstColumn="0" w:lastColumn="0" w:oddVBand="0" w:evenVBand="0" w:oddHBand="1" w:evenHBand="0" w:firstRowFirstColumn="0" w:firstRowLastColumn="0" w:lastRowFirstColumn="0" w:lastRowLastColumn="0"/>
          <w:trHeight w:val="412"/>
          <w:ins w:id="77"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101D183B" w14:textId="77777777" w:rsidR="00931CD4" w:rsidRPr="003C4740" w:rsidRDefault="00931CD4" w:rsidP="00417A2B">
            <w:pPr>
              <w:rPr>
                <w:ins w:id="78" w:author="Mohammed Khateeb" w:date="2025-01-27T12:27:00Z" w16du:dateUtc="2025-01-27T08:27:00Z"/>
                <w:rFonts w:cstheme="minorHAnsi"/>
                <w:b w:val="0"/>
                <w:color w:val="auto"/>
                <w:sz w:val="21"/>
                <w:szCs w:val="21"/>
              </w:rPr>
            </w:pPr>
            <w:ins w:id="79" w:author="Mohammed Khateeb" w:date="2025-01-27T12:27:00Z" w16du:dateUtc="2025-01-27T08:27:00Z">
              <w:r w:rsidRPr="003C4740">
                <w:rPr>
                  <w:rFonts w:cstheme="minorHAnsi"/>
                  <w:sz w:val="21"/>
                  <w:szCs w:val="21"/>
                </w:rPr>
                <w:t>Section 5 – Policy Details</w:t>
              </w:r>
            </w:ins>
          </w:p>
        </w:tc>
        <w:tc>
          <w:tcPr>
            <w:tcW w:w="2520" w:type="dxa"/>
          </w:tcPr>
          <w:p w14:paraId="47375544" w14:textId="11168DEF" w:rsidR="00931CD4" w:rsidRPr="003C4740" w:rsidRDefault="009D7001" w:rsidP="00417A2B">
            <w:pPr>
              <w:cnfStyle w:val="000000100000" w:firstRow="0" w:lastRow="0" w:firstColumn="0" w:lastColumn="0" w:oddVBand="0" w:evenVBand="0" w:oddHBand="1" w:evenHBand="0" w:firstRowFirstColumn="0" w:firstRowLastColumn="0" w:lastRowFirstColumn="0" w:lastRowLastColumn="0"/>
              <w:rPr>
                <w:ins w:id="80" w:author="Mohammed Khateeb" w:date="2025-01-27T12:27:00Z" w16du:dateUtc="2025-01-27T08:27:00Z"/>
                <w:rFonts w:cstheme="minorHAnsi"/>
                <w:color w:val="auto"/>
                <w:sz w:val="21"/>
                <w:szCs w:val="21"/>
              </w:rPr>
            </w:pPr>
            <w:r>
              <w:rPr>
                <w:rFonts w:cstheme="minorHAnsi"/>
                <w:color w:val="auto"/>
                <w:sz w:val="21"/>
                <w:szCs w:val="21"/>
              </w:rPr>
              <w:t>T8.1.1</w:t>
            </w:r>
            <w:r w:rsidR="00846EAA">
              <w:rPr>
                <w:rFonts w:cstheme="minorHAnsi"/>
                <w:color w:val="auto"/>
                <w:sz w:val="21"/>
                <w:szCs w:val="21"/>
              </w:rPr>
              <w:t xml:space="preserve"> – </w:t>
            </w:r>
            <w:r w:rsidR="00846EAA" w:rsidRPr="00846EAA">
              <w:rPr>
                <w:rFonts w:cstheme="minorHAnsi"/>
                <w:color w:val="auto"/>
                <w:sz w:val="21"/>
                <w:szCs w:val="21"/>
              </w:rPr>
              <w:t>Information Security Incident Management Policy</w:t>
            </w:r>
          </w:p>
        </w:tc>
        <w:tc>
          <w:tcPr>
            <w:tcW w:w="2700" w:type="dxa"/>
          </w:tcPr>
          <w:p w14:paraId="08A38C05" w14:textId="7EA15AB9" w:rsidR="004E389C" w:rsidRDefault="00894098" w:rsidP="004E389C">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Clause </w:t>
            </w:r>
            <w:ins w:id="81" w:author="Mohammed Khateeb" w:date="2025-01-27T12:17:00Z" w16du:dateUtc="2025-01-27T08:17:00Z">
              <w:r w:rsidR="004E389C" w:rsidRPr="00117793">
                <w:rPr>
                  <w:rFonts w:cstheme="minorHAnsi"/>
                  <w:color w:val="auto"/>
                  <w:sz w:val="21"/>
                  <w:szCs w:val="21"/>
                </w:rPr>
                <w:t>5.2</w:t>
              </w:r>
            </w:ins>
            <w:r w:rsidR="004E389C">
              <w:rPr>
                <w:rFonts w:cstheme="minorHAnsi"/>
                <w:color w:val="auto"/>
                <w:sz w:val="21"/>
                <w:szCs w:val="21"/>
              </w:rPr>
              <w:t xml:space="preserve"> – Policy </w:t>
            </w:r>
          </w:p>
          <w:p w14:paraId="30CEF6A2" w14:textId="053F4328" w:rsidR="00931CD4" w:rsidRPr="003C4740" w:rsidRDefault="004E389C" w:rsidP="004E389C">
            <w:pPr>
              <w:cnfStyle w:val="000000100000" w:firstRow="0" w:lastRow="0" w:firstColumn="0" w:lastColumn="0" w:oddVBand="0" w:evenVBand="0" w:oddHBand="1" w:evenHBand="0" w:firstRowFirstColumn="0" w:firstRowLastColumn="0" w:lastRowFirstColumn="0" w:lastRowLastColumn="0"/>
              <w:rPr>
                <w:ins w:id="82" w:author="Mohammed Khateeb" w:date="2025-01-27T12:27:00Z" w16du:dateUtc="2025-01-27T08:27:00Z"/>
                <w:rFonts w:cstheme="minorHAnsi"/>
                <w:color w:val="auto"/>
                <w:sz w:val="21"/>
                <w:szCs w:val="21"/>
              </w:rPr>
            </w:pPr>
            <w:ins w:id="83" w:author="Mohammed Khateeb" w:date="2025-01-27T12:17:00Z" w16du:dateUtc="2025-01-27T08:17:00Z">
              <w:r w:rsidRPr="00117793">
                <w:rPr>
                  <w:rFonts w:cstheme="minorHAnsi"/>
                  <w:color w:val="auto"/>
                  <w:sz w:val="21"/>
                  <w:szCs w:val="21"/>
                </w:rPr>
                <w:t>A.5.1</w:t>
              </w:r>
            </w:ins>
            <w:r>
              <w:rPr>
                <w:rFonts w:cstheme="minorHAnsi"/>
                <w:color w:val="auto"/>
                <w:sz w:val="21"/>
                <w:szCs w:val="21"/>
              </w:rPr>
              <w:t xml:space="preserve"> - </w:t>
            </w:r>
            <w:r w:rsidRPr="00B313B2">
              <w:rPr>
                <w:rFonts w:cstheme="minorHAnsi"/>
                <w:color w:val="auto"/>
                <w:sz w:val="21"/>
                <w:szCs w:val="21"/>
              </w:rPr>
              <w:t>Policies for information security</w:t>
            </w:r>
          </w:p>
        </w:tc>
      </w:tr>
      <w:tr w:rsidR="00931CD4" w:rsidRPr="00687C6A" w14:paraId="407EC6D8" w14:textId="77777777" w:rsidTr="00417A2B">
        <w:trPr>
          <w:cnfStyle w:val="000000010000" w:firstRow="0" w:lastRow="0" w:firstColumn="0" w:lastColumn="0" w:oddVBand="0" w:evenVBand="0" w:oddHBand="0" w:evenHBand="1" w:firstRowFirstColumn="0" w:firstRowLastColumn="0" w:lastRowFirstColumn="0" w:lastRowLastColumn="0"/>
          <w:trHeight w:val="412"/>
          <w:ins w:id="84"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209B53D5" w14:textId="780CD256" w:rsidR="00931CD4" w:rsidRPr="003C4740" w:rsidRDefault="00931CD4" w:rsidP="00417A2B">
            <w:pPr>
              <w:rPr>
                <w:ins w:id="85" w:author="Mohammed Khateeb" w:date="2025-01-27T12:27:00Z" w16du:dateUtc="2025-01-27T08:27:00Z"/>
                <w:rFonts w:cstheme="minorHAnsi"/>
                <w:b w:val="0"/>
                <w:color w:val="auto"/>
                <w:sz w:val="21"/>
                <w:szCs w:val="21"/>
              </w:rPr>
            </w:pPr>
            <w:ins w:id="86" w:author="Mohammed Khateeb" w:date="2025-01-27T12:27:00Z" w16du:dateUtc="2025-01-27T08:27:00Z">
              <w:r>
                <w:rPr>
                  <w:rFonts w:cstheme="minorHAnsi"/>
                  <w:sz w:val="21"/>
                  <w:szCs w:val="21"/>
                </w:rPr>
                <w:t>Section 5.1 – Computer Security Incident Response Team (CSIRT)</w:t>
              </w:r>
            </w:ins>
          </w:p>
        </w:tc>
        <w:tc>
          <w:tcPr>
            <w:tcW w:w="2520" w:type="dxa"/>
          </w:tcPr>
          <w:p w14:paraId="216B910F" w14:textId="45FFBF2C" w:rsidR="00931CD4" w:rsidRDefault="009D7001"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T8.2.6</w:t>
            </w:r>
            <w:r w:rsidR="00846EAA">
              <w:rPr>
                <w:rFonts w:cstheme="minorHAnsi"/>
                <w:color w:val="auto"/>
                <w:sz w:val="21"/>
                <w:szCs w:val="21"/>
              </w:rPr>
              <w:t xml:space="preserve"> – Incident Response Assistance</w:t>
            </w:r>
          </w:p>
          <w:p w14:paraId="2B2EE2A6" w14:textId="0A28771E" w:rsidR="009D7001" w:rsidRDefault="009D7001"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T8.2.7</w:t>
            </w:r>
            <w:r w:rsidR="00846EAA">
              <w:rPr>
                <w:rFonts w:cstheme="minorHAnsi"/>
                <w:color w:val="auto"/>
                <w:sz w:val="21"/>
                <w:szCs w:val="21"/>
              </w:rPr>
              <w:t xml:space="preserve"> – Information Security Incident Documentation</w:t>
            </w:r>
          </w:p>
          <w:p w14:paraId="01EBCB54" w14:textId="643AE731" w:rsidR="009D7001" w:rsidRPr="003C4740" w:rsidRDefault="009D7001" w:rsidP="00417A2B">
            <w:pPr>
              <w:cnfStyle w:val="000000010000" w:firstRow="0" w:lastRow="0" w:firstColumn="0" w:lastColumn="0" w:oddVBand="0" w:evenVBand="0" w:oddHBand="0" w:evenHBand="1" w:firstRowFirstColumn="0" w:firstRowLastColumn="0" w:lastRowFirstColumn="0" w:lastRowLastColumn="0"/>
              <w:rPr>
                <w:ins w:id="87" w:author="Mohammed Khateeb" w:date="2025-01-27T12:27:00Z" w16du:dateUtc="2025-01-27T08:27:00Z"/>
                <w:rFonts w:cstheme="minorHAnsi"/>
                <w:color w:val="auto"/>
                <w:sz w:val="21"/>
                <w:szCs w:val="21"/>
              </w:rPr>
            </w:pPr>
            <w:r>
              <w:rPr>
                <w:rFonts w:cstheme="minorHAnsi"/>
                <w:color w:val="auto"/>
                <w:sz w:val="21"/>
                <w:szCs w:val="21"/>
              </w:rPr>
              <w:t>T8.3.2</w:t>
            </w:r>
            <w:r w:rsidR="00846EAA">
              <w:rPr>
                <w:rFonts w:cstheme="minorHAnsi"/>
                <w:color w:val="auto"/>
                <w:sz w:val="21"/>
                <w:szCs w:val="21"/>
              </w:rPr>
              <w:t xml:space="preserve"> – Reporting Information Security Events</w:t>
            </w:r>
          </w:p>
        </w:tc>
        <w:tc>
          <w:tcPr>
            <w:tcW w:w="2700" w:type="dxa"/>
          </w:tcPr>
          <w:p w14:paraId="4DE40ACA" w14:textId="35DD86C6" w:rsidR="00931CD4" w:rsidRPr="003C4740" w:rsidRDefault="0082524B" w:rsidP="00417A2B">
            <w:pPr>
              <w:cnfStyle w:val="000000010000" w:firstRow="0" w:lastRow="0" w:firstColumn="0" w:lastColumn="0" w:oddVBand="0" w:evenVBand="0" w:oddHBand="0" w:evenHBand="1" w:firstRowFirstColumn="0" w:firstRowLastColumn="0" w:lastRowFirstColumn="0" w:lastRowLastColumn="0"/>
              <w:rPr>
                <w:ins w:id="88" w:author="Mohammed Khateeb" w:date="2025-01-27T12:27:00Z" w16du:dateUtc="2025-01-27T08:27:00Z"/>
                <w:rFonts w:cstheme="minorHAnsi"/>
                <w:color w:val="auto"/>
                <w:sz w:val="21"/>
                <w:szCs w:val="21"/>
              </w:rPr>
            </w:pPr>
            <w:r w:rsidRPr="0082524B">
              <w:rPr>
                <w:rFonts w:cstheme="minorHAnsi"/>
                <w:color w:val="auto"/>
                <w:sz w:val="21"/>
                <w:szCs w:val="21"/>
              </w:rPr>
              <w:t>A.6.8</w:t>
            </w:r>
            <w:r w:rsidR="004E389C">
              <w:rPr>
                <w:rFonts w:cstheme="minorHAnsi"/>
                <w:color w:val="auto"/>
                <w:sz w:val="21"/>
                <w:szCs w:val="21"/>
              </w:rPr>
              <w:t xml:space="preserve"> - </w:t>
            </w:r>
            <w:r w:rsidR="004E389C" w:rsidRPr="004E389C">
              <w:rPr>
                <w:rFonts w:cstheme="minorHAnsi"/>
                <w:color w:val="auto"/>
                <w:sz w:val="21"/>
                <w:szCs w:val="21"/>
              </w:rPr>
              <w:t>Information security event reporting</w:t>
            </w:r>
          </w:p>
        </w:tc>
      </w:tr>
      <w:tr w:rsidR="00931CD4" w:rsidRPr="00687C6A" w14:paraId="1F30930B" w14:textId="77777777" w:rsidTr="00417A2B">
        <w:trPr>
          <w:cnfStyle w:val="000000100000" w:firstRow="0" w:lastRow="0" w:firstColumn="0" w:lastColumn="0" w:oddVBand="0" w:evenVBand="0" w:oddHBand="1" w:evenHBand="0" w:firstRowFirstColumn="0" w:firstRowLastColumn="0" w:lastRowFirstColumn="0" w:lastRowLastColumn="0"/>
          <w:trHeight w:val="412"/>
          <w:ins w:id="89"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5A9F26AE" w14:textId="1A715996" w:rsidR="00931CD4" w:rsidRPr="003C4740" w:rsidRDefault="00931CD4" w:rsidP="00417A2B">
            <w:pPr>
              <w:rPr>
                <w:ins w:id="90" w:author="Mohammed Khateeb" w:date="2025-01-27T12:27:00Z" w16du:dateUtc="2025-01-27T08:27:00Z"/>
                <w:rFonts w:cstheme="minorHAnsi"/>
                <w:b w:val="0"/>
                <w:color w:val="auto"/>
                <w:sz w:val="21"/>
                <w:szCs w:val="21"/>
              </w:rPr>
            </w:pPr>
            <w:ins w:id="91" w:author="Mohammed Khateeb" w:date="2025-01-27T12:27:00Z" w16du:dateUtc="2025-01-27T08:27:00Z">
              <w:r>
                <w:rPr>
                  <w:rFonts w:cstheme="minorHAnsi"/>
                  <w:sz w:val="21"/>
                  <w:szCs w:val="21"/>
                </w:rPr>
                <w:t xml:space="preserve">Section 5.2 – </w:t>
              </w:r>
            </w:ins>
            <w:ins w:id="92" w:author="Mohammed Khateeb" w:date="2025-01-27T12:28:00Z" w16du:dateUtc="2025-01-27T08:28:00Z">
              <w:r>
                <w:rPr>
                  <w:rFonts w:cstheme="minorHAnsi"/>
                  <w:sz w:val="21"/>
                  <w:szCs w:val="21"/>
                </w:rPr>
                <w:t>Incident Response Plan</w:t>
              </w:r>
            </w:ins>
          </w:p>
        </w:tc>
        <w:tc>
          <w:tcPr>
            <w:tcW w:w="2520" w:type="dxa"/>
          </w:tcPr>
          <w:p w14:paraId="4363055B" w14:textId="49CA4CCD" w:rsidR="00931CD4" w:rsidRPr="003C4740" w:rsidRDefault="009D7001" w:rsidP="00417A2B">
            <w:pPr>
              <w:cnfStyle w:val="000000100000" w:firstRow="0" w:lastRow="0" w:firstColumn="0" w:lastColumn="0" w:oddVBand="0" w:evenVBand="0" w:oddHBand="1" w:evenHBand="0" w:firstRowFirstColumn="0" w:firstRowLastColumn="0" w:lastRowFirstColumn="0" w:lastRowLastColumn="0"/>
              <w:rPr>
                <w:ins w:id="93" w:author="Mohammed Khateeb" w:date="2025-01-27T12:27:00Z" w16du:dateUtc="2025-01-27T08:27:00Z"/>
                <w:rFonts w:cstheme="minorHAnsi"/>
                <w:color w:val="auto"/>
                <w:sz w:val="21"/>
                <w:szCs w:val="21"/>
              </w:rPr>
            </w:pPr>
            <w:r>
              <w:rPr>
                <w:rFonts w:cstheme="minorHAnsi"/>
                <w:color w:val="auto"/>
                <w:sz w:val="21"/>
                <w:szCs w:val="21"/>
              </w:rPr>
              <w:t>T8.2.8</w:t>
            </w:r>
            <w:r w:rsidR="00846EAA">
              <w:rPr>
                <w:rFonts w:cstheme="minorHAnsi"/>
                <w:color w:val="auto"/>
                <w:sz w:val="21"/>
                <w:szCs w:val="21"/>
              </w:rPr>
              <w:t xml:space="preserve"> – Learning from Information Security Incidents</w:t>
            </w:r>
          </w:p>
        </w:tc>
        <w:tc>
          <w:tcPr>
            <w:tcW w:w="2700" w:type="dxa"/>
          </w:tcPr>
          <w:p w14:paraId="48D14428" w14:textId="026B525A" w:rsidR="00931CD4" w:rsidRPr="003C4740" w:rsidRDefault="0082524B" w:rsidP="00417A2B">
            <w:pPr>
              <w:cnfStyle w:val="000000100000" w:firstRow="0" w:lastRow="0" w:firstColumn="0" w:lastColumn="0" w:oddVBand="0" w:evenVBand="0" w:oddHBand="1" w:evenHBand="0" w:firstRowFirstColumn="0" w:firstRowLastColumn="0" w:lastRowFirstColumn="0" w:lastRowLastColumn="0"/>
              <w:rPr>
                <w:ins w:id="94" w:author="Mohammed Khateeb" w:date="2025-01-27T12:27:00Z" w16du:dateUtc="2025-01-27T08:27:00Z"/>
                <w:rFonts w:cstheme="minorHAnsi"/>
                <w:color w:val="auto"/>
                <w:sz w:val="21"/>
                <w:szCs w:val="21"/>
              </w:rPr>
            </w:pPr>
            <w:r w:rsidRPr="0082524B">
              <w:rPr>
                <w:rFonts w:cstheme="minorHAnsi"/>
                <w:color w:val="auto"/>
                <w:sz w:val="21"/>
                <w:szCs w:val="21"/>
              </w:rPr>
              <w:t>A.5.27</w:t>
            </w:r>
            <w:r w:rsidR="000B7550">
              <w:rPr>
                <w:rFonts w:cstheme="minorHAnsi"/>
                <w:color w:val="auto"/>
                <w:sz w:val="21"/>
                <w:szCs w:val="21"/>
              </w:rPr>
              <w:t xml:space="preserve"> - </w:t>
            </w:r>
            <w:r w:rsidR="000B7550" w:rsidRPr="000B7550">
              <w:rPr>
                <w:rFonts w:cstheme="minorHAnsi"/>
                <w:color w:val="auto"/>
                <w:sz w:val="21"/>
                <w:szCs w:val="21"/>
              </w:rPr>
              <w:t>Learning from information security incidents</w:t>
            </w:r>
          </w:p>
        </w:tc>
      </w:tr>
      <w:tr w:rsidR="00931CD4" w:rsidRPr="00687C6A" w14:paraId="10BC011A" w14:textId="77777777" w:rsidTr="00417A2B">
        <w:trPr>
          <w:cnfStyle w:val="000000010000" w:firstRow="0" w:lastRow="0" w:firstColumn="0" w:lastColumn="0" w:oddVBand="0" w:evenVBand="0" w:oddHBand="0" w:evenHBand="1" w:firstRowFirstColumn="0" w:firstRowLastColumn="0" w:lastRowFirstColumn="0" w:lastRowLastColumn="0"/>
          <w:trHeight w:val="412"/>
          <w:ins w:id="95"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2585BEAD" w14:textId="0522A6F6" w:rsidR="00931CD4" w:rsidRDefault="00931CD4" w:rsidP="00417A2B">
            <w:pPr>
              <w:rPr>
                <w:ins w:id="96" w:author="Mohammed Khateeb" w:date="2025-01-27T12:27:00Z" w16du:dateUtc="2025-01-27T08:27:00Z"/>
                <w:rFonts w:cstheme="minorHAnsi"/>
                <w:sz w:val="21"/>
                <w:szCs w:val="21"/>
              </w:rPr>
            </w:pPr>
            <w:ins w:id="97" w:author="Mohammed Khateeb" w:date="2025-01-27T12:27:00Z" w16du:dateUtc="2025-01-27T08:27:00Z">
              <w:r>
                <w:rPr>
                  <w:rFonts w:cstheme="minorHAnsi"/>
                  <w:sz w:val="21"/>
                  <w:szCs w:val="21"/>
                </w:rPr>
                <w:t xml:space="preserve">Section 5.3 – </w:t>
              </w:r>
            </w:ins>
            <w:ins w:id="98" w:author="Mohammed Khateeb" w:date="2025-01-27T12:28:00Z" w16du:dateUtc="2025-01-27T08:28:00Z">
              <w:r>
                <w:rPr>
                  <w:rFonts w:cstheme="minorHAnsi"/>
                  <w:sz w:val="21"/>
                  <w:szCs w:val="21"/>
                </w:rPr>
                <w:t>Incident Classification</w:t>
              </w:r>
            </w:ins>
          </w:p>
        </w:tc>
        <w:tc>
          <w:tcPr>
            <w:tcW w:w="2520" w:type="dxa"/>
          </w:tcPr>
          <w:p w14:paraId="16F0B6BC" w14:textId="5D15FC95" w:rsidR="00931CD4" w:rsidRPr="003C4740" w:rsidRDefault="0082524B" w:rsidP="00417A2B">
            <w:pPr>
              <w:cnfStyle w:val="000000010000" w:firstRow="0" w:lastRow="0" w:firstColumn="0" w:lastColumn="0" w:oddVBand="0" w:evenVBand="0" w:oddHBand="0" w:evenHBand="1" w:firstRowFirstColumn="0" w:firstRowLastColumn="0" w:lastRowFirstColumn="0" w:lastRowLastColumn="0"/>
              <w:rPr>
                <w:ins w:id="99" w:author="Mohammed Khateeb" w:date="2025-01-27T12:27:00Z" w16du:dateUtc="2025-01-27T08:27:00Z"/>
                <w:rFonts w:cstheme="minorHAnsi"/>
                <w:color w:val="auto"/>
                <w:sz w:val="21"/>
                <w:szCs w:val="21"/>
              </w:rPr>
            </w:pPr>
            <w:r>
              <w:rPr>
                <w:rFonts w:cstheme="minorHAnsi"/>
                <w:color w:val="auto"/>
                <w:sz w:val="21"/>
                <w:szCs w:val="21"/>
              </w:rPr>
              <w:t>T8.2.3 – Incident Classification</w:t>
            </w:r>
          </w:p>
        </w:tc>
        <w:tc>
          <w:tcPr>
            <w:tcW w:w="2700" w:type="dxa"/>
          </w:tcPr>
          <w:p w14:paraId="2B9F1381" w14:textId="052DC2C4" w:rsidR="00931CD4" w:rsidRPr="003C4740" w:rsidRDefault="0082524B" w:rsidP="00417A2B">
            <w:pPr>
              <w:cnfStyle w:val="000000010000" w:firstRow="0" w:lastRow="0" w:firstColumn="0" w:lastColumn="0" w:oddVBand="0" w:evenVBand="0" w:oddHBand="0" w:evenHBand="1" w:firstRowFirstColumn="0" w:firstRowLastColumn="0" w:lastRowFirstColumn="0" w:lastRowLastColumn="0"/>
              <w:rPr>
                <w:ins w:id="100" w:author="Mohammed Khateeb" w:date="2025-01-27T12:27:00Z" w16du:dateUtc="2025-01-27T08:27:00Z"/>
                <w:rFonts w:cstheme="minorHAnsi"/>
                <w:color w:val="auto"/>
                <w:sz w:val="21"/>
                <w:szCs w:val="21"/>
              </w:rPr>
            </w:pPr>
            <w:r w:rsidRPr="0082524B">
              <w:rPr>
                <w:rFonts w:cstheme="minorHAnsi"/>
                <w:color w:val="auto"/>
                <w:sz w:val="21"/>
                <w:szCs w:val="21"/>
              </w:rPr>
              <w:t>A.5.25</w:t>
            </w:r>
            <w:r w:rsidR="000B7550">
              <w:rPr>
                <w:rFonts w:cstheme="minorHAnsi"/>
                <w:color w:val="auto"/>
                <w:sz w:val="21"/>
                <w:szCs w:val="21"/>
              </w:rPr>
              <w:t xml:space="preserve"> - </w:t>
            </w:r>
            <w:r w:rsidR="000B7550" w:rsidRPr="000B7550">
              <w:rPr>
                <w:rFonts w:cstheme="minorHAnsi"/>
                <w:color w:val="auto"/>
                <w:sz w:val="21"/>
                <w:szCs w:val="21"/>
              </w:rPr>
              <w:t>Assessment and decision on information security events</w:t>
            </w:r>
          </w:p>
        </w:tc>
      </w:tr>
      <w:tr w:rsidR="00931CD4" w:rsidRPr="00687C6A" w14:paraId="1F0CFC5A" w14:textId="77777777" w:rsidTr="00417A2B">
        <w:trPr>
          <w:cnfStyle w:val="000000100000" w:firstRow="0" w:lastRow="0" w:firstColumn="0" w:lastColumn="0" w:oddVBand="0" w:evenVBand="0" w:oddHBand="1" w:evenHBand="0" w:firstRowFirstColumn="0" w:firstRowLastColumn="0" w:lastRowFirstColumn="0" w:lastRowLastColumn="0"/>
          <w:trHeight w:val="412"/>
          <w:ins w:id="101"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1782EFA1" w14:textId="45230117" w:rsidR="00931CD4" w:rsidRDefault="00931CD4" w:rsidP="00417A2B">
            <w:pPr>
              <w:rPr>
                <w:ins w:id="102" w:author="Mohammed Khateeb" w:date="2025-01-27T12:27:00Z" w16du:dateUtc="2025-01-27T08:27:00Z"/>
                <w:rFonts w:cstheme="minorHAnsi"/>
                <w:sz w:val="21"/>
                <w:szCs w:val="21"/>
              </w:rPr>
            </w:pPr>
            <w:ins w:id="103" w:author="Mohammed Khateeb" w:date="2025-01-27T12:27:00Z" w16du:dateUtc="2025-01-27T08:27:00Z">
              <w:r>
                <w:rPr>
                  <w:rFonts w:cstheme="minorHAnsi"/>
                  <w:sz w:val="21"/>
                  <w:szCs w:val="21"/>
                </w:rPr>
                <w:t xml:space="preserve">Section 5.4 – </w:t>
              </w:r>
            </w:ins>
            <w:ins w:id="104" w:author="Mohammed Khateeb" w:date="2025-01-27T12:28:00Z" w16du:dateUtc="2025-01-27T08:28:00Z">
              <w:r>
                <w:rPr>
                  <w:rFonts w:cstheme="minorHAnsi"/>
                  <w:sz w:val="21"/>
                  <w:szCs w:val="21"/>
                </w:rPr>
                <w:t>Incident Response Training</w:t>
              </w:r>
            </w:ins>
          </w:p>
        </w:tc>
        <w:tc>
          <w:tcPr>
            <w:tcW w:w="2520" w:type="dxa"/>
          </w:tcPr>
          <w:p w14:paraId="0AC59300" w14:textId="7CA12104" w:rsidR="00931CD4" w:rsidRDefault="009D7001" w:rsidP="00417A2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T8.2.4</w:t>
            </w:r>
            <w:r w:rsidR="00846EAA">
              <w:rPr>
                <w:rFonts w:cstheme="minorHAnsi"/>
                <w:color w:val="auto"/>
                <w:sz w:val="21"/>
                <w:szCs w:val="21"/>
              </w:rPr>
              <w:t xml:space="preserve"> – Incident Response Training</w:t>
            </w:r>
          </w:p>
          <w:p w14:paraId="6330205A" w14:textId="2653F4F5" w:rsidR="009D7001" w:rsidRPr="003C4740" w:rsidRDefault="009D7001" w:rsidP="00417A2B">
            <w:pPr>
              <w:cnfStyle w:val="000000100000" w:firstRow="0" w:lastRow="0" w:firstColumn="0" w:lastColumn="0" w:oddVBand="0" w:evenVBand="0" w:oddHBand="1" w:evenHBand="0" w:firstRowFirstColumn="0" w:firstRowLastColumn="0" w:lastRowFirstColumn="0" w:lastRowLastColumn="0"/>
              <w:rPr>
                <w:ins w:id="105" w:author="Mohammed Khateeb" w:date="2025-01-27T12:27:00Z" w16du:dateUtc="2025-01-27T08:27:00Z"/>
                <w:rFonts w:cstheme="minorHAnsi"/>
                <w:color w:val="auto"/>
                <w:sz w:val="21"/>
                <w:szCs w:val="21"/>
              </w:rPr>
            </w:pPr>
            <w:r>
              <w:rPr>
                <w:rFonts w:cstheme="minorHAnsi"/>
                <w:color w:val="auto"/>
                <w:sz w:val="21"/>
                <w:szCs w:val="21"/>
              </w:rPr>
              <w:t>T8.2.5</w:t>
            </w:r>
            <w:r w:rsidR="00846EAA">
              <w:rPr>
                <w:rFonts w:cstheme="minorHAnsi"/>
                <w:color w:val="auto"/>
                <w:sz w:val="21"/>
                <w:szCs w:val="21"/>
              </w:rPr>
              <w:t xml:space="preserve"> – Incident Response Testing</w:t>
            </w:r>
          </w:p>
        </w:tc>
        <w:tc>
          <w:tcPr>
            <w:tcW w:w="2700" w:type="dxa"/>
          </w:tcPr>
          <w:p w14:paraId="29EA5D60" w14:textId="68FE4C7F" w:rsidR="00931CD4" w:rsidRPr="003C4740" w:rsidRDefault="000B7550" w:rsidP="00417A2B">
            <w:pPr>
              <w:cnfStyle w:val="000000100000" w:firstRow="0" w:lastRow="0" w:firstColumn="0" w:lastColumn="0" w:oddVBand="0" w:evenVBand="0" w:oddHBand="1" w:evenHBand="0" w:firstRowFirstColumn="0" w:firstRowLastColumn="0" w:lastRowFirstColumn="0" w:lastRowLastColumn="0"/>
              <w:rPr>
                <w:ins w:id="106" w:author="Mohammed Khateeb" w:date="2025-01-27T12:27:00Z" w16du:dateUtc="2025-01-27T08:27:00Z"/>
                <w:rFonts w:cstheme="minorHAnsi"/>
                <w:color w:val="auto"/>
                <w:sz w:val="21"/>
                <w:szCs w:val="21"/>
              </w:rPr>
            </w:pPr>
            <w:r w:rsidRPr="0082524B">
              <w:rPr>
                <w:rFonts w:cstheme="minorHAnsi"/>
                <w:color w:val="auto"/>
                <w:sz w:val="21"/>
                <w:szCs w:val="21"/>
              </w:rPr>
              <w:t>A.5.27</w:t>
            </w:r>
            <w:r>
              <w:rPr>
                <w:rFonts w:cstheme="minorHAnsi"/>
                <w:color w:val="auto"/>
                <w:sz w:val="21"/>
                <w:szCs w:val="21"/>
              </w:rPr>
              <w:t xml:space="preserve"> - </w:t>
            </w:r>
            <w:r w:rsidRPr="000B7550">
              <w:rPr>
                <w:rFonts w:cstheme="minorHAnsi"/>
                <w:color w:val="auto"/>
                <w:sz w:val="21"/>
                <w:szCs w:val="21"/>
              </w:rPr>
              <w:t>Learning from information security incidents</w:t>
            </w:r>
          </w:p>
        </w:tc>
      </w:tr>
      <w:tr w:rsidR="00931CD4" w:rsidRPr="00687C6A" w14:paraId="351970FA" w14:textId="77777777" w:rsidTr="00417A2B">
        <w:trPr>
          <w:cnfStyle w:val="000000010000" w:firstRow="0" w:lastRow="0" w:firstColumn="0" w:lastColumn="0" w:oddVBand="0" w:evenVBand="0" w:oddHBand="0" w:evenHBand="1" w:firstRowFirstColumn="0" w:firstRowLastColumn="0" w:lastRowFirstColumn="0" w:lastRowLastColumn="0"/>
          <w:trHeight w:val="412"/>
          <w:ins w:id="107"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5039BF51" w14:textId="2A0DA531" w:rsidR="00931CD4" w:rsidRDefault="00931CD4" w:rsidP="00417A2B">
            <w:pPr>
              <w:rPr>
                <w:ins w:id="108" w:author="Mohammed Khateeb" w:date="2025-01-27T12:27:00Z" w16du:dateUtc="2025-01-27T08:27:00Z"/>
                <w:rFonts w:cstheme="minorHAnsi"/>
                <w:sz w:val="21"/>
                <w:szCs w:val="21"/>
              </w:rPr>
            </w:pPr>
            <w:ins w:id="109" w:author="Mohammed Khateeb" w:date="2025-01-27T12:27:00Z" w16du:dateUtc="2025-01-27T08:27:00Z">
              <w:r>
                <w:rPr>
                  <w:rFonts w:cstheme="minorHAnsi"/>
                  <w:sz w:val="21"/>
                  <w:szCs w:val="21"/>
                </w:rPr>
                <w:t xml:space="preserve">Section 5.5 – </w:t>
              </w:r>
            </w:ins>
            <w:ins w:id="110" w:author="Mohammed Khateeb" w:date="2025-01-27T12:28:00Z" w16du:dateUtc="2025-01-27T08:28:00Z">
              <w:r>
                <w:rPr>
                  <w:rFonts w:cstheme="minorHAnsi"/>
                  <w:sz w:val="21"/>
                  <w:szCs w:val="21"/>
                </w:rPr>
                <w:t xml:space="preserve">Incident </w:t>
              </w:r>
            </w:ins>
            <w:ins w:id="111" w:author="Mohammed Khateeb" w:date="2025-01-27T12:29:00Z" w16du:dateUtc="2025-01-27T08:29:00Z">
              <w:r>
                <w:rPr>
                  <w:rFonts w:cstheme="minorHAnsi"/>
                  <w:sz w:val="21"/>
                  <w:szCs w:val="21"/>
                </w:rPr>
                <w:t>Response Testing</w:t>
              </w:r>
            </w:ins>
          </w:p>
        </w:tc>
        <w:tc>
          <w:tcPr>
            <w:tcW w:w="2520" w:type="dxa"/>
          </w:tcPr>
          <w:p w14:paraId="526D7039" w14:textId="5B87D728" w:rsidR="00931CD4" w:rsidRPr="003C4740" w:rsidRDefault="009D7001" w:rsidP="00417A2B">
            <w:pPr>
              <w:cnfStyle w:val="000000010000" w:firstRow="0" w:lastRow="0" w:firstColumn="0" w:lastColumn="0" w:oddVBand="0" w:evenVBand="0" w:oddHBand="0" w:evenHBand="1" w:firstRowFirstColumn="0" w:firstRowLastColumn="0" w:lastRowFirstColumn="0" w:lastRowLastColumn="0"/>
              <w:rPr>
                <w:ins w:id="112" w:author="Mohammed Khateeb" w:date="2025-01-27T12:27:00Z" w16du:dateUtc="2025-01-27T08:27:00Z"/>
                <w:rFonts w:cstheme="minorHAnsi"/>
                <w:color w:val="auto"/>
                <w:sz w:val="21"/>
                <w:szCs w:val="21"/>
              </w:rPr>
            </w:pPr>
            <w:r>
              <w:rPr>
                <w:rFonts w:cstheme="minorHAnsi"/>
                <w:color w:val="auto"/>
                <w:sz w:val="21"/>
                <w:szCs w:val="21"/>
              </w:rPr>
              <w:t>T8.2.5</w:t>
            </w:r>
            <w:r w:rsidR="00846EAA">
              <w:rPr>
                <w:rFonts w:cstheme="minorHAnsi"/>
                <w:color w:val="auto"/>
                <w:sz w:val="21"/>
                <w:szCs w:val="21"/>
              </w:rPr>
              <w:t xml:space="preserve"> – Incident Response Testing</w:t>
            </w:r>
          </w:p>
        </w:tc>
        <w:tc>
          <w:tcPr>
            <w:tcW w:w="2700" w:type="dxa"/>
          </w:tcPr>
          <w:p w14:paraId="4B7726D4" w14:textId="14965E9D" w:rsidR="00931CD4" w:rsidRPr="003C4740" w:rsidRDefault="000B7550" w:rsidP="00417A2B">
            <w:pPr>
              <w:cnfStyle w:val="000000010000" w:firstRow="0" w:lastRow="0" w:firstColumn="0" w:lastColumn="0" w:oddVBand="0" w:evenVBand="0" w:oddHBand="0" w:evenHBand="1" w:firstRowFirstColumn="0" w:firstRowLastColumn="0" w:lastRowFirstColumn="0" w:lastRowLastColumn="0"/>
              <w:rPr>
                <w:ins w:id="113" w:author="Mohammed Khateeb" w:date="2025-01-27T12:27:00Z" w16du:dateUtc="2025-01-27T08:27:00Z"/>
                <w:rFonts w:cstheme="minorHAnsi"/>
                <w:color w:val="auto"/>
                <w:sz w:val="21"/>
                <w:szCs w:val="21"/>
              </w:rPr>
            </w:pPr>
            <w:r w:rsidRPr="0082524B">
              <w:rPr>
                <w:rFonts w:cstheme="minorHAnsi"/>
                <w:color w:val="auto"/>
                <w:sz w:val="21"/>
                <w:szCs w:val="21"/>
              </w:rPr>
              <w:t>A.5.27</w:t>
            </w:r>
            <w:r>
              <w:rPr>
                <w:rFonts w:cstheme="minorHAnsi"/>
                <w:color w:val="auto"/>
                <w:sz w:val="21"/>
                <w:szCs w:val="21"/>
              </w:rPr>
              <w:t xml:space="preserve"> - </w:t>
            </w:r>
            <w:r w:rsidRPr="000B7550">
              <w:rPr>
                <w:rFonts w:cstheme="minorHAnsi"/>
                <w:color w:val="auto"/>
                <w:sz w:val="21"/>
                <w:szCs w:val="21"/>
              </w:rPr>
              <w:t>Learning from information security incidents</w:t>
            </w:r>
          </w:p>
        </w:tc>
      </w:tr>
      <w:tr w:rsidR="00931CD4" w:rsidRPr="00687C6A" w14:paraId="32508FDD" w14:textId="77777777" w:rsidTr="00417A2B">
        <w:trPr>
          <w:cnfStyle w:val="000000100000" w:firstRow="0" w:lastRow="0" w:firstColumn="0" w:lastColumn="0" w:oddVBand="0" w:evenVBand="0" w:oddHBand="1" w:evenHBand="0" w:firstRowFirstColumn="0" w:firstRowLastColumn="0" w:lastRowFirstColumn="0" w:lastRowLastColumn="0"/>
          <w:trHeight w:val="412"/>
          <w:ins w:id="114"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2C0FF81E" w14:textId="6DEF7F77" w:rsidR="00931CD4" w:rsidRDefault="00931CD4" w:rsidP="00417A2B">
            <w:pPr>
              <w:rPr>
                <w:ins w:id="115" w:author="Mohammed Khateeb" w:date="2025-01-27T12:27:00Z" w16du:dateUtc="2025-01-27T08:27:00Z"/>
                <w:rFonts w:cstheme="minorHAnsi"/>
                <w:sz w:val="21"/>
                <w:szCs w:val="21"/>
              </w:rPr>
            </w:pPr>
            <w:ins w:id="116" w:author="Mohammed Khateeb" w:date="2025-01-27T12:27:00Z" w16du:dateUtc="2025-01-27T08:27:00Z">
              <w:r>
                <w:rPr>
                  <w:rFonts w:cstheme="minorHAnsi"/>
                  <w:sz w:val="21"/>
                  <w:szCs w:val="21"/>
                </w:rPr>
                <w:t xml:space="preserve">Section 5.6 – </w:t>
              </w:r>
            </w:ins>
            <w:ins w:id="117" w:author="Mohammed Khateeb" w:date="2025-01-27T12:29:00Z" w16du:dateUtc="2025-01-27T08:29:00Z">
              <w:r>
                <w:rPr>
                  <w:rFonts w:cstheme="minorHAnsi"/>
                  <w:sz w:val="21"/>
                  <w:szCs w:val="21"/>
                </w:rPr>
                <w:t>Inc</w:t>
              </w:r>
            </w:ins>
            <w:ins w:id="118" w:author="Mohammed Khateeb" w:date="2025-01-27T12:30:00Z" w16du:dateUtc="2025-01-27T08:30:00Z">
              <w:r>
                <w:rPr>
                  <w:rFonts w:cstheme="minorHAnsi"/>
                  <w:sz w:val="21"/>
                  <w:szCs w:val="21"/>
                </w:rPr>
                <w:t>ident Handling</w:t>
              </w:r>
            </w:ins>
          </w:p>
        </w:tc>
        <w:tc>
          <w:tcPr>
            <w:tcW w:w="2520" w:type="dxa"/>
          </w:tcPr>
          <w:p w14:paraId="7BAE73CE" w14:textId="315F6428" w:rsidR="00931CD4" w:rsidRPr="003C4740" w:rsidRDefault="009D7001" w:rsidP="00417A2B">
            <w:pPr>
              <w:cnfStyle w:val="000000100000" w:firstRow="0" w:lastRow="0" w:firstColumn="0" w:lastColumn="0" w:oddVBand="0" w:evenVBand="0" w:oddHBand="1" w:evenHBand="0" w:firstRowFirstColumn="0" w:firstRowLastColumn="0" w:lastRowFirstColumn="0" w:lastRowLastColumn="0"/>
              <w:rPr>
                <w:ins w:id="119" w:author="Mohammed Khateeb" w:date="2025-01-27T12:27:00Z" w16du:dateUtc="2025-01-27T08:27:00Z"/>
                <w:rFonts w:cstheme="minorHAnsi"/>
                <w:color w:val="auto"/>
                <w:sz w:val="21"/>
                <w:szCs w:val="21"/>
              </w:rPr>
            </w:pPr>
            <w:r>
              <w:rPr>
                <w:rFonts w:cstheme="minorHAnsi"/>
                <w:color w:val="auto"/>
                <w:sz w:val="21"/>
                <w:szCs w:val="21"/>
              </w:rPr>
              <w:t>T8.3.3</w:t>
            </w:r>
            <w:r w:rsidR="00846EAA">
              <w:rPr>
                <w:rFonts w:cstheme="minorHAnsi"/>
                <w:color w:val="auto"/>
                <w:sz w:val="21"/>
                <w:szCs w:val="21"/>
              </w:rPr>
              <w:t xml:space="preserve"> – Reporting Security Weaknesses</w:t>
            </w:r>
          </w:p>
        </w:tc>
        <w:tc>
          <w:tcPr>
            <w:tcW w:w="2700" w:type="dxa"/>
          </w:tcPr>
          <w:p w14:paraId="6E9DAF07" w14:textId="51A03625" w:rsidR="00931CD4" w:rsidRPr="003C4740" w:rsidRDefault="004E389C" w:rsidP="00417A2B">
            <w:pPr>
              <w:cnfStyle w:val="000000100000" w:firstRow="0" w:lastRow="0" w:firstColumn="0" w:lastColumn="0" w:oddVBand="0" w:evenVBand="0" w:oddHBand="1" w:evenHBand="0" w:firstRowFirstColumn="0" w:firstRowLastColumn="0" w:lastRowFirstColumn="0" w:lastRowLastColumn="0"/>
              <w:rPr>
                <w:ins w:id="120" w:author="Mohammed Khateeb" w:date="2025-01-27T12:27:00Z" w16du:dateUtc="2025-01-27T08:27:00Z"/>
                <w:rFonts w:cstheme="minorHAnsi"/>
                <w:color w:val="auto"/>
                <w:sz w:val="21"/>
                <w:szCs w:val="21"/>
              </w:rPr>
            </w:pPr>
            <w:r w:rsidRPr="0082524B">
              <w:rPr>
                <w:rFonts w:cstheme="minorHAnsi"/>
                <w:color w:val="auto"/>
                <w:sz w:val="21"/>
                <w:szCs w:val="21"/>
              </w:rPr>
              <w:t>A.6.8</w:t>
            </w:r>
            <w:r>
              <w:rPr>
                <w:rFonts w:cstheme="minorHAnsi"/>
                <w:color w:val="auto"/>
                <w:sz w:val="21"/>
                <w:szCs w:val="21"/>
              </w:rPr>
              <w:t xml:space="preserve"> - </w:t>
            </w:r>
            <w:r w:rsidRPr="004E389C">
              <w:rPr>
                <w:rFonts w:cstheme="minorHAnsi"/>
                <w:color w:val="auto"/>
                <w:sz w:val="21"/>
                <w:szCs w:val="21"/>
              </w:rPr>
              <w:t>Information security event reporting</w:t>
            </w:r>
          </w:p>
        </w:tc>
      </w:tr>
      <w:tr w:rsidR="00931CD4" w:rsidRPr="00687C6A" w14:paraId="69E688AE" w14:textId="77777777" w:rsidTr="00417A2B">
        <w:trPr>
          <w:cnfStyle w:val="000000010000" w:firstRow="0" w:lastRow="0" w:firstColumn="0" w:lastColumn="0" w:oddVBand="0" w:evenVBand="0" w:oddHBand="0" w:evenHBand="1" w:firstRowFirstColumn="0" w:firstRowLastColumn="0" w:lastRowFirstColumn="0" w:lastRowLastColumn="0"/>
          <w:trHeight w:val="412"/>
          <w:ins w:id="121"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57ABCF8D" w14:textId="26EC3E70" w:rsidR="00931CD4" w:rsidRDefault="00931CD4" w:rsidP="00417A2B">
            <w:pPr>
              <w:rPr>
                <w:ins w:id="122" w:author="Mohammed Khateeb" w:date="2025-01-27T12:27:00Z" w16du:dateUtc="2025-01-27T08:27:00Z"/>
                <w:rFonts w:cstheme="minorHAnsi"/>
                <w:sz w:val="21"/>
                <w:szCs w:val="21"/>
              </w:rPr>
            </w:pPr>
            <w:ins w:id="123" w:author="Mohammed Khateeb" w:date="2025-01-27T12:27:00Z" w16du:dateUtc="2025-01-27T08:27:00Z">
              <w:r>
                <w:rPr>
                  <w:rFonts w:cstheme="minorHAnsi"/>
                  <w:sz w:val="21"/>
                  <w:szCs w:val="21"/>
                </w:rPr>
                <w:lastRenderedPageBreak/>
                <w:t xml:space="preserve">Section 5.7 – </w:t>
              </w:r>
            </w:ins>
            <w:ins w:id="124" w:author="Mohammed Khateeb" w:date="2025-01-27T12:30:00Z" w16du:dateUtc="2025-01-27T08:30:00Z">
              <w:r>
                <w:rPr>
                  <w:rFonts w:cstheme="minorHAnsi"/>
                  <w:sz w:val="21"/>
                  <w:szCs w:val="21"/>
                </w:rPr>
                <w:t>Information Security Incident Documentation</w:t>
              </w:r>
            </w:ins>
          </w:p>
        </w:tc>
        <w:tc>
          <w:tcPr>
            <w:tcW w:w="2520" w:type="dxa"/>
          </w:tcPr>
          <w:p w14:paraId="75462BE3" w14:textId="05954150" w:rsidR="00931CD4" w:rsidRPr="003C4740" w:rsidRDefault="009D7001" w:rsidP="00417A2B">
            <w:pPr>
              <w:cnfStyle w:val="000000010000" w:firstRow="0" w:lastRow="0" w:firstColumn="0" w:lastColumn="0" w:oddVBand="0" w:evenVBand="0" w:oddHBand="0" w:evenHBand="1" w:firstRowFirstColumn="0" w:firstRowLastColumn="0" w:lastRowFirstColumn="0" w:lastRowLastColumn="0"/>
              <w:rPr>
                <w:ins w:id="125" w:author="Mohammed Khateeb" w:date="2025-01-27T12:27:00Z" w16du:dateUtc="2025-01-27T08:27:00Z"/>
                <w:rFonts w:cstheme="minorHAnsi"/>
                <w:color w:val="auto"/>
                <w:sz w:val="21"/>
                <w:szCs w:val="21"/>
              </w:rPr>
            </w:pPr>
            <w:r>
              <w:rPr>
                <w:rFonts w:cstheme="minorHAnsi"/>
                <w:color w:val="auto"/>
                <w:sz w:val="21"/>
                <w:szCs w:val="21"/>
              </w:rPr>
              <w:t>-</w:t>
            </w:r>
          </w:p>
        </w:tc>
        <w:tc>
          <w:tcPr>
            <w:tcW w:w="2700" w:type="dxa"/>
          </w:tcPr>
          <w:p w14:paraId="200E913D" w14:textId="578EA888" w:rsidR="00931CD4" w:rsidRPr="003C4740" w:rsidRDefault="0082524B" w:rsidP="00417A2B">
            <w:pPr>
              <w:cnfStyle w:val="000000010000" w:firstRow="0" w:lastRow="0" w:firstColumn="0" w:lastColumn="0" w:oddVBand="0" w:evenVBand="0" w:oddHBand="0" w:evenHBand="1" w:firstRowFirstColumn="0" w:firstRowLastColumn="0" w:lastRowFirstColumn="0" w:lastRowLastColumn="0"/>
              <w:rPr>
                <w:ins w:id="126" w:author="Mohammed Khateeb" w:date="2025-01-27T12:27:00Z" w16du:dateUtc="2025-01-27T08:27:00Z"/>
                <w:rFonts w:cstheme="minorHAnsi"/>
                <w:color w:val="auto"/>
                <w:sz w:val="21"/>
                <w:szCs w:val="21"/>
              </w:rPr>
            </w:pPr>
            <w:r>
              <w:rPr>
                <w:rFonts w:cstheme="minorHAnsi"/>
                <w:color w:val="auto"/>
                <w:sz w:val="21"/>
                <w:szCs w:val="21"/>
              </w:rPr>
              <w:t>-</w:t>
            </w:r>
          </w:p>
        </w:tc>
      </w:tr>
      <w:tr w:rsidR="00931CD4" w:rsidRPr="00687C6A" w14:paraId="008890DC" w14:textId="77777777" w:rsidTr="00417A2B">
        <w:trPr>
          <w:cnfStyle w:val="000000100000" w:firstRow="0" w:lastRow="0" w:firstColumn="0" w:lastColumn="0" w:oddVBand="0" w:evenVBand="0" w:oddHBand="1" w:evenHBand="0" w:firstRowFirstColumn="0" w:firstRowLastColumn="0" w:lastRowFirstColumn="0" w:lastRowLastColumn="0"/>
          <w:trHeight w:val="412"/>
          <w:ins w:id="127"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4C166BE7" w14:textId="15B86B04" w:rsidR="00931CD4" w:rsidRDefault="00931CD4" w:rsidP="00417A2B">
            <w:pPr>
              <w:rPr>
                <w:ins w:id="128" w:author="Mohammed Khateeb" w:date="2025-01-27T12:27:00Z" w16du:dateUtc="2025-01-27T08:27:00Z"/>
                <w:rFonts w:cstheme="minorHAnsi"/>
                <w:sz w:val="21"/>
                <w:szCs w:val="21"/>
              </w:rPr>
            </w:pPr>
            <w:ins w:id="129" w:author="Mohammed Khateeb" w:date="2025-01-27T12:27:00Z" w16du:dateUtc="2025-01-27T08:27:00Z">
              <w:r>
                <w:rPr>
                  <w:rFonts w:cstheme="minorHAnsi"/>
                  <w:sz w:val="21"/>
                  <w:szCs w:val="21"/>
                </w:rPr>
                <w:t xml:space="preserve">Section 5.8 – </w:t>
              </w:r>
            </w:ins>
            <w:ins w:id="130" w:author="Mohammed Khateeb" w:date="2025-01-27T12:30:00Z" w16du:dateUtc="2025-01-27T08:30:00Z">
              <w:r>
                <w:rPr>
                  <w:rFonts w:cstheme="minorHAnsi"/>
                  <w:sz w:val="21"/>
                  <w:szCs w:val="21"/>
                </w:rPr>
                <w:t>Learning from Information Security Incidents</w:t>
              </w:r>
            </w:ins>
          </w:p>
        </w:tc>
        <w:tc>
          <w:tcPr>
            <w:tcW w:w="2520" w:type="dxa"/>
          </w:tcPr>
          <w:p w14:paraId="27BF15BC" w14:textId="49F75E3F" w:rsidR="00931CD4" w:rsidRPr="003C4740" w:rsidRDefault="009D7001" w:rsidP="00417A2B">
            <w:pPr>
              <w:cnfStyle w:val="000000100000" w:firstRow="0" w:lastRow="0" w:firstColumn="0" w:lastColumn="0" w:oddVBand="0" w:evenVBand="0" w:oddHBand="1" w:evenHBand="0" w:firstRowFirstColumn="0" w:firstRowLastColumn="0" w:lastRowFirstColumn="0" w:lastRowLastColumn="0"/>
              <w:rPr>
                <w:ins w:id="131" w:author="Mohammed Khateeb" w:date="2025-01-27T12:27:00Z" w16du:dateUtc="2025-01-27T08:27:00Z"/>
                <w:rFonts w:cstheme="minorHAnsi"/>
                <w:color w:val="auto"/>
                <w:sz w:val="21"/>
                <w:szCs w:val="21"/>
              </w:rPr>
            </w:pPr>
            <w:r>
              <w:rPr>
                <w:rFonts w:cstheme="minorHAnsi"/>
                <w:color w:val="auto"/>
                <w:sz w:val="21"/>
                <w:szCs w:val="21"/>
              </w:rPr>
              <w:t>-</w:t>
            </w:r>
          </w:p>
        </w:tc>
        <w:tc>
          <w:tcPr>
            <w:tcW w:w="2700" w:type="dxa"/>
          </w:tcPr>
          <w:p w14:paraId="68B19AB2" w14:textId="16E44ABE" w:rsidR="00931CD4" w:rsidRPr="003C4740" w:rsidRDefault="0082524B" w:rsidP="00417A2B">
            <w:pPr>
              <w:cnfStyle w:val="000000100000" w:firstRow="0" w:lastRow="0" w:firstColumn="0" w:lastColumn="0" w:oddVBand="0" w:evenVBand="0" w:oddHBand="1" w:evenHBand="0" w:firstRowFirstColumn="0" w:firstRowLastColumn="0" w:lastRowFirstColumn="0" w:lastRowLastColumn="0"/>
              <w:rPr>
                <w:ins w:id="132" w:author="Mohammed Khateeb" w:date="2025-01-27T12:27:00Z" w16du:dateUtc="2025-01-27T08:27:00Z"/>
                <w:rFonts w:cstheme="minorHAnsi"/>
                <w:color w:val="auto"/>
                <w:sz w:val="21"/>
                <w:szCs w:val="21"/>
              </w:rPr>
            </w:pPr>
            <w:r>
              <w:rPr>
                <w:rFonts w:cstheme="minorHAnsi"/>
                <w:color w:val="auto"/>
                <w:sz w:val="21"/>
                <w:szCs w:val="21"/>
              </w:rPr>
              <w:t>-</w:t>
            </w:r>
          </w:p>
        </w:tc>
      </w:tr>
      <w:tr w:rsidR="00931CD4" w:rsidRPr="00687C6A" w14:paraId="47CC1ACF" w14:textId="77777777" w:rsidTr="00417A2B">
        <w:trPr>
          <w:cnfStyle w:val="000000010000" w:firstRow="0" w:lastRow="0" w:firstColumn="0" w:lastColumn="0" w:oddVBand="0" w:evenVBand="0" w:oddHBand="0" w:evenHBand="1" w:firstRowFirstColumn="0" w:firstRowLastColumn="0" w:lastRowFirstColumn="0" w:lastRowLastColumn="0"/>
          <w:trHeight w:val="412"/>
          <w:ins w:id="133" w:author="Mohammed Khateeb" w:date="2025-01-27T12:30:00Z"/>
        </w:trPr>
        <w:tc>
          <w:tcPr>
            <w:cnfStyle w:val="001000000000" w:firstRow="0" w:lastRow="0" w:firstColumn="1" w:lastColumn="0" w:oddVBand="0" w:evenVBand="0" w:oddHBand="0" w:evenHBand="0" w:firstRowFirstColumn="0" w:firstRowLastColumn="0" w:lastRowFirstColumn="0" w:lastRowLastColumn="0"/>
            <w:tcW w:w="4405" w:type="dxa"/>
          </w:tcPr>
          <w:p w14:paraId="71D873A3" w14:textId="3D463F35" w:rsidR="00931CD4" w:rsidRDefault="00931CD4" w:rsidP="00417A2B">
            <w:pPr>
              <w:rPr>
                <w:ins w:id="134" w:author="Mohammed Khateeb" w:date="2025-01-27T12:30:00Z" w16du:dateUtc="2025-01-27T08:30:00Z"/>
                <w:rFonts w:cstheme="minorHAnsi"/>
                <w:sz w:val="21"/>
                <w:szCs w:val="21"/>
              </w:rPr>
            </w:pPr>
            <w:ins w:id="135" w:author="Mohammed Khateeb" w:date="2025-01-27T12:31:00Z" w16du:dateUtc="2025-01-27T08:31:00Z">
              <w:r>
                <w:rPr>
                  <w:rFonts w:cstheme="minorHAnsi"/>
                  <w:sz w:val="21"/>
                  <w:szCs w:val="21"/>
                </w:rPr>
                <w:t>Section 5.9 – Collection of Evidence</w:t>
              </w:r>
            </w:ins>
          </w:p>
        </w:tc>
        <w:tc>
          <w:tcPr>
            <w:tcW w:w="2520" w:type="dxa"/>
          </w:tcPr>
          <w:p w14:paraId="2AD52DBF" w14:textId="5E463032" w:rsidR="00931CD4" w:rsidRDefault="009D7001"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T8.2.7</w:t>
            </w:r>
            <w:r w:rsidR="00846EAA">
              <w:rPr>
                <w:rFonts w:cstheme="minorHAnsi"/>
                <w:color w:val="auto"/>
                <w:sz w:val="21"/>
                <w:szCs w:val="21"/>
              </w:rPr>
              <w:t xml:space="preserve"> – Information Security Incident Documentation</w:t>
            </w:r>
          </w:p>
          <w:p w14:paraId="1C217DDA" w14:textId="3F4A1A59" w:rsidR="009D7001" w:rsidRDefault="009D7001"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T8.2.8</w:t>
            </w:r>
            <w:r w:rsidR="00846EAA">
              <w:rPr>
                <w:rFonts w:cstheme="minorHAnsi"/>
                <w:color w:val="auto"/>
                <w:sz w:val="21"/>
                <w:szCs w:val="21"/>
              </w:rPr>
              <w:t xml:space="preserve"> – Learning from Information Security Incidents</w:t>
            </w:r>
          </w:p>
          <w:p w14:paraId="17D91F24" w14:textId="3488FD38" w:rsidR="009D7001" w:rsidRPr="003C4740" w:rsidRDefault="009D7001" w:rsidP="00417A2B">
            <w:pPr>
              <w:cnfStyle w:val="000000010000" w:firstRow="0" w:lastRow="0" w:firstColumn="0" w:lastColumn="0" w:oddVBand="0" w:evenVBand="0" w:oddHBand="0" w:evenHBand="1" w:firstRowFirstColumn="0" w:firstRowLastColumn="0" w:lastRowFirstColumn="0" w:lastRowLastColumn="0"/>
              <w:rPr>
                <w:ins w:id="136" w:author="Mohammed Khateeb" w:date="2025-01-27T12:30:00Z" w16du:dateUtc="2025-01-27T08:30:00Z"/>
                <w:rFonts w:cstheme="minorHAnsi"/>
                <w:color w:val="auto"/>
                <w:sz w:val="21"/>
                <w:szCs w:val="21"/>
              </w:rPr>
            </w:pPr>
            <w:r>
              <w:rPr>
                <w:rFonts w:cstheme="minorHAnsi"/>
                <w:color w:val="auto"/>
                <w:sz w:val="21"/>
                <w:szCs w:val="21"/>
              </w:rPr>
              <w:t>T8.2.9</w:t>
            </w:r>
            <w:r w:rsidR="00846EAA">
              <w:rPr>
                <w:rFonts w:cstheme="minorHAnsi"/>
                <w:color w:val="auto"/>
                <w:sz w:val="21"/>
                <w:szCs w:val="21"/>
              </w:rPr>
              <w:t xml:space="preserve"> – Collection of Evidence</w:t>
            </w:r>
          </w:p>
        </w:tc>
        <w:tc>
          <w:tcPr>
            <w:tcW w:w="2700" w:type="dxa"/>
          </w:tcPr>
          <w:p w14:paraId="1AA755CB" w14:textId="77777777" w:rsidR="000B7550" w:rsidRDefault="000B7550"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82524B">
              <w:rPr>
                <w:rFonts w:cstheme="minorHAnsi"/>
                <w:color w:val="auto"/>
                <w:sz w:val="21"/>
                <w:szCs w:val="21"/>
              </w:rPr>
              <w:t>A.5.27</w:t>
            </w:r>
            <w:r>
              <w:rPr>
                <w:rFonts w:cstheme="minorHAnsi"/>
                <w:color w:val="auto"/>
                <w:sz w:val="21"/>
                <w:szCs w:val="21"/>
              </w:rPr>
              <w:t xml:space="preserve"> - </w:t>
            </w:r>
            <w:r w:rsidRPr="000B7550">
              <w:rPr>
                <w:rFonts w:cstheme="minorHAnsi"/>
                <w:color w:val="auto"/>
                <w:sz w:val="21"/>
                <w:szCs w:val="21"/>
              </w:rPr>
              <w:t>Learning from information security incidents</w:t>
            </w:r>
            <w:r w:rsidRPr="0082524B">
              <w:rPr>
                <w:rFonts w:cstheme="minorHAnsi"/>
                <w:color w:val="auto"/>
                <w:sz w:val="21"/>
                <w:szCs w:val="21"/>
              </w:rPr>
              <w:t xml:space="preserve"> </w:t>
            </w:r>
          </w:p>
          <w:p w14:paraId="7F8C6358" w14:textId="4D2E62FD" w:rsidR="0082524B" w:rsidRPr="003C4740" w:rsidRDefault="0082524B" w:rsidP="00417A2B">
            <w:pPr>
              <w:cnfStyle w:val="000000010000" w:firstRow="0" w:lastRow="0" w:firstColumn="0" w:lastColumn="0" w:oddVBand="0" w:evenVBand="0" w:oddHBand="0" w:evenHBand="1" w:firstRowFirstColumn="0" w:firstRowLastColumn="0" w:lastRowFirstColumn="0" w:lastRowLastColumn="0"/>
              <w:rPr>
                <w:ins w:id="137" w:author="Mohammed Khateeb" w:date="2025-01-27T12:30:00Z" w16du:dateUtc="2025-01-27T08:30:00Z"/>
                <w:rFonts w:cstheme="minorHAnsi"/>
                <w:color w:val="auto"/>
                <w:sz w:val="21"/>
                <w:szCs w:val="21"/>
              </w:rPr>
            </w:pPr>
            <w:r w:rsidRPr="0082524B">
              <w:rPr>
                <w:rFonts w:cstheme="minorHAnsi"/>
                <w:color w:val="auto"/>
                <w:sz w:val="21"/>
                <w:szCs w:val="21"/>
              </w:rPr>
              <w:t>A.5.28</w:t>
            </w:r>
            <w:r w:rsidR="000B7550">
              <w:rPr>
                <w:rFonts w:cstheme="minorHAnsi"/>
                <w:color w:val="auto"/>
                <w:sz w:val="21"/>
                <w:szCs w:val="21"/>
              </w:rPr>
              <w:t xml:space="preserve"> – Collection of Evidence </w:t>
            </w:r>
          </w:p>
        </w:tc>
      </w:tr>
      <w:tr w:rsidR="00931CD4" w:rsidRPr="00687C6A" w14:paraId="182BF967" w14:textId="77777777" w:rsidTr="00417A2B">
        <w:trPr>
          <w:cnfStyle w:val="000000100000" w:firstRow="0" w:lastRow="0" w:firstColumn="0" w:lastColumn="0" w:oddVBand="0" w:evenVBand="0" w:oddHBand="1" w:evenHBand="0" w:firstRowFirstColumn="0" w:firstRowLastColumn="0" w:lastRowFirstColumn="0" w:lastRowLastColumn="0"/>
          <w:trHeight w:val="412"/>
          <w:ins w:id="138" w:author="Mohammed Khateeb" w:date="2025-01-27T12:31:00Z"/>
        </w:trPr>
        <w:tc>
          <w:tcPr>
            <w:cnfStyle w:val="001000000000" w:firstRow="0" w:lastRow="0" w:firstColumn="1" w:lastColumn="0" w:oddVBand="0" w:evenVBand="0" w:oddHBand="0" w:evenHBand="0" w:firstRowFirstColumn="0" w:firstRowLastColumn="0" w:lastRowFirstColumn="0" w:lastRowLastColumn="0"/>
            <w:tcW w:w="4405" w:type="dxa"/>
          </w:tcPr>
          <w:p w14:paraId="4C1B3505" w14:textId="106DDA74" w:rsidR="00931CD4" w:rsidRDefault="00931CD4" w:rsidP="00417A2B">
            <w:pPr>
              <w:rPr>
                <w:ins w:id="139" w:author="Mohammed Khateeb" w:date="2025-01-27T12:31:00Z" w16du:dateUtc="2025-01-27T08:31:00Z"/>
                <w:rFonts w:cstheme="minorHAnsi"/>
                <w:sz w:val="21"/>
                <w:szCs w:val="21"/>
              </w:rPr>
            </w:pPr>
            <w:ins w:id="140" w:author="Mohammed Khateeb" w:date="2025-01-27T12:32:00Z" w16du:dateUtc="2025-01-27T08:32:00Z">
              <w:r>
                <w:rPr>
                  <w:rFonts w:cstheme="minorHAnsi"/>
                  <w:sz w:val="21"/>
                  <w:szCs w:val="21"/>
                </w:rPr>
                <w:t>Section 5.10 – Situational Awareness</w:t>
              </w:r>
            </w:ins>
          </w:p>
        </w:tc>
        <w:tc>
          <w:tcPr>
            <w:tcW w:w="2520" w:type="dxa"/>
          </w:tcPr>
          <w:p w14:paraId="4ACDF029" w14:textId="14BD3784" w:rsidR="00931CD4" w:rsidRPr="003C4740" w:rsidRDefault="009D7001" w:rsidP="00417A2B">
            <w:pPr>
              <w:cnfStyle w:val="000000100000" w:firstRow="0" w:lastRow="0" w:firstColumn="0" w:lastColumn="0" w:oddVBand="0" w:evenVBand="0" w:oddHBand="1" w:evenHBand="0" w:firstRowFirstColumn="0" w:firstRowLastColumn="0" w:lastRowFirstColumn="0" w:lastRowLastColumn="0"/>
              <w:rPr>
                <w:ins w:id="141" w:author="Mohammed Khateeb" w:date="2025-01-27T12:31:00Z" w16du:dateUtc="2025-01-27T08:31:00Z"/>
                <w:rFonts w:cstheme="minorHAnsi"/>
                <w:color w:val="auto"/>
                <w:sz w:val="21"/>
                <w:szCs w:val="21"/>
              </w:rPr>
            </w:pPr>
            <w:r>
              <w:rPr>
                <w:rFonts w:cstheme="minorHAnsi"/>
                <w:color w:val="auto"/>
                <w:sz w:val="21"/>
                <w:szCs w:val="21"/>
              </w:rPr>
              <w:t>T8.3.1</w:t>
            </w:r>
            <w:r w:rsidR="00846EAA">
              <w:rPr>
                <w:rFonts w:cstheme="minorHAnsi"/>
                <w:color w:val="auto"/>
                <w:sz w:val="21"/>
                <w:szCs w:val="21"/>
              </w:rPr>
              <w:t xml:space="preserve"> – Situational Awareness</w:t>
            </w:r>
          </w:p>
        </w:tc>
        <w:tc>
          <w:tcPr>
            <w:tcW w:w="2700" w:type="dxa"/>
          </w:tcPr>
          <w:p w14:paraId="59832B96" w14:textId="75C9BF1B" w:rsidR="00931CD4" w:rsidRPr="003C4740" w:rsidRDefault="0082524B" w:rsidP="00417A2B">
            <w:pPr>
              <w:cnfStyle w:val="000000100000" w:firstRow="0" w:lastRow="0" w:firstColumn="0" w:lastColumn="0" w:oddVBand="0" w:evenVBand="0" w:oddHBand="1" w:evenHBand="0" w:firstRowFirstColumn="0" w:firstRowLastColumn="0" w:lastRowFirstColumn="0" w:lastRowLastColumn="0"/>
              <w:rPr>
                <w:ins w:id="142" w:author="Mohammed Khateeb" w:date="2025-01-27T12:31:00Z" w16du:dateUtc="2025-01-27T08:31:00Z"/>
                <w:rFonts w:cstheme="minorHAnsi"/>
                <w:color w:val="auto"/>
                <w:sz w:val="21"/>
                <w:szCs w:val="21"/>
              </w:rPr>
            </w:pPr>
            <w:r w:rsidRPr="0082524B">
              <w:rPr>
                <w:rFonts w:cstheme="minorHAnsi"/>
                <w:color w:val="auto"/>
                <w:sz w:val="21"/>
                <w:szCs w:val="21"/>
              </w:rPr>
              <w:t>A.6.3</w:t>
            </w:r>
            <w:r w:rsidR="000B7550">
              <w:rPr>
                <w:rFonts w:cstheme="minorHAnsi"/>
                <w:color w:val="auto"/>
                <w:sz w:val="21"/>
                <w:szCs w:val="21"/>
              </w:rPr>
              <w:t xml:space="preserve"> - </w:t>
            </w:r>
            <w:r w:rsidR="000B7550" w:rsidRPr="000B7550">
              <w:rPr>
                <w:rFonts w:cstheme="minorHAnsi"/>
                <w:color w:val="auto"/>
                <w:sz w:val="21"/>
                <w:szCs w:val="21"/>
              </w:rPr>
              <w:t>Information security awareness, education and training</w:t>
            </w:r>
          </w:p>
        </w:tc>
      </w:tr>
      <w:tr w:rsidR="00931CD4" w:rsidRPr="00687C6A" w14:paraId="4CC53E33" w14:textId="77777777" w:rsidTr="00417A2B">
        <w:trPr>
          <w:cnfStyle w:val="000000010000" w:firstRow="0" w:lastRow="0" w:firstColumn="0" w:lastColumn="0" w:oddVBand="0" w:evenVBand="0" w:oddHBand="0" w:evenHBand="1" w:firstRowFirstColumn="0" w:firstRowLastColumn="0" w:lastRowFirstColumn="0" w:lastRowLastColumn="0"/>
          <w:trHeight w:val="412"/>
          <w:ins w:id="143"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1229F482" w14:textId="77777777" w:rsidR="00931CD4" w:rsidRDefault="00931CD4" w:rsidP="00417A2B">
            <w:pPr>
              <w:rPr>
                <w:ins w:id="144" w:author="Mohammed Khateeb" w:date="2025-01-27T12:27:00Z" w16du:dateUtc="2025-01-27T08:27:00Z"/>
                <w:rFonts w:cstheme="minorHAnsi"/>
                <w:sz w:val="21"/>
                <w:szCs w:val="21"/>
              </w:rPr>
            </w:pPr>
            <w:ins w:id="145" w:author="Mohammed Khateeb" w:date="2025-01-27T12:27:00Z" w16du:dateUtc="2025-01-27T08:27:00Z">
              <w:r>
                <w:rPr>
                  <w:rFonts w:cstheme="minorHAnsi"/>
                  <w:sz w:val="21"/>
                  <w:szCs w:val="21"/>
                </w:rPr>
                <w:t xml:space="preserve">Section 6 – Roles and Responsibilities </w:t>
              </w:r>
            </w:ins>
          </w:p>
        </w:tc>
        <w:tc>
          <w:tcPr>
            <w:tcW w:w="2520" w:type="dxa"/>
          </w:tcPr>
          <w:p w14:paraId="34F022BC" w14:textId="294FCB63" w:rsidR="00931CD4" w:rsidRDefault="009D7001"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T8.1.1</w:t>
            </w:r>
            <w:r w:rsidR="00846EAA">
              <w:rPr>
                <w:rFonts w:cstheme="minorHAnsi"/>
                <w:color w:val="auto"/>
                <w:sz w:val="21"/>
                <w:szCs w:val="21"/>
              </w:rPr>
              <w:t xml:space="preserve"> – </w:t>
            </w:r>
            <w:r w:rsidR="00846EAA" w:rsidRPr="00846EAA">
              <w:rPr>
                <w:rFonts w:cstheme="minorHAnsi"/>
                <w:color w:val="auto"/>
                <w:sz w:val="21"/>
                <w:szCs w:val="21"/>
              </w:rPr>
              <w:t>Information Security Incident Management Policy</w:t>
            </w:r>
          </w:p>
          <w:p w14:paraId="287C4973" w14:textId="5E3F4623" w:rsidR="009D7001" w:rsidRDefault="009D7001"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T8.2.1</w:t>
            </w:r>
            <w:r w:rsidR="00846EAA">
              <w:rPr>
                <w:rFonts w:cstheme="minorHAnsi"/>
                <w:color w:val="auto"/>
                <w:sz w:val="21"/>
                <w:szCs w:val="21"/>
              </w:rPr>
              <w:t xml:space="preserve"> – Incident Response Plan</w:t>
            </w:r>
          </w:p>
          <w:p w14:paraId="690765A7" w14:textId="3BC7A396" w:rsidR="009D7001" w:rsidRDefault="009D7001"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T8.2.2</w:t>
            </w:r>
            <w:r w:rsidR="00846EAA">
              <w:rPr>
                <w:rFonts w:cstheme="minorHAnsi"/>
                <w:color w:val="auto"/>
                <w:sz w:val="21"/>
                <w:szCs w:val="21"/>
              </w:rPr>
              <w:t xml:space="preserve"> – Computer Security Incident Response Team</w:t>
            </w:r>
          </w:p>
          <w:p w14:paraId="09524351" w14:textId="6A1257EC" w:rsidR="009D7001" w:rsidRDefault="009D7001"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T8.2.3</w:t>
            </w:r>
            <w:r w:rsidR="00846EAA">
              <w:rPr>
                <w:rFonts w:cstheme="minorHAnsi"/>
                <w:color w:val="auto"/>
                <w:sz w:val="21"/>
                <w:szCs w:val="21"/>
              </w:rPr>
              <w:t xml:space="preserve"> – Incident Classification</w:t>
            </w:r>
          </w:p>
          <w:p w14:paraId="17F80018" w14:textId="5FB1C739" w:rsidR="009D7001" w:rsidRDefault="009D7001"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T8.2.6</w:t>
            </w:r>
            <w:r w:rsidR="00846EAA">
              <w:rPr>
                <w:rFonts w:cstheme="minorHAnsi"/>
                <w:color w:val="auto"/>
                <w:sz w:val="21"/>
                <w:szCs w:val="21"/>
              </w:rPr>
              <w:t xml:space="preserve"> – Incident Response Assistance</w:t>
            </w:r>
          </w:p>
          <w:p w14:paraId="2A15814E" w14:textId="42C41F0A" w:rsidR="009D7001" w:rsidRDefault="009D7001" w:rsidP="00417A2B">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T8.3.2</w:t>
            </w:r>
            <w:r w:rsidR="00846EAA">
              <w:rPr>
                <w:rFonts w:cstheme="minorHAnsi"/>
                <w:color w:val="auto"/>
                <w:sz w:val="21"/>
                <w:szCs w:val="21"/>
              </w:rPr>
              <w:t xml:space="preserve"> – Reporting Information Security Events</w:t>
            </w:r>
          </w:p>
          <w:p w14:paraId="6E95D5A0" w14:textId="339221F5" w:rsidR="009D7001" w:rsidRPr="003C4740" w:rsidRDefault="009D7001" w:rsidP="00417A2B">
            <w:pPr>
              <w:cnfStyle w:val="000000010000" w:firstRow="0" w:lastRow="0" w:firstColumn="0" w:lastColumn="0" w:oddVBand="0" w:evenVBand="0" w:oddHBand="0" w:evenHBand="1" w:firstRowFirstColumn="0" w:firstRowLastColumn="0" w:lastRowFirstColumn="0" w:lastRowLastColumn="0"/>
              <w:rPr>
                <w:ins w:id="146" w:author="Mohammed Khateeb" w:date="2025-01-27T12:27:00Z" w16du:dateUtc="2025-01-27T08:27:00Z"/>
                <w:rFonts w:cstheme="minorHAnsi"/>
                <w:color w:val="auto"/>
                <w:sz w:val="21"/>
                <w:szCs w:val="21"/>
              </w:rPr>
            </w:pPr>
            <w:r>
              <w:rPr>
                <w:rFonts w:cstheme="minorHAnsi"/>
                <w:color w:val="auto"/>
                <w:sz w:val="21"/>
                <w:szCs w:val="21"/>
              </w:rPr>
              <w:t>T8.3.3</w:t>
            </w:r>
            <w:r w:rsidR="00846EAA">
              <w:rPr>
                <w:rFonts w:cstheme="minorHAnsi"/>
                <w:color w:val="auto"/>
                <w:sz w:val="21"/>
                <w:szCs w:val="21"/>
              </w:rPr>
              <w:t xml:space="preserve"> – Reporting Security Weaknesses</w:t>
            </w:r>
          </w:p>
        </w:tc>
        <w:tc>
          <w:tcPr>
            <w:tcW w:w="2700" w:type="dxa"/>
          </w:tcPr>
          <w:p w14:paraId="5E273350" w14:textId="4A2094FE" w:rsidR="000B7550" w:rsidRPr="000B7550" w:rsidRDefault="00894098" w:rsidP="000B755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Clause </w:t>
            </w:r>
            <w:r w:rsidR="000B7550" w:rsidRPr="000B7550">
              <w:rPr>
                <w:rFonts w:cstheme="minorHAnsi"/>
                <w:color w:val="auto"/>
                <w:sz w:val="21"/>
                <w:szCs w:val="21"/>
              </w:rPr>
              <w:t xml:space="preserve">5.2 – Policy </w:t>
            </w:r>
          </w:p>
          <w:p w14:paraId="624EC76D" w14:textId="20E864CC" w:rsidR="000B7550" w:rsidRDefault="000B7550" w:rsidP="000B755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0B7550">
              <w:rPr>
                <w:rFonts w:cstheme="minorHAnsi"/>
                <w:color w:val="auto"/>
                <w:sz w:val="21"/>
                <w:szCs w:val="21"/>
              </w:rPr>
              <w:t>A.5.1 - Policies for information security</w:t>
            </w:r>
          </w:p>
          <w:p w14:paraId="126C600D" w14:textId="77777777" w:rsidR="000B7550" w:rsidRDefault="000B7550" w:rsidP="000B755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82524B">
              <w:rPr>
                <w:rFonts w:cstheme="minorHAnsi"/>
                <w:color w:val="auto"/>
                <w:sz w:val="21"/>
                <w:szCs w:val="21"/>
              </w:rPr>
              <w:t>A.5.24</w:t>
            </w:r>
            <w:r>
              <w:rPr>
                <w:rFonts w:cstheme="minorHAnsi"/>
                <w:color w:val="auto"/>
                <w:sz w:val="21"/>
                <w:szCs w:val="21"/>
              </w:rPr>
              <w:t xml:space="preserve"> - </w:t>
            </w:r>
            <w:r w:rsidRPr="004E389C">
              <w:rPr>
                <w:rFonts w:cstheme="minorHAnsi"/>
                <w:color w:val="auto"/>
                <w:sz w:val="21"/>
                <w:szCs w:val="21"/>
              </w:rPr>
              <w:t>Information security incident management planning and preparation</w:t>
            </w:r>
          </w:p>
          <w:p w14:paraId="36BEC2D2" w14:textId="70A7AC1F" w:rsidR="000B7550" w:rsidRDefault="000B7550" w:rsidP="000B755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82524B">
              <w:rPr>
                <w:rFonts w:cstheme="minorHAnsi"/>
                <w:color w:val="auto"/>
                <w:sz w:val="21"/>
                <w:szCs w:val="21"/>
              </w:rPr>
              <w:t>A.5.25</w:t>
            </w:r>
            <w:r>
              <w:rPr>
                <w:rFonts w:cstheme="minorHAnsi"/>
                <w:color w:val="auto"/>
                <w:sz w:val="21"/>
                <w:szCs w:val="21"/>
              </w:rPr>
              <w:t xml:space="preserve"> - </w:t>
            </w:r>
            <w:r w:rsidRPr="000B7550">
              <w:rPr>
                <w:rFonts w:cstheme="minorHAnsi"/>
                <w:color w:val="auto"/>
                <w:sz w:val="21"/>
                <w:szCs w:val="21"/>
              </w:rPr>
              <w:t>Assessment and decision on information security events</w:t>
            </w:r>
          </w:p>
          <w:p w14:paraId="62AD7D5B" w14:textId="77777777" w:rsidR="000B7550" w:rsidRDefault="000B7550" w:rsidP="000B755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82524B">
              <w:rPr>
                <w:rFonts w:cstheme="minorHAnsi"/>
                <w:color w:val="auto"/>
                <w:sz w:val="21"/>
                <w:szCs w:val="21"/>
              </w:rPr>
              <w:t>A.5.26</w:t>
            </w:r>
            <w:r>
              <w:rPr>
                <w:rFonts w:cstheme="minorHAnsi"/>
                <w:color w:val="auto"/>
                <w:sz w:val="21"/>
                <w:szCs w:val="21"/>
              </w:rPr>
              <w:t xml:space="preserve"> - </w:t>
            </w:r>
            <w:r w:rsidRPr="004E389C">
              <w:rPr>
                <w:rFonts w:cstheme="minorHAnsi"/>
                <w:color w:val="auto"/>
                <w:sz w:val="21"/>
                <w:szCs w:val="21"/>
              </w:rPr>
              <w:t>Response to information security incidents</w:t>
            </w:r>
          </w:p>
          <w:p w14:paraId="05313B86" w14:textId="64DF2A62" w:rsidR="0082524B" w:rsidRPr="003C4740" w:rsidRDefault="0082524B" w:rsidP="00417A2B">
            <w:pPr>
              <w:cnfStyle w:val="000000010000" w:firstRow="0" w:lastRow="0" w:firstColumn="0" w:lastColumn="0" w:oddVBand="0" w:evenVBand="0" w:oddHBand="0" w:evenHBand="1" w:firstRowFirstColumn="0" w:firstRowLastColumn="0" w:lastRowFirstColumn="0" w:lastRowLastColumn="0"/>
              <w:rPr>
                <w:ins w:id="147" w:author="Mohammed Khateeb" w:date="2025-01-27T12:27:00Z" w16du:dateUtc="2025-01-27T08:27:00Z"/>
                <w:rFonts w:cstheme="minorHAnsi"/>
                <w:color w:val="auto"/>
                <w:sz w:val="21"/>
                <w:szCs w:val="21"/>
              </w:rPr>
            </w:pPr>
            <w:r w:rsidRPr="0082524B">
              <w:rPr>
                <w:rFonts w:cstheme="minorHAnsi"/>
                <w:color w:val="auto"/>
                <w:sz w:val="21"/>
                <w:szCs w:val="21"/>
              </w:rPr>
              <w:t>A.6.8</w:t>
            </w:r>
            <w:r w:rsidR="000B7550">
              <w:rPr>
                <w:rFonts w:cstheme="minorHAnsi"/>
                <w:color w:val="auto"/>
                <w:sz w:val="21"/>
                <w:szCs w:val="21"/>
              </w:rPr>
              <w:t xml:space="preserve"> - </w:t>
            </w:r>
            <w:r w:rsidR="000B7550" w:rsidRPr="000B7550">
              <w:rPr>
                <w:rFonts w:cstheme="minorHAnsi"/>
                <w:color w:val="auto"/>
                <w:sz w:val="21"/>
                <w:szCs w:val="21"/>
              </w:rPr>
              <w:t>Information security event reporting</w:t>
            </w:r>
          </w:p>
        </w:tc>
      </w:tr>
      <w:tr w:rsidR="00931CD4" w:rsidRPr="00687C6A" w14:paraId="4E96830A" w14:textId="77777777" w:rsidTr="00417A2B">
        <w:trPr>
          <w:cnfStyle w:val="000000100000" w:firstRow="0" w:lastRow="0" w:firstColumn="0" w:lastColumn="0" w:oddVBand="0" w:evenVBand="0" w:oddHBand="1" w:evenHBand="0" w:firstRowFirstColumn="0" w:firstRowLastColumn="0" w:lastRowFirstColumn="0" w:lastRowLastColumn="0"/>
          <w:trHeight w:val="412"/>
          <w:ins w:id="148"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45EFFF0C" w14:textId="77777777" w:rsidR="00931CD4" w:rsidRDefault="00931CD4" w:rsidP="00417A2B">
            <w:pPr>
              <w:rPr>
                <w:ins w:id="149" w:author="Mohammed Khateeb" w:date="2025-01-27T12:27:00Z" w16du:dateUtc="2025-01-27T08:27:00Z"/>
                <w:rFonts w:cstheme="minorHAnsi"/>
                <w:sz w:val="21"/>
                <w:szCs w:val="21"/>
              </w:rPr>
            </w:pPr>
            <w:ins w:id="150" w:author="Mohammed Khateeb" w:date="2025-01-27T12:27:00Z" w16du:dateUtc="2025-01-27T08:27:00Z">
              <w:r>
                <w:rPr>
                  <w:rFonts w:cstheme="minorHAnsi"/>
                  <w:sz w:val="21"/>
                  <w:szCs w:val="21"/>
                </w:rPr>
                <w:t>Section 7 – Policy Enforcement and Exceptions</w:t>
              </w:r>
            </w:ins>
          </w:p>
        </w:tc>
        <w:tc>
          <w:tcPr>
            <w:tcW w:w="2520" w:type="dxa"/>
          </w:tcPr>
          <w:p w14:paraId="23184501" w14:textId="31E77BF7" w:rsidR="00931CD4" w:rsidRPr="003C4740" w:rsidRDefault="009D7001" w:rsidP="00417A2B">
            <w:pPr>
              <w:cnfStyle w:val="000000100000" w:firstRow="0" w:lastRow="0" w:firstColumn="0" w:lastColumn="0" w:oddVBand="0" w:evenVBand="0" w:oddHBand="1" w:evenHBand="0" w:firstRowFirstColumn="0" w:firstRowLastColumn="0" w:lastRowFirstColumn="0" w:lastRowLastColumn="0"/>
              <w:rPr>
                <w:ins w:id="151" w:author="Mohammed Khateeb" w:date="2025-01-27T12:27:00Z" w16du:dateUtc="2025-01-27T08:27:00Z"/>
                <w:rFonts w:cstheme="minorHAnsi"/>
                <w:color w:val="auto"/>
                <w:sz w:val="21"/>
                <w:szCs w:val="21"/>
              </w:rPr>
            </w:pPr>
            <w:r>
              <w:rPr>
                <w:rFonts w:cstheme="minorHAnsi"/>
                <w:color w:val="auto"/>
                <w:sz w:val="21"/>
                <w:szCs w:val="21"/>
              </w:rPr>
              <w:t>-</w:t>
            </w:r>
          </w:p>
        </w:tc>
        <w:tc>
          <w:tcPr>
            <w:tcW w:w="2700" w:type="dxa"/>
          </w:tcPr>
          <w:p w14:paraId="751C0270" w14:textId="73246DA1" w:rsidR="00931CD4" w:rsidRPr="003C4740" w:rsidRDefault="0082524B" w:rsidP="00417A2B">
            <w:pPr>
              <w:cnfStyle w:val="000000100000" w:firstRow="0" w:lastRow="0" w:firstColumn="0" w:lastColumn="0" w:oddVBand="0" w:evenVBand="0" w:oddHBand="1" w:evenHBand="0" w:firstRowFirstColumn="0" w:firstRowLastColumn="0" w:lastRowFirstColumn="0" w:lastRowLastColumn="0"/>
              <w:rPr>
                <w:ins w:id="152" w:author="Mohammed Khateeb" w:date="2025-01-27T12:27:00Z" w16du:dateUtc="2025-01-27T08:27:00Z"/>
                <w:rFonts w:cstheme="minorHAnsi"/>
                <w:color w:val="auto"/>
                <w:sz w:val="21"/>
                <w:szCs w:val="21"/>
              </w:rPr>
            </w:pPr>
            <w:r>
              <w:rPr>
                <w:rFonts w:cstheme="minorHAnsi"/>
                <w:color w:val="auto"/>
                <w:sz w:val="21"/>
                <w:szCs w:val="21"/>
              </w:rPr>
              <w:t>-</w:t>
            </w:r>
          </w:p>
        </w:tc>
      </w:tr>
      <w:tr w:rsidR="00931CD4" w:rsidRPr="00687C6A" w14:paraId="16ECE5C8" w14:textId="77777777" w:rsidTr="00417A2B">
        <w:trPr>
          <w:cnfStyle w:val="000000010000" w:firstRow="0" w:lastRow="0" w:firstColumn="0" w:lastColumn="0" w:oddVBand="0" w:evenVBand="0" w:oddHBand="0" w:evenHBand="1" w:firstRowFirstColumn="0" w:firstRowLastColumn="0" w:lastRowFirstColumn="0" w:lastRowLastColumn="0"/>
          <w:trHeight w:val="412"/>
          <w:ins w:id="153" w:author="Mohammed Khateeb" w:date="2025-01-27T12:27:00Z"/>
        </w:trPr>
        <w:tc>
          <w:tcPr>
            <w:cnfStyle w:val="001000000000" w:firstRow="0" w:lastRow="0" w:firstColumn="1" w:lastColumn="0" w:oddVBand="0" w:evenVBand="0" w:oddHBand="0" w:evenHBand="0" w:firstRowFirstColumn="0" w:firstRowLastColumn="0" w:lastRowFirstColumn="0" w:lastRowLastColumn="0"/>
            <w:tcW w:w="4405" w:type="dxa"/>
          </w:tcPr>
          <w:p w14:paraId="7F2DF650" w14:textId="77777777" w:rsidR="00931CD4" w:rsidRDefault="00931CD4" w:rsidP="00417A2B">
            <w:pPr>
              <w:rPr>
                <w:ins w:id="154" w:author="Mohammed Khateeb" w:date="2025-01-27T12:27:00Z" w16du:dateUtc="2025-01-27T08:27:00Z"/>
                <w:rFonts w:cstheme="minorHAnsi"/>
                <w:sz w:val="21"/>
                <w:szCs w:val="21"/>
              </w:rPr>
            </w:pPr>
            <w:ins w:id="155" w:author="Mohammed Khateeb" w:date="2025-01-27T12:27:00Z" w16du:dateUtc="2025-01-27T08:27:00Z">
              <w:r>
                <w:rPr>
                  <w:rFonts w:cstheme="minorHAnsi"/>
                  <w:sz w:val="21"/>
                  <w:szCs w:val="21"/>
                </w:rPr>
                <w:t>Section 8 – Monitoring and Review</w:t>
              </w:r>
            </w:ins>
          </w:p>
        </w:tc>
        <w:tc>
          <w:tcPr>
            <w:tcW w:w="2520" w:type="dxa"/>
          </w:tcPr>
          <w:p w14:paraId="214F598B" w14:textId="753A6C54" w:rsidR="00931CD4" w:rsidRPr="003C4740" w:rsidRDefault="009D7001" w:rsidP="00417A2B">
            <w:pPr>
              <w:cnfStyle w:val="000000010000" w:firstRow="0" w:lastRow="0" w:firstColumn="0" w:lastColumn="0" w:oddVBand="0" w:evenVBand="0" w:oddHBand="0" w:evenHBand="1" w:firstRowFirstColumn="0" w:firstRowLastColumn="0" w:lastRowFirstColumn="0" w:lastRowLastColumn="0"/>
              <w:rPr>
                <w:ins w:id="156" w:author="Mohammed Khateeb" w:date="2025-01-27T12:27:00Z" w16du:dateUtc="2025-01-27T08:27:00Z"/>
                <w:rFonts w:cstheme="minorHAnsi"/>
                <w:color w:val="auto"/>
                <w:sz w:val="21"/>
                <w:szCs w:val="21"/>
              </w:rPr>
            </w:pPr>
            <w:r>
              <w:rPr>
                <w:rFonts w:cstheme="minorHAnsi"/>
                <w:color w:val="auto"/>
                <w:sz w:val="21"/>
                <w:szCs w:val="21"/>
              </w:rPr>
              <w:t>T8.1.1</w:t>
            </w:r>
            <w:r w:rsidR="00846EAA">
              <w:rPr>
                <w:rFonts w:cstheme="minorHAnsi"/>
                <w:color w:val="auto"/>
                <w:sz w:val="21"/>
                <w:szCs w:val="21"/>
              </w:rPr>
              <w:t xml:space="preserve"> – </w:t>
            </w:r>
            <w:r w:rsidR="00846EAA" w:rsidRPr="00846EAA">
              <w:rPr>
                <w:rFonts w:cstheme="minorHAnsi"/>
                <w:color w:val="auto"/>
                <w:sz w:val="21"/>
                <w:szCs w:val="21"/>
              </w:rPr>
              <w:t>Information Security Incident Management Policy</w:t>
            </w:r>
          </w:p>
        </w:tc>
        <w:tc>
          <w:tcPr>
            <w:tcW w:w="2700" w:type="dxa"/>
          </w:tcPr>
          <w:p w14:paraId="01CF3DBC" w14:textId="5C6BB9EE" w:rsidR="000B7550" w:rsidRDefault="00894098" w:rsidP="000B755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Clause </w:t>
            </w:r>
            <w:ins w:id="157" w:author="Mohammed Khateeb" w:date="2025-01-27T12:17:00Z" w16du:dateUtc="2025-01-27T08:17:00Z">
              <w:r w:rsidR="000B7550" w:rsidRPr="00117793">
                <w:rPr>
                  <w:rFonts w:cstheme="minorHAnsi"/>
                  <w:color w:val="auto"/>
                  <w:sz w:val="21"/>
                  <w:szCs w:val="21"/>
                </w:rPr>
                <w:t>5.2</w:t>
              </w:r>
            </w:ins>
            <w:r w:rsidR="000B7550">
              <w:rPr>
                <w:rFonts w:cstheme="minorHAnsi"/>
                <w:color w:val="auto"/>
                <w:sz w:val="21"/>
                <w:szCs w:val="21"/>
              </w:rPr>
              <w:t xml:space="preserve"> – Policy </w:t>
            </w:r>
          </w:p>
          <w:p w14:paraId="7C2AF459" w14:textId="067FFF56" w:rsidR="00931CD4" w:rsidRPr="003C4740" w:rsidRDefault="000B7550" w:rsidP="000B7550">
            <w:pPr>
              <w:cnfStyle w:val="000000010000" w:firstRow="0" w:lastRow="0" w:firstColumn="0" w:lastColumn="0" w:oddVBand="0" w:evenVBand="0" w:oddHBand="0" w:evenHBand="1" w:firstRowFirstColumn="0" w:firstRowLastColumn="0" w:lastRowFirstColumn="0" w:lastRowLastColumn="0"/>
              <w:rPr>
                <w:ins w:id="158" w:author="Mohammed Khateeb" w:date="2025-01-27T12:27:00Z" w16du:dateUtc="2025-01-27T08:27:00Z"/>
                <w:rFonts w:cstheme="minorHAnsi"/>
                <w:color w:val="auto"/>
                <w:sz w:val="21"/>
                <w:szCs w:val="21"/>
              </w:rPr>
            </w:pPr>
            <w:ins w:id="159" w:author="Mohammed Khateeb" w:date="2025-01-27T12:17:00Z" w16du:dateUtc="2025-01-27T08:17:00Z">
              <w:r w:rsidRPr="00117793">
                <w:rPr>
                  <w:rFonts w:cstheme="minorHAnsi"/>
                  <w:color w:val="auto"/>
                  <w:sz w:val="21"/>
                  <w:szCs w:val="21"/>
                </w:rPr>
                <w:t>A.5.1</w:t>
              </w:r>
            </w:ins>
            <w:r>
              <w:rPr>
                <w:rFonts w:cstheme="minorHAnsi"/>
                <w:color w:val="auto"/>
                <w:sz w:val="21"/>
                <w:szCs w:val="21"/>
              </w:rPr>
              <w:t xml:space="preserve"> - </w:t>
            </w:r>
            <w:r w:rsidRPr="00B313B2">
              <w:rPr>
                <w:rFonts w:cstheme="minorHAnsi"/>
                <w:color w:val="auto"/>
                <w:sz w:val="21"/>
                <w:szCs w:val="21"/>
              </w:rPr>
              <w:t>Policies for information security</w:t>
            </w:r>
          </w:p>
        </w:tc>
      </w:tr>
    </w:tbl>
    <w:p w14:paraId="1937EF6B" w14:textId="77777777" w:rsidR="00931CD4" w:rsidRPr="00810562" w:rsidRDefault="00931CD4" w:rsidP="00931CD4">
      <w:pPr>
        <w:rPr>
          <w:ins w:id="160" w:author="Mohammed Khateeb" w:date="2025-01-27T12:27:00Z" w16du:dateUtc="2025-01-27T08:27:00Z"/>
        </w:rPr>
      </w:pPr>
    </w:p>
    <w:p w14:paraId="11E89379" w14:textId="77777777" w:rsidR="00931CD4" w:rsidRPr="00546440" w:rsidRDefault="00931CD4" w:rsidP="00931CD4">
      <w:pPr>
        <w:spacing w:before="240" w:after="0"/>
        <w:jc w:val="both"/>
        <w:rPr>
          <w:ins w:id="161" w:author="Mohammed Khateeb" w:date="2025-01-27T12:27:00Z" w16du:dateUtc="2025-01-27T08:27:00Z"/>
        </w:rPr>
      </w:pPr>
    </w:p>
    <w:p w14:paraId="3A05C5D3" w14:textId="77777777" w:rsidR="00931CD4" w:rsidRPr="000B543A" w:rsidRDefault="00931CD4" w:rsidP="00137F16">
      <w:pPr>
        <w:jc w:val="both"/>
      </w:pPr>
    </w:p>
    <w:sectPr w:rsidR="00931CD4" w:rsidRPr="000B543A" w:rsidSect="001A0236">
      <w:footerReference w:type="first" r:id="rId14"/>
      <w:pgSz w:w="11906" w:h="16838" w:code="9"/>
      <w:pgMar w:top="1853" w:right="1021" w:bottom="1260" w:left="1080" w:header="709" w:footer="39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760752" w14:textId="77777777" w:rsidR="0016744D" w:rsidRDefault="0016744D" w:rsidP="00561876">
      <w:r>
        <w:separator/>
      </w:r>
    </w:p>
  </w:endnote>
  <w:endnote w:type="continuationSeparator" w:id="0">
    <w:p w14:paraId="5D722923" w14:textId="77777777" w:rsidR="0016744D" w:rsidRDefault="0016744D" w:rsidP="0056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A15C9F" w14:textId="254BC8E7" w:rsidR="000445FB" w:rsidRDefault="000445FB">
    <w:r>
      <w:rPr>
        <w:noProof/>
      </w:rPr>
      <mc:AlternateContent>
        <mc:Choice Requires="wps">
          <w:drawing>
            <wp:anchor distT="0" distB="0" distL="114300" distR="114300" simplePos="0" relativeHeight="251659264" behindDoc="0" locked="0" layoutInCell="1" allowOverlap="1" wp14:anchorId="676703CF" wp14:editId="06AE30BE">
              <wp:simplePos x="0" y="0"/>
              <wp:positionH relativeFrom="margin">
                <wp:align>right</wp:align>
              </wp:positionH>
              <wp:positionV relativeFrom="paragraph">
                <wp:posOffset>58767</wp:posOffset>
              </wp:positionV>
              <wp:extent cx="6185140" cy="8627"/>
              <wp:effectExtent l="0" t="0" r="25400" b="29845"/>
              <wp:wrapNone/>
              <wp:docPr id="1" name="Straight Connector 1"/>
              <wp:cNvGraphicFramePr/>
              <a:graphic xmlns:a="http://schemas.openxmlformats.org/drawingml/2006/main">
                <a:graphicData uri="http://schemas.microsoft.com/office/word/2010/wordprocessingShape">
                  <wps:wsp>
                    <wps:cNvCnPr/>
                    <wps:spPr>
                      <a:xfrm flipV="1">
                        <a:off x="0" y="0"/>
                        <a:ext cx="6185140" cy="86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8E817E"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5.8pt,4.65pt" to="922.8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" strokecolor="black [3200]" strokeweight=".5pt">
              <v:stroke joinstyle="miter"/>
              <w10:wrap anchorx="margin"/>
            </v:line>
          </w:pict>
        </mc:Fallback>
      </mc:AlternateContent>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330"/>
    </w:tblGrid>
    <w:tr w:rsidR="000445FB" w:rsidRPr="00831CA3" w14:paraId="78E4BD2F" w14:textId="77777777" w:rsidTr="009333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346D8A5F" w14:textId="76F7B92E" w:rsidR="000445FB" w:rsidRPr="00714BEB" w:rsidRDefault="000445FB" w:rsidP="001B6872">
          <w:pPr>
            <w:pStyle w:val="Footer"/>
            <w:rPr>
              <w:rFonts w:asciiTheme="minorHAnsi" w:hAnsiTheme="minorHAnsi"/>
            </w:rPr>
          </w:pPr>
          <w:r w:rsidRPr="00714BEB">
            <w:rPr>
              <w:rFonts w:asciiTheme="minorHAnsi" w:hAnsiTheme="minorHAnsi" w:cs="Calibri"/>
              <w:sz w:val="20"/>
              <w:szCs w:val="20"/>
            </w:rPr>
            <w:t xml:space="preserve">Document No: </w:t>
          </w:r>
          <w:r w:rsidR="008D02F5">
            <w:rPr>
              <w:rFonts w:asciiTheme="minorHAnsi" w:hAnsiTheme="minorHAnsi" w:cs="Calibri"/>
              <w:sz w:val="20"/>
              <w:szCs w:val="20"/>
            </w:rPr>
            <w:t>&lt;CLIENT&gt;</w:t>
          </w:r>
          <w:r w:rsidRPr="00714BEB">
            <w:rPr>
              <w:rFonts w:asciiTheme="minorHAnsi" w:hAnsiTheme="minorHAnsi" w:cs="Calibri"/>
              <w:sz w:val="20"/>
              <w:szCs w:val="20"/>
            </w:rPr>
            <w:t>-ORG-IMS-POL-006</w:t>
          </w:r>
        </w:p>
      </w:tc>
      <w:tc>
        <w:tcPr>
          <w:tcW w:w="4330" w:type="dxa"/>
          <w:shd w:val="clear" w:color="auto" w:fill="auto"/>
        </w:tcPr>
        <w:p w14:paraId="69623DAB" w14:textId="6B1EB00F" w:rsidR="000445FB" w:rsidRPr="00714BEB" w:rsidRDefault="000445FB" w:rsidP="001B6872">
          <w:pPr>
            <w:pStyle w:val="Foot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714BEB">
            <w:rPr>
              <w:rFonts w:asciiTheme="minorHAnsi" w:hAnsiTheme="minorHAnsi" w:cs="Calibri"/>
              <w:sz w:val="20"/>
              <w:szCs w:val="20"/>
            </w:rPr>
            <w:t xml:space="preserve">Page </w:t>
          </w:r>
          <w:r w:rsidRPr="00714BEB">
            <w:rPr>
              <w:rFonts w:cs="Calibri"/>
              <w:sz w:val="20"/>
              <w:szCs w:val="20"/>
            </w:rPr>
            <w:fldChar w:fldCharType="begin"/>
          </w:r>
          <w:r w:rsidRPr="00714BEB">
            <w:rPr>
              <w:rFonts w:asciiTheme="minorHAnsi" w:hAnsiTheme="minorHAnsi" w:cs="Calibri"/>
              <w:sz w:val="20"/>
              <w:szCs w:val="20"/>
            </w:rPr>
            <w:instrText xml:space="preserve"> PAGE  \* Arabic  \* MERGEFORMAT </w:instrText>
          </w:r>
          <w:r w:rsidRPr="00714BEB">
            <w:rPr>
              <w:rFonts w:cs="Calibri"/>
              <w:sz w:val="20"/>
              <w:szCs w:val="20"/>
            </w:rPr>
            <w:fldChar w:fldCharType="separate"/>
          </w:r>
          <w:r w:rsidR="004F05E8">
            <w:rPr>
              <w:rFonts w:asciiTheme="minorHAnsi" w:hAnsiTheme="minorHAnsi" w:cs="Calibri"/>
              <w:noProof/>
              <w:sz w:val="20"/>
              <w:szCs w:val="20"/>
            </w:rPr>
            <w:t>7</w:t>
          </w:r>
          <w:r w:rsidRPr="00714BEB">
            <w:rPr>
              <w:rFonts w:cs="Calibri"/>
              <w:sz w:val="20"/>
              <w:szCs w:val="20"/>
            </w:rPr>
            <w:fldChar w:fldCharType="end"/>
          </w:r>
          <w:r w:rsidRPr="00714BEB">
            <w:rPr>
              <w:rFonts w:asciiTheme="minorHAnsi" w:hAnsiTheme="minorHAnsi" w:cs="Calibri"/>
              <w:sz w:val="20"/>
              <w:szCs w:val="20"/>
            </w:rPr>
            <w:t xml:space="preserve"> of </w:t>
          </w:r>
          <w:r w:rsidRPr="00714BEB">
            <w:rPr>
              <w:rFonts w:cs="Calibri"/>
              <w:noProof/>
              <w:sz w:val="20"/>
              <w:szCs w:val="20"/>
            </w:rPr>
            <w:fldChar w:fldCharType="begin"/>
          </w:r>
          <w:r w:rsidRPr="00714BEB">
            <w:rPr>
              <w:rFonts w:asciiTheme="minorHAnsi" w:hAnsiTheme="minorHAnsi" w:cs="Calibri"/>
              <w:noProof/>
              <w:sz w:val="20"/>
              <w:szCs w:val="20"/>
            </w:rPr>
            <w:instrText xml:space="preserve"> NUMPAGES  \* Arabic  \* MERGEFORMAT </w:instrText>
          </w:r>
          <w:r w:rsidRPr="00714BEB">
            <w:rPr>
              <w:rFonts w:cs="Calibri"/>
              <w:noProof/>
              <w:sz w:val="20"/>
              <w:szCs w:val="20"/>
            </w:rPr>
            <w:fldChar w:fldCharType="separate"/>
          </w:r>
          <w:r w:rsidR="004F05E8">
            <w:rPr>
              <w:rFonts w:asciiTheme="minorHAnsi" w:hAnsiTheme="minorHAnsi" w:cs="Calibri"/>
              <w:noProof/>
              <w:sz w:val="20"/>
              <w:szCs w:val="20"/>
            </w:rPr>
            <w:t>12</w:t>
          </w:r>
          <w:r w:rsidRPr="00714BEB">
            <w:rPr>
              <w:rFonts w:cs="Calibri"/>
              <w:noProof/>
              <w:sz w:val="20"/>
              <w:szCs w:val="20"/>
            </w:rPr>
            <w:fldChar w:fldCharType="end"/>
          </w:r>
        </w:p>
      </w:tc>
    </w:tr>
  </w:tbl>
  <w:p w14:paraId="343B8085" w14:textId="77777777" w:rsidR="000445FB" w:rsidRDefault="000445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953E7" w14:textId="77777777" w:rsidR="000445FB" w:rsidRDefault="000445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6E4065" w14:textId="77777777" w:rsidR="0016744D" w:rsidRDefault="0016744D" w:rsidP="00561876">
      <w:r>
        <w:separator/>
      </w:r>
    </w:p>
  </w:footnote>
  <w:footnote w:type="continuationSeparator" w:id="0">
    <w:p w14:paraId="32E4B5B2" w14:textId="77777777" w:rsidR="0016744D" w:rsidRDefault="0016744D" w:rsidP="0056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8754C" w14:textId="77777777" w:rsidR="000445FB" w:rsidRDefault="000445FB" w:rsidP="00A624B4">
    <w:pPr>
      <w:pStyle w:val="Header"/>
    </w:pPr>
    <w:r>
      <w:tab/>
      <w:t xml:space="preserve">                          </w:t>
    </w:r>
    <w:r>
      <w:tab/>
      <w:t xml:space="preserve">   </w:t>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2"/>
      <w:gridCol w:w="4903"/>
    </w:tblGrid>
    <w:tr w:rsidR="000445FB" w:rsidRPr="00831CA3" w14:paraId="607B6DCB" w14:textId="77777777" w:rsidTr="00A624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0308ED22" w14:textId="5BA9294A" w:rsidR="000445FB" w:rsidRPr="00831CA3" w:rsidRDefault="00894098" w:rsidP="00561876">
          <w:pPr>
            <w:pStyle w:val="Header"/>
            <w:rPr>
              <w:rFonts w:asciiTheme="minorHAnsi" w:hAnsiTheme="minorHAnsi" w:cs="Calibri"/>
              <w:b w:val="0"/>
              <w:bCs w:val="0"/>
              <w:sz w:val="20"/>
              <w:szCs w:val="20"/>
            </w:rPr>
          </w:pPr>
          <w:sdt>
            <w:sdtPr>
              <w:rPr>
                <w:rFonts w:cs="Calibri"/>
                <w:sz w:val="20"/>
                <w:szCs w:val="20"/>
              </w:rPr>
              <w:alias w:val="Title"/>
              <w:tag w:val=""/>
              <w:id w:val="1204293811"/>
              <w:placeholder>
                <w:docPart w:val="2A72A846B68A41F1BCFFA95D678BD5C9"/>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8D02F5" w:rsidRPr="008D02F5">
                <w:rPr>
                  <w:rFonts w:cs="Calibri"/>
                  <w:sz w:val="20"/>
                  <w:szCs w:val="20"/>
                </w:rPr>
                <w:t>&lt;CLIENT&gt;</w:t>
              </w:r>
              <w:r w:rsidR="000445FB" w:rsidRPr="008D02F5">
                <w:rPr>
                  <w:rFonts w:cs="Calibri"/>
                  <w:sz w:val="20"/>
                  <w:szCs w:val="20"/>
                </w:rPr>
                <w:t xml:space="preserve"> Information Security Incident Management Policy</w:t>
              </w:r>
            </w:sdtContent>
          </w:sdt>
        </w:p>
      </w:tc>
      <w:tc>
        <w:tcPr>
          <w:tcW w:w="4940" w:type="dxa"/>
          <w:shd w:val="clear" w:color="auto" w:fill="auto"/>
        </w:tcPr>
        <w:p w14:paraId="087DE308" w14:textId="0C0E76DC" w:rsidR="000445FB" w:rsidRPr="00F015F6" w:rsidRDefault="000445FB" w:rsidP="001A0236">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Calibri"/>
              <w:sz w:val="20"/>
              <w:szCs w:val="20"/>
            </w:rPr>
          </w:pPr>
          <w:r w:rsidRPr="00F015F6">
            <w:rPr>
              <w:rFonts w:asciiTheme="minorHAnsi" w:hAnsiTheme="minorHAnsi" w:cs="Calibri"/>
              <w:sz w:val="20"/>
              <w:szCs w:val="20"/>
            </w:rPr>
            <w:t>Classification: Internal</w:t>
          </w:r>
        </w:p>
      </w:tc>
    </w:tr>
  </w:tbl>
  <w:p w14:paraId="7A2FE4F1" w14:textId="77777777" w:rsidR="000445FB" w:rsidRDefault="000445FB" w:rsidP="00561876">
    <w:pPr>
      <w:pStyle w:val="Header"/>
      <w:pBdr>
        <w:bottom w:val="single" w:sz="6" w:space="1" w:color="auto"/>
      </w:pBdr>
    </w:pPr>
  </w:p>
  <w:p w14:paraId="1A6EEB29" w14:textId="77777777" w:rsidR="000445FB" w:rsidRPr="0063706F" w:rsidRDefault="000445FB" w:rsidP="00561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C75AA"/>
    <w:multiLevelType w:val="hybridMultilevel"/>
    <w:tmpl w:val="736444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E82A94"/>
    <w:multiLevelType w:val="multilevel"/>
    <w:tmpl w:val="65A61CB8"/>
    <w:lvl w:ilvl="0">
      <w:start w:val="5"/>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360" w:hanging="360"/>
      </w:p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C0D1358"/>
    <w:multiLevelType w:val="hybridMultilevel"/>
    <w:tmpl w:val="74F66C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7872E1"/>
    <w:multiLevelType w:val="hybridMultilevel"/>
    <w:tmpl w:val="E512905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723" w:hanging="360"/>
      </w:pPr>
      <w:rPr>
        <w:rFonts w:ascii="Courier New" w:hAnsi="Courier New" w:cs="Courier New" w:hint="default"/>
      </w:rPr>
    </w:lvl>
    <w:lvl w:ilvl="2" w:tplc="FFFFFFFF" w:tentative="1">
      <w:start w:val="1"/>
      <w:numFmt w:val="bullet"/>
      <w:lvlText w:val=""/>
      <w:lvlJc w:val="left"/>
      <w:pPr>
        <w:ind w:left="1443" w:hanging="360"/>
      </w:pPr>
      <w:rPr>
        <w:rFonts w:ascii="Wingdings" w:hAnsi="Wingdings" w:hint="default"/>
      </w:rPr>
    </w:lvl>
    <w:lvl w:ilvl="3" w:tplc="FFFFFFFF" w:tentative="1">
      <w:start w:val="1"/>
      <w:numFmt w:val="bullet"/>
      <w:lvlText w:val=""/>
      <w:lvlJc w:val="left"/>
      <w:pPr>
        <w:ind w:left="2163" w:hanging="360"/>
      </w:pPr>
      <w:rPr>
        <w:rFonts w:ascii="Symbol" w:hAnsi="Symbol" w:hint="default"/>
      </w:rPr>
    </w:lvl>
    <w:lvl w:ilvl="4" w:tplc="FFFFFFFF" w:tentative="1">
      <w:start w:val="1"/>
      <w:numFmt w:val="bullet"/>
      <w:lvlText w:val="o"/>
      <w:lvlJc w:val="left"/>
      <w:pPr>
        <w:ind w:left="2883" w:hanging="360"/>
      </w:pPr>
      <w:rPr>
        <w:rFonts w:ascii="Courier New" w:hAnsi="Courier New" w:cs="Courier New" w:hint="default"/>
      </w:rPr>
    </w:lvl>
    <w:lvl w:ilvl="5" w:tplc="FFFFFFFF" w:tentative="1">
      <w:start w:val="1"/>
      <w:numFmt w:val="bullet"/>
      <w:lvlText w:val=""/>
      <w:lvlJc w:val="left"/>
      <w:pPr>
        <w:ind w:left="3603" w:hanging="360"/>
      </w:pPr>
      <w:rPr>
        <w:rFonts w:ascii="Wingdings" w:hAnsi="Wingdings" w:hint="default"/>
      </w:rPr>
    </w:lvl>
    <w:lvl w:ilvl="6" w:tplc="FFFFFFFF" w:tentative="1">
      <w:start w:val="1"/>
      <w:numFmt w:val="bullet"/>
      <w:lvlText w:val=""/>
      <w:lvlJc w:val="left"/>
      <w:pPr>
        <w:ind w:left="4323" w:hanging="360"/>
      </w:pPr>
      <w:rPr>
        <w:rFonts w:ascii="Symbol" w:hAnsi="Symbol" w:hint="default"/>
      </w:rPr>
    </w:lvl>
    <w:lvl w:ilvl="7" w:tplc="FFFFFFFF" w:tentative="1">
      <w:start w:val="1"/>
      <w:numFmt w:val="bullet"/>
      <w:lvlText w:val="o"/>
      <w:lvlJc w:val="left"/>
      <w:pPr>
        <w:ind w:left="5043" w:hanging="360"/>
      </w:pPr>
      <w:rPr>
        <w:rFonts w:ascii="Courier New" w:hAnsi="Courier New" w:cs="Courier New" w:hint="default"/>
      </w:rPr>
    </w:lvl>
    <w:lvl w:ilvl="8" w:tplc="FFFFFFFF" w:tentative="1">
      <w:start w:val="1"/>
      <w:numFmt w:val="bullet"/>
      <w:lvlText w:val=""/>
      <w:lvlJc w:val="left"/>
      <w:pPr>
        <w:ind w:left="5763" w:hanging="360"/>
      </w:pPr>
      <w:rPr>
        <w:rFonts w:ascii="Wingdings" w:hAnsi="Wingdings" w:hint="default"/>
      </w:rPr>
    </w:lvl>
  </w:abstractNum>
  <w:abstractNum w:abstractNumId="4" w15:restartNumberingAfterBreak="0">
    <w:nsid w:val="10A3751C"/>
    <w:multiLevelType w:val="multilevel"/>
    <w:tmpl w:val="7AB27788"/>
    <w:styleLink w:val="ADNOCNumList"/>
    <w:lvl w:ilvl="0">
      <w:start w:val="1"/>
      <w:numFmt w:val="decimal"/>
      <w:lvlText w:val="%1."/>
      <w:lvlJc w:val="left"/>
      <w:pPr>
        <w:ind w:left="0" w:hanging="567"/>
      </w:pPr>
      <w:rPr>
        <w:rFonts w:hint="default"/>
      </w:rPr>
    </w:lvl>
    <w:lvl w:ilvl="1">
      <w:start w:val="1"/>
      <w:numFmt w:val="decimal"/>
      <w:lvlText w:val="%1.%2"/>
      <w:lvlJc w:val="left"/>
      <w:pPr>
        <w:ind w:left="0" w:hanging="567"/>
      </w:pPr>
      <w:rPr>
        <w:rFonts w:hint="default"/>
      </w:rPr>
    </w:lvl>
    <w:lvl w:ilvl="2">
      <w:start w:val="1"/>
      <w:numFmt w:val="lowerLetter"/>
      <w:lvlText w:val="(%3)"/>
      <w:lvlJc w:val="left"/>
      <w:pPr>
        <w:ind w:left="567" w:hanging="567"/>
      </w:pPr>
      <w:rPr>
        <w:rFonts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ascii="Wingdings" w:hAnsi="Wingdings" w:cs="Times New Roman" w:hint="default"/>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5" w15:restartNumberingAfterBreak="0">
    <w:nsid w:val="173F0076"/>
    <w:multiLevelType w:val="multilevel"/>
    <w:tmpl w:val="D3A04296"/>
    <w:lvl w:ilvl="0">
      <w:start w:val="5"/>
      <w:numFmt w:val="decimal"/>
      <w:lvlText w:val="%1"/>
      <w:lvlJc w:val="left"/>
      <w:pPr>
        <w:ind w:left="465" w:hanging="465"/>
      </w:pPr>
      <w:rPr>
        <w:rFonts w:hint="default"/>
      </w:rPr>
    </w:lvl>
    <w:lvl w:ilvl="1">
      <w:start w:val="10"/>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CEC490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F6067C9"/>
    <w:multiLevelType w:val="multilevel"/>
    <w:tmpl w:val="9EB88094"/>
    <w:lvl w:ilvl="0">
      <w:start w:val="2"/>
      <w:numFmt w:val="decimal"/>
      <w:lvlText w:val="%1"/>
      <w:lvlJc w:val="left"/>
      <w:pPr>
        <w:ind w:left="375" w:hanging="375"/>
      </w:pPr>
      <w:rPr>
        <w:rFonts w:hint="default"/>
        <w:b/>
      </w:rPr>
    </w:lvl>
    <w:lvl w:ilvl="1">
      <w:start w:val="1"/>
      <w:numFmt w:val="decimal"/>
      <w:lvlText w:val="%1.%2"/>
      <w:lvlJc w:val="left"/>
      <w:pPr>
        <w:ind w:left="375" w:hanging="375"/>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8" w15:restartNumberingAfterBreak="0">
    <w:nsid w:val="209D6D3C"/>
    <w:multiLevelType w:val="hybridMultilevel"/>
    <w:tmpl w:val="CBBC7B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BA3EBB"/>
    <w:multiLevelType w:val="multilevel"/>
    <w:tmpl w:val="4522A704"/>
    <w:lvl w:ilvl="0">
      <w:start w:val="5"/>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360" w:hanging="360"/>
      </w:p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2F24C94"/>
    <w:multiLevelType w:val="hybridMultilevel"/>
    <w:tmpl w:val="CBF61918"/>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1" w15:restartNumberingAfterBreak="0">
    <w:nsid w:val="2A287DFF"/>
    <w:multiLevelType w:val="multilevel"/>
    <w:tmpl w:val="2A929CD0"/>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360" w:hanging="360"/>
      </w:p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16229B1"/>
    <w:multiLevelType w:val="hybridMultilevel"/>
    <w:tmpl w:val="7EE82B2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723" w:hanging="360"/>
      </w:pPr>
      <w:rPr>
        <w:rFonts w:ascii="Courier New" w:hAnsi="Courier New" w:cs="Courier New" w:hint="default"/>
      </w:rPr>
    </w:lvl>
    <w:lvl w:ilvl="2" w:tplc="FFFFFFFF" w:tentative="1">
      <w:start w:val="1"/>
      <w:numFmt w:val="bullet"/>
      <w:lvlText w:val=""/>
      <w:lvlJc w:val="left"/>
      <w:pPr>
        <w:ind w:left="1443" w:hanging="360"/>
      </w:pPr>
      <w:rPr>
        <w:rFonts w:ascii="Wingdings" w:hAnsi="Wingdings" w:hint="default"/>
      </w:rPr>
    </w:lvl>
    <w:lvl w:ilvl="3" w:tplc="FFFFFFFF" w:tentative="1">
      <w:start w:val="1"/>
      <w:numFmt w:val="bullet"/>
      <w:lvlText w:val=""/>
      <w:lvlJc w:val="left"/>
      <w:pPr>
        <w:ind w:left="2163" w:hanging="360"/>
      </w:pPr>
      <w:rPr>
        <w:rFonts w:ascii="Symbol" w:hAnsi="Symbol" w:hint="default"/>
      </w:rPr>
    </w:lvl>
    <w:lvl w:ilvl="4" w:tplc="FFFFFFFF" w:tentative="1">
      <w:start w:val="1"/>
      <w:numFmt w:val="bullet"/>
      <w:lvlText w:val="o"/>
      <w:lvlJc w:val="left"/>
      <w:pPr>
        <w:ind w:left="2883" w:hanging="360"/>
      </w:pPr>
      <w:rPr>
        <w:rFonts w:ascii="Courier New" w:hAnsi="Courier New" w:cs="Courier New" w:hint="default"/>
      </w:rPr>
    </w:lvl>
    <w:lvl w:ilvl="5" w:tplc="FFFFFFFF" w:tentative="1">
      <w:start w:val="1"/>
      <w:numFmt w:val="bullet"/>
      <w:lvlText w:val=""/>
      <w:lvlJc w:val="left"/>
      <w:pPr>
        <w:ind w:left="3603" w:hanging="360"/>
      </w:pPr>
      <w:rPr>
        <w:rFonts w:ascii="Wingdings" w:hAnsi="Wingdings" w:hint="default"/>
      </w:rPr>
    </w:lvl>
    <w:lvl w:ilvl="6" w:tplc="FFFFFFFF" w:tentative="1">
      <w:start w:val="1"/>
      <w:numFmt w:val="bullet"/>
      <w:lvlText w:val=""/>
      <w:lvlJc w:val="left"/>
      <w:pPr>
        <w:ind w:left="4323" w:hanging="360"/>
      </w:pPr>
      <w:rPr>
        <w:rFonts w:ascii="Symbol" w:hAnsi="Symbol" w:hint="default"/>
      </w:rPr>
    </w:lvl>
    <w:lvl w:ilvl="7" w:tplc="FFFFFFFF" w:tentative="1">
      <w:start w:val="1"/>
      <w:numFmt w:val="bullet"/>
      <w:lvlText w:val="o"/>
      <w:lvlJc w:val="left"/>
      <w:pPr>
        <w:ind w:left="5043" w:hanging="360"/>
      </w:pPr>
      <w:rPr>
        <w:rFonts w:ascii="Courier New" w:hAnsi="Courier New" w:cs="Courier New" w:hint="default"/>
      </w:rPr>
    </w:lvl>
    <w:lvl w:ilvl="8" w:tplc="FFFFFFFF" w:tentative="1">
      <w:start w:val="1"/>
      <w:numFmt w:val="bullet"/>
      <w:lvlText w:val=""/>
      <w:lvlJc w:val="left"/>
      <w:pPr>
        <w:ind w:left="5763" w:hanging="360"/>
      </w:pPr>
      <w:rPr>
        <w:rFonts w:ascii="Wingdings" w:hAnsi="Wingdings" w:hint="default"/>
      </w:rPr>
    </w:lvl>
  </w:abstractNum>
  <w:abstractNum w:abstractNumId="13" w15:restartNumberingAfterBreak="0">
    <w:nsid w:val="338E7D45"/>
    <w:multiLevelType w:val="hybridMultilevel"/>
    <w:tmpl w:val="7FB84824"/>
    <w:lvl w:ilvl="0" w:tplc="04090003">
      <w:start w:val="1"/>
      <w:numFmt w:val="bullet"/>
      <w:lvlText w:val="o"/>
      <w:lvlJc w:val="left"/>
      <w:pPr>
        <w:ind w:left="717" w:hanging="360"/>
      </w:pPr>
      <w:rPr>
        <w:rFonts w:ascii="Courier New" w:hAnsi="Courier New" w:cs="Courier New"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4" w15:restartNumberingAfterBreak="0">
    <w:nsid w:val="37211915"/>
    <w:multiLevelType w:val="multilevel"/>
    <w:tmpl w:val="6F5CB73C"/>
    <w:lvl w:ilvl="0">
      <w:start w:val="5"/>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360" w:hanging="360"/>
      </w:p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A8A7FBD"/>
    <w:multiLevelType w:val="hybridMultilevel"/>
    <w:tmpl w:val="6F50AC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932769"/>
    <w:multiLevelType w:val="hybridMultilevel"/>
    <w:tmpl w:val="3460D07E"/>
    <w:lvl w:ilvl="0" w:tplc="04090003">
      <w:start w:val="1"/>
      <w:numFmt w:val="bullet"/>
      <w:lvlText w:val="o"/>
      <w:lvlJc w:val="left"/>
      <w:pPr>
        <w:ind w:left="717" w:hanging="360"/>
      </w:pPr>
      <w:rPr>
        <w:rFonts w:ascii="Courier New" w:hAnsi="Courier New" w:cs="Courier New"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7" w15:restartNumberingAfterBreak="0">
    <w:nsid w:val="3C1111D7"/>
    <w:multiLevelType w:val="multilevel"/>
    <w:tmpl w:val="1C765282"/>
    <w:lvl w:ilvl="0">
      <w:start w:val="5"/>
      <w:numFmt w:val="decimal"/>
      <w:lvlText w:val="%1"/>
      <w:lvlJc w:val="left"/>
      <w:pPr>
        <w:ind w:left="375" w:hanging="375"/>
      </w:pPr>
      <w:rPr>
        <w:rFonts w:hint="default"/>
      </w:rPr>
    </w:lvl>
    <w:lvl w:ilvl="1">
      <w:start w:val="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E8C3F4A"/>
    <w:multiLevelType w:val="multilevel"/>
    <w:tmpl w:val="5142C18A"/>
    <w:lvl w:ilvl="0">
      <w:start w:val="5"/>
      <w:numFmt w:val="decimal"/>
      <w:lvlText w:val="%1"/>
      <w:lvlJc w:val="left"/>
      <w:pPr>
        <w:ind w:left="390" w:hanging="390"/>
      </w:pPr>
      <w:rPr>
        <w:rFonts w:hint="default"/>
      </w:rPr>
    </w:lvl>
    <w:lvl w:ilvl="1">
      <w:start w:val="8"/>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1D132F3"/>
    <w:multiLevelType w:val="hybridMultilevel"/>
    <w:tmpl w:val="EE4A52CC"/>
    <w:lvl w:ilvl="0" w:tplc="04090003">
      <w:start w:val="1"/>
      <w:numFmt w:val="bullet"/>
      <w:lvlText w:val="o"/>
      <w:lvlJc w:val="left"/>
      <w:pPr>
        <w:ind w:left="717" w:hanging="360"/>
      </w:pPr>
      <w:rPr>
        <w:rFonts w:ascii="Courier New" w:hAnsi="Courier New" w:cs="Courier New" w:hint="default"/>
      </w:rPr>
    </w:lvl>
    <w:lvl w:ilvl="1" w:tplc="FFFFFFFF" w:tentative="1">
      <w:start w:val="1"/>
      <w:numFmt w:val="bullet"/>
      <w:lvlText w:val="o"/>
      <w:lvlJc w:val="left"/>
      <w:pPr>
        <w:ind w:left="1437" w:hanging="360"/>
      </w:pPr>
      <w:rPr>
        <w:rFonts w:ascii="Courier New" w:hAnsi="Courier New" w:cs="Courier New" w:hint="default"/>
      </w:rPr>
    </w:lvl>
    <w:lvl w:ilvl="2" w:tplc="FFFFFFFF" w:tentative="1">
      <w:start w:val="1"/>
      <w:numFmt w:val="bullet"/>
      <w:lvlText w:val=""/>
      <w:lvlJc w:val="left"/>
      <w:pPr>
        <w:ind w:left="2157" w:hanging="360"/>
      </w:pPr>
      <w:rPr>
        <w:rFonts w:ascii="Wingdings" w:hAnsi="Wingdings" w:hint="default"/>
      </w:rPr>
    </w:lvl>
    <w:lvl w:ilvl="3" w:tplc="FFFFFFFF" w:tentative="1">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20" w15:restartNumberingAfterBreak="0">
    <w:nsid w:val="444A0790"/>
    <w:multiLevelType w:val="hybridMultilevel"/>
    <w:tmpl w:val="A198C7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703D38"/>
    <w:multiLevelType w:val="hybridMultilevel"/>
    <w:tmpl w:val="AA38966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8911EB6"/>
    <w:multiLevelType w:val="hybridMultilevel"/>
    <w:tmpl w:val="CF42A1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661E58"/>
    <w:multiLevelType w:val="hybridMultilevel"/>
    <w:tmpl w:val="BB4E13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4" w15:restartNumberingAfterBreak="0">
    <w:nsid w:val="58E05CD0"/>
    <w:multiLevelType w:val="hybridMultilevel"/>
    <w:tmpl w:val="C8B8B4A0"/>
    <w:lvl w:ilvl="0" w:tplc="04090003">
      <w:start w:val="1"/>
      <w:numFmt w:val="bullet"/>
      <w:lvlText w:val="o"/>
      <w:lvlJc w:val="left"/>
      <w:pPr>
        <w:ind w:left="717" w:hanging="360"/>
      </w:pPr>
      <w:rPr>
        <w:rFonts w:ascii="Courier New" w:hAnsi="Courier New" w:cs="Courier New"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5" w15:restartNumberingAfterBreak="0">
    <w:nsid w:val="637F5281"/>
    <w:multiLevelType w:val="hybridMultilevel"/>
    <w:tmpl w:val="39EEE86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723" w:hanging="360"/>
      </w:pPr>
      <w:rPr>
        <w:rFonts w:ascii="Courier New" w:hAnsi="Courier New" w:cs="Courier New" w:hint="default"/>
      </w:rPr>
    </w:lvl>
    <w:lvl w:ilvl="2" w:tplc="FFFFFFFF" w:tentative="1">
      <w:start w:val="1"/>
      <w:numFmt w:val="bullet"/>
      <w:lvlText w:val=""/>
      <w:lvlJc w:val="left"/>
      <w:pPr>
        <w:ind w:left="1443" w:hanging="360"/>
      </w:pPr>
      <w:rPr>
        <w:rFonts w:ascii="Wingdings" w:hAnsi="Wingdings" w:hint="default"/>
      </w:rPr>
    </w:lvl>
    <w:lvl w:ilvl="3" w:tplc="FFFFFFFF" w:tentative="1">
      <w:start w:val="1"/>
      <w:numFmt w:val="bullet"/>
      <w:lvlText w:val=""/>
      <w:lvlJc w:val="left"/>
      <w:pPr>
        <w:ind w:left="2163" w:hanging="360"/>
      </w:pPr>
      <w:rPr>
        <w:rFonts w:ascii="Symbol" w:hAnsi="Symbol" w:hint="default"/>
      </w:rPr>
    </w:lvl>
    <w:lvl w:ilvl="4" w:tplc="FFFFFFFF" w:tentative="1">
      <w:start w:val="1"/>
      <w:numFmt w:val="bullet"/>
      <w:lvlText w:val="o"/>
      <w:lvlJc w:val="left"/>
      <w:pPr>
        <w:ind w:left="2883" w:hanging="360"/>
      </w:pPr>
      <w:rPr>
        <w:rFonts w:ascii="Courier New" w:hAnsi="Courier New" w:cs="Courier New" w:hint="default"/>
      </w:rPr>
    </w:lvl>
    <w:lvl w:ilvl="5" w:tplc="FFFFFFFF" w:tentative="1">
      <w:start w:val="1"/>
      <w:numFmt w:val="bullet"/>
      <w:lvlText w:val=""/>
      <w:lvlJc w:val="left"/>
      <w:pPr>
        <w:ind w:left="3603" w:hanging="360"/>
      </w:pPr>
      <w:rPr>
        <w:rFonts w:ascii="Wingdings" w:hAnsi="Wingdings" w:hint="default"/>
      </w:rPr>
    </w:lvl>
    <w:lvl w:ilvl="6" w:tplc="FFFFFFFF" w:tentative="1">
      <w:start w:val="1"/>
      <w:numFmt w:val="bullet"/>
      <w:lvlText w:val=""/>
      <w:lvlJc w:val="left"/>
      <w:pPr>
        <w:ind w:left="4323" w:hanging="360"/>
      </w:pPr>
      <w:rPr>
        <w:rFonts w:ascii="Symbol" w:hAnsi="Symbol" w:hint="default"/>
      </w:rPr>
    </w:lvl>
    <w:lvl w:ilvl="7" w:tplc="FFFFFFFF" w:tentative="1">
      <w:start w:val="1"/>
      <w:numFmt w:val="bullet"/>
      <w:lvlText w:val="o"/>
      <w:lvlJc w:val="left"/>
      <w:pPr>
        <w:ind w:left="5043" w:hanging="360"/>
      </w:pPr>
      <w:rPr>
        <w:rFonts w:ascii="Courier New" w:hAnsi="Courier New" w:cs="Courier New" w:hint="default"/>
      </w:rPr>
    </w:lvl>
    <w:lvl w:ilvl="8" w:tplc="FFFFFFFF" w:tentative="1">
      <w:start w:val="1"/>
      <w:numFmt w:val="bullet"/>
      <w:lvlText w:val=""/>
      <w:lvlJc w:val="left"/>
      <w:pPr>
        <w:ind w:left="5763" w:hanging="360"/>
      </w:pPr>
      <w:rPr>
        <w:rFonts w:ascii="Wingdings" w:hAnsi="Wingdings" w:hint="default"/>
      </w:rPr>
    </w:lvl>
  </w:abstractNum>
  <w:abstractNum w:abstractNumId="26" w15:restartNumberingAfterBreak="0">
    <w:nsid w:val="65762BCB"/>
    <w:multiLevelType w:val="hybridMultilevel"/>
    <w:tmpl w:val="8DE063B8"/>
    <w:lvl w:ilvl="0" w:tplc="103079D6">
      <w:start w:val="1"/>
      <w:numFmt w:val="decimal"/>
      <w:pStyle w:val="ListParagraph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EB0F01"/>
    <w:multiLevelType w:val="multilevel"/>
    <w:tmpl w:val="9C1A1198"/>
    <w:lvl w:ilvl="0">
      <w:start w:val="5"/>
      <w:numFmt w:val="decimal"/>
      <w:lvlText w:val="%1"/>
      <w:lvlJc w:val="left"/>
      <w:pPr>
        <w:ind w:left="390" w:hanging="390"/>
      </w:pPr>
      <w:rPr>
        <w:rFonts w:hint="default"/>
      </w:rPr>
    </w:lvl>
    <w:lvl w:ilvl="1">
      <w:start w:val="4"/>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6FFA1BF5"/>
    <w:multiLevelType w:val="multilevel"/>
    <w:tmpl w:val="487405F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360" w:hanging="360"/>
      </w:p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71A7BD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DF032A1"/>
    <w:multiLevelType w:val="hybridMultilevel"/>
    <w:tmpl w:val="30E8BD80"/>
    <w:lvl w:ilvl="0" w:tplc="04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E124DA8"/>
    <w:multiLevelType w:val="hybridMultilevel"/>
    <w:tmpl w:val="BE0AFC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F3F7977"/>
    <w:multiLevelType w:val="multilevel"/>
    <w:tmpl w:val="4900FC3C"/>
    <w:lvl w:ilvl="0">
      <w:start w:val="5"/>
      <w:numFmt w:val="decimal"/>
      <w:lvlText w:val="%1"/>
      <w:lvlJc w:val="left"/>
      <w:pPr>
        <w:ind w:left="375" w:hanging="375"/>
      </w:pPr>
      <w:rPr>
        <w:rFonts w:hint="default"/>
      </w:rPr>
    </w:lvl>
    <w:lvl w:ilvl="1">
      <w:start w:val="9"/>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360" w:hanging="360"/>
      </w:p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141413849">
    <w:abstractNumId w:val="26"/>
  </w:num>
  <w:num w:numId="2" w16cid:durableId="1010645936">
    <w:abstractNumId w:val="4"/>
    <w:lvlOverride w:ilvl="0">
      <w:lvl w:ilvl="0">
        <w:start w:val="1"/>
        <w:numFmt w:val="decimal"/>
        <w:lvlText w:val="%1."/>
        <w:lvlJc w:val="left"/>
        <w:pPr>
          <w:ind w:left="0" w:hanging="567"/>
        </w:pPr>
        <w:rPr>
          <w:rFonts w:hint="default"/>
          <w:b w:val="0"/>
          <w:bCs w:val="0"/>
          <w:sz w:val="48"/>
          <w:szCs w:val="48"/>
        </w:rPr>
      </w:lvl>
    </w:lvlOverride>
  </w:num>
  <w:num w:numId="3" w16cid:durableId="918639518">
    <w:abstractNumId w:val="6"/>
  </w:num>
  <w:num w:numId="4" w16cid:durableId="1392730139">
    <w:abstractNumId w:val="29"/>
  </w:num>
  <w:num w:numId="5" w16cid:durableId="1561331906">
    <w:abstractNumId w:val="0"/>
  </w:num>
  <w:num w:numId="6" w16cid:durableId="1528370041">
    <w:abstractNumId w:val="23"/>
  </w:num>
  <w:num w:numId="7" w16cid:durableId="443962129">
    <w:abstractNumId w:val="31"/>
  </w:num>
  <w:num w:numId="8" w16cid:durableId="1384014072">
    <w:abstractNumId w:val="2"/>
  </w:num>
  <w:num w:numId="9" w16cid:durableId="1741294289">
    <w:abstractNumId w:val="15"/>
  </w:num>
  <w:num w:numId="10" w16cid:durableId="741098504">
    <w:abstractNumId w:val="8"/>
  </w:num>
  <w:num w:numId="11" w16cid:durableId="442728314">
    <w:abstractNumId w:val="30"/>
  </w:num>
  <w:num w:numId="12" w16cid:durableId="292489808">
    <w:abstractNumId w:val="20"/>
  </w:num>
  <w:num w:numId="13" w16cid:durableId="1988124348">
    <w:abstractNumId w:val="22"/>
  </w:num>
  <w:num w:numId="14" w16cid:durableId="720323098">
    <w:abstractNumId w:val="21"/>
  </w:num>
  <w:num w:numId="15" w16cid:durableId="1697462751">
    <w:abstractNumId w:val="10"/>
  </w:num>
  <w:num w:numId="16" w16cid:durableId="1687176089">
    <w:abstractNumId w:val="19"/>
  </w:num>
  <w:num w:numId="17" w16cid:durableId="1977445020">
    <w:abstractNumId w:val="13"/>
  </w:num>
  <w:num w:numId="18" w16cid:durableId="1387994606">
    <w:abstractNumId w:val="12"/>
  </w:num>
  <w:num w:numId="19" w16cid:durableId="172258500">
    <w:abstractNumId w:val="25"/>
  </w:num>
  <w:num w:numId="20" w16cid:durableId="334235678">
    <w:abstractNumId w:val="3"/>
  </w:num>
  <w:num w:numId="21" w16cid:durableId="698550399">
    <w:abstractNumId w:val="4"/>
  </w:num>
  <w:num w:numId="22" w16cid:durableId="539973263">
    <w:abstractNumId w:val="24"/>
  </w:num>
  <w:num w:numId="23" w16cid:durableId="1663115910">
    <w:abstractNumId w:val="16"/>
  </w:num>
  <w:num w:numId="24" w16cid:durableId="83769673">
    <w:abstractNumId w:val="0"/>
  </w:num>
  <w:num w:numId="25" w16cid:durableId="1452358047">
    <w:abstractNumId w:val="7"/>
  </w:num>
  <w:num w:numId="26" w16cid:durableId="1871147071">
    <w:abstractNumId w:val="28"/>
  </w:num>
  <w:num w:numId="27" w16cid:durableId="1105540911">
    <w:abstractNumId w:val="11"/>
  </w:num>
  <w:num w:numId="28" w16cid:durableId="1846282428">
    <w:abstractNumId w:val="9"/>
  </w:num>
  <w:num w:numId="29" w16cid:durableId="911546354">
    <w:abstractNumId w:val="27"/>
  </w:num>
  <w:num w:numId="30" w16cid:durableId="130291603">
    <w:abstractNumId w:val="1"/>
  </w:num>
  <w:num w:numId="31" w16cid:durableId="1062145008">
    <w:abstractNumId w:val="14"/>
  </w:num>
  <w:num w:numId="32" w16cid:durableId="1357779891">
    <w:abstractNumId w:val="17"/>
  </w:num>
  <w:num w:numId="33" w16cid:durableId="865827800">
    <w:abstractNumId w:val="18"/>
  </w:num>
  <w:num w:numId="34" w16cid:durableId="536048520">
    <w:abstractNumId w:val="32"/>
  </w:num>
  <w:num w:numId="35" w16cid:durableId="1718041198">
    <w:abstractNumId w:val="5"/>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ohammed Khateeb">
    <w15:presenceInfo w15:providerId="AD" w15:userId="S::KMOH4100@cpx.net::a984072c-3b16-423a-995d-5829a7458b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defaultTabStop w:val="720"/>
  <w:defaultTableStyle w:val="GridTable4-Accent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K0sLA0NzCxsDS1MDRU0lEKTi0uzszPAykwqgUA8qnoUCwAAAA="/>
  </w:docVars>
  <w:rsids>
    <w:rsidRoot w:val="00533844"/>
    <w:rsid w:val="000028B9"/>
    <w:rsid w:val="000054E6"/>
    <w:rsid w:val="000142AA"/>
    <w:rsid w:val="00020F98"/>
    <w:rsid w:val="0002246B"/>
    <w:rsid w:val="000312D3"/>
    <w:rsid w:val="000363FF"/>
    <w:rsid w:val="000406BF"/>
    <w:rsid w:val="0004357A"/>
    <w:rsid w:val="000445FB"/>
    <w:rsid w:val="00056CA6"/>
    <w:rsid w:val="00061F19"/>
    <w:rsid w:val="00072E29"/>
    <w:rsid w:val="00073927"/>
    <w:rsid w:val="00074EAD"/>
    <w:rsid w:val="000765C2"/>
    <w:rsid w:val="00086B03"/>
    <w:rsid w:val="0009015E"/>
    <w:rsid w:val="00091F3D"/>
    <w:rsid w:val="000A0649"/>
    <w:rsid w:val="000A7066"/>
    <w:rsid w:val="000B13E4"/>
    <w:rsid w:val="000B3955"/>
    <w:rsid w:val="000B4CCE"/>
    <w:rsid w:val="000B543A"/>
    <w:rsid w:val="000B63E7"/>
    <w:rsid w:val="000B6DFB"/>
    <w:rsid w:val="000B7550"/>
    <w:rsid w:val="000D071E"/>
    <w:rsid w:val="000E4779"/>
    <w:rsid w:val="000E5F62"/>
    <w:rsid w:val="000F6C5B"/>
    <w:rsid w:val="001100B1"/>
    <w:rsid w:val="001123BD"/>
    <w:rsid w:val="00115901"/>
    <w:rsid w:val="001160C4"/>
    <w:rsid w:val="00126FDB"/>
    <w:rsid w:val="00137F16"/>
    <w:rsid w:val="00141E39"/>
    <w:rsid w:val="00152765"/>
    <w:rsid w:val="0016744D"/>
    <w:rsid w:val="00175292"/>
    <w:rsid w:val="001912F7"/>
    <w:rsid w:val="00194C0E"/>
    <w:rsid w:val="0019506D"/>
    <w:rsid w:val="00197977"/>
    <w:rsid w:val="001A0236"/>
    <w:rsid w:val="001B4B92"/>
    <w:rsid w:val="001B6872"/>
    <w:rsid w:val="001D0875"/>
    <w:rsid w:val="001D2728"/>
    <w:rsid w:val="001D58E5"/>
    <w:rsid w:val="001D7B9E"/>
    <w:rsid w:val="001F4415"/>
    <w:rsid w:val="001F45E5"/>
    <w:rsid w:val="001F4606"/>
    <w:rsid w:val="001F4745"/>
    <w:rsid w:val="00212286"/>
    <w:rsid w:val="0022176F"/>
    <w:rsid w:val="0022244B"/>
    <w:rsid w:val="0023079F"/>
    <w:rsid w:val="00240156"/>
    <w:rsid w:val="00240B1B"/>
    <w:rsid w:val="00240B89"/>
    <w:rsid w:val="00243DD0"/>
    <w:rsid w:val="00243DD2"/>
    <w:rsid w:val="0025554B"/>
    <w:rsid w:val="00257A05"/>
    <w:rsid w:val="00271257"/>
    <w:rsid w:val="002719D2"/>
    <w:rsid w:val="00272506"/>
    <w:rsid w:val="002749E1"/>
    <w:rsid w:val="00283914"/>
    <w:rsid w:val="00295396"/>
    <w:rsid w:val="002A4C30"/>
    <w:rsid w:val="002A6BDC"/>
    <w:rsid w:val="002B220F"/>
    <w:rsid w:val="002B45E3"/>
    <w:rsid w:val="002C43BD"/>
    <w:rsid w:val="002C6B70"/>
    <w:rsid w:val="002D6FB9"/>
    <w:rsid w:val="002F28C7"/>
    <w:rsid w:val="002F688F"/>
    <w:rsid w:val="002F7848"/>
    <w:rsid w:val="00302E47"/>
    <w:rsid w:val="003060C7"/>
    <w:rsid w:val="003100D9"/>
    <w:rsid w:val="00316E43"/>
    <w:rsid w:val="003220EB"/>
    <w:rsid w:val="00336AB4"/>
    <w:rsid w:val="0035244E"/>
    <w:rsid w:val="00365D47"/>
    <w:rsid w:val="00367059"/>
    <w:rsid w:val="00395F9B"/>
    <w:rsid w:val="003A302F"/>
    <w:rsid w:val="003A57EC"/>
    <w:rsid w:val="003B7BF6"/>
    <w:rsid w:val="003C4926"/>
    <w:rsid w:val="003C7530"/>
    <w:rsid w:val="003D4D83"/>
    <w:rsid w:val="003E2723"/>
    <w:rsid w:val="003E4BF7"/>
    <w:rsid w:val="003F1869"/>
    <w:rsid w:val="003F4547"/>
    <w:rsid w:val="00412DA0"/>
    <w:rsid w:val="004133BF"/>
    <w:rsid w:val="00414315"/>
    <w:rsid w:val="0041741F"/>
    <w:rsid w:val="0042237C"/>
    <w:rsid w:val="004242AE"/>
    <w:rsid w:val="0042770E"/>
    <w:rsid w:val="00437848"/>
    <w:rsid w:val="004447EF"/>
    <w:rsid w:val="00446510"/>
    <w:rsid w:val="00450480"/>
    <w:rsid w:val="0045359E"/>
    <w:rsid w:val="00455907"/>
    <w:rsid w:val="00457D13"/>
    <w:rsid w:val="00461EA6"/>
    <w:rsid w:val="00462B92"/>
    <w:rsid w:val="00470AFF"/>
    <w:rsid w:val="00470FF5"/>
    <w:rsid w:val="0047202B"/>
    <w:rsid w:val="004855AE"/>
    <w:rsid w:val="004978C9"/>
    <w:rsid w:val="004A2735"/>
    <w:rsid w:val="004A2B72"/>
    <w:rsid w:val="004A2CF1"/>
    <w:rsid w:val="004B412E"/>
    <w:rsid w:val="004B7D90"/>
    <w:rsid w:val="004C0284"/>
    <w:rsid w:val="004C3477"/>
    <w:rsid w:val="004D7F2B"/>
    <w:rsid w:val="004E2D9A"/>
    <w:rsid w:val="004E389C"/>
    <w:rsid w:val="004F05E8"/>
    <w:rsid w:val="00500F09"/>
    <w:rsid w:val="00506835"/>
    <w:rsid w:val="00512906"/>
    <w:rsid w:val="0051458F"/>
    <w:rsid w:val="00517666"/>
    <w:rsid w:val="00523414"/>
    <w:rsid w:val="00533844"/>
    <w:rsid w:val="005450D3"/>
    <w:rsid w:val="00545EEC"/>
    <w:rsid w:val="005559F7"/>
    <w:rsid w:val="00561876"/>
    <w:rsid w:val="00567BF3"/>
    <w:rsid w:val="00570420"/>
    <w:rsid w:val="00581A04"/>
    <w:rsid w:val="005A14A1"/>
    <w:rsid w:val="005A44BF"/>
    <w:rsid w:val="005A7780"/>
    <w:rsid w:val="005B3113"/>
    <w:rsid w:val="005B3EC3"/>
    <w:rsid w:val="005C04EA"/>
    <w:rsid w:val="005C2872"/>
    <w:rsid w:val="005C296A"/>
    <w:rsid w:val="005E02C3"/>
    <w:rsid w:val="005F4742"/>
    <w:rsid w:val="005F4E44"/>
    <w:rsid w:val="00600A3F"/>
    <w:rsid w:val="006072D6"/>
    <w:rsid w:val="00632117"/>
    <w:rsid w:val="0063383C"/>
    <w:rsid w:val="0063706F"/>
    <w:rsid w:val="006668C9"/>
    <w:rsid w:val="00667548"/>
    <w:rsid w:val="00671A50"/>
    <w:rsid w:val="00677DF8"/>
    <w:rsid w:val="0068424B"/>
    <w:rsid w:val="006916B5"/>
    <w:rsid w:val="00691EE2"/>
    <w:rsid w:val="00693F45"/>
    <w:rsid w:val="00693FDD"/>
    <w:rsid w:val="006A514C"/>
    <w:rsid w:val="006B07B1"/>
    <w:rsid w:val="006B3C7E"/>
    <w:rsid w:val="006B685C"/>
    <w:rsid w:val="006C2E9A"/>
    <w:rsid w:val="006C435F"/>
    <w:rsid w:val="006C5924"/>
    <w:rsid w:val="006D69DF"/>
    <w:rsid w:val="006E7248"/>
    <w:rsid w:val="006F780F"/>
    <w:rsid w:val="0071194A"/>
    <w:rsid w:val="00712AD7"/>
    <w:rsid w:val="00713CBD"/>
    <w:rsid w:val="007148CB"/>
    <w:rsid w:val="00714BEB"/>
    <w:rsid w:val="00714F3B"/>
    <w:rsid w:val="00716F2D"/>
    <w:rsid w:val="00725257"/>
    <w:rsid w:val="0073250A"/>
    <w:rsid w:val="00744A3D"/>
    <w:rsid w:val="00746E39"/>
    <w:rsid w:val="007548F3"/>
    <w:rsid w:val="0076463C"/>
    <w:rsid w:val="00765471"/>
    <w:rsid w:val="00781022"/>
    <w:rsid w:val="0078257B"/>
    <w:rsid w:val="007927AA"/>
    <w:rsid w:val="007A19B8"/>
    <w:rsid w:val="007A4A8A"/>
    <w:rsid w:val="007C5331"/>
    <w:rsid w:val="007C6FC7"/>
    <w:rsid w:val="007D0D16"/>
    <w:rsid w:val="007D1F54"/>
    <w:rsid w:val="007D36EC"/>
    <w:rsid w:val="007E10BA"/>
    <w:rsid w:val="007F439A"/>
    <w:rsid w:val="007F65A9"/>
    <w:rsid w:val="00803AD8"/>
    <w:rsid w:val="0080580C"/>
    <w:rsid w:val="00807B1B"/>
    <w:rsid w:val="00813A5D"/>
    <w:rsid w:val="0081701C"/>
    <w:rsid w:val="00824561"/>
    <w:rsid w:val="0082524B"/>
    <w:rsid w:val="00831313"/>
    <w:rsid w:val="00831CA3"/>
    <w:rsid w:val="00846EAA"/>
    <w:rsid w:val="0086244A"/>
    <w:rsid w:val="00862BD4"/>
    <w:rsid w:val="00864369"/>
    <w:rsid w:val="00871055"/>
    <w:rsid w:val="00873043"/>
    <w:rsid w:val="00891B8D"/>
    <w:rsid w:val="0089232F"/>
    <w:rsid w:val="00894098"/>
    <w:rsid w:val="008941CD"/>
    <w:rsid w:val="008A2224"/>
    <w:rsid w:val="008A267F"/>
    <w:rsid w:val="008A7F2F"/>
    <w:rsid w:val="008B585B"/>
    <w:rsid w:val="008D02F5"/>
    <w:rsid w:val="008D041F"/>
    <w:rsid w:val="008D2DDA"/>
    <w:rsid w:val="008D37D5"/>
    <w:rsid w:val="008D4D13"/>
    <w:rsid w:val="008F11DB"/>
    <w:rsid w:val="008F7663"/>
    <w:rsid w:val="00903689"/>
    <w:rsid w:val="009156EB"/>
    <w:rsid w:val="00917C6D"/>
    <w:rsid w:val="009222EB"/>
    <w:rsid w:val="00931B9E"/>
    <w:rsid w:val="00931CD4"/>
    <w:rsid w:val="00933310"/>
    <w:rsid w:val="00942726"/>
    <w:rsid w:val="00944B00"/>
    <w:rsid w:val="009476FF"/>
    <w:rsid w:val="0095271E"/>
    <w:rsid w:val="009558B3"/>
    <w:rsid w:val="00956900"/>
    <w:rsid w:val="00972165"/>
    <w:rsid w:val="00974E86"/>
    <w:rsid w:val="00974FA2"/>
    <w:rsid w:val="009802CC"/>
    <w:rsid w:val="00986586"/>
    <w:rsid w:val="00987846"/>
    <w:rsid w:val="009A054A"/>
    <w:rsid w:val="009A0ED7"/>
    <w:rsid w:val="009A1BE8"/>
    <w:rsid w:val="009D4D55"/>
    <w:rsid w:val="009D4E9D"/>
    <w:rsid w:val="009D7001"/>
    <w:rsid w:val="009E2960"/>
    <w:rsid w:val="009E462D"/>
    <w:rsid w:val="009E6A13"/>
    <w:rsid w:val="009E71DA"/>
    <w:rsid w:val="009F1759"/>
    <w:rsid w:val="009F63C4"/>
    <w:rsid w:val="00A057AA"/>
    <w:rsid w:val="00A13A69"/>
    <w:rsid w:val="00A26D2E"/>
    <w:rsid w:val="00A37A6F"/>
    <w:rsid w:val="00A42EBD"/>
    <w:rsid w:val="00A561CC"/>
    <w:rsid w:val="00A624B4"/>
    <w:rsid w:val="00A6381E"/>
    <w:rsid w:val="00A64C68"/>
    <w:rsid w:val="00A67FBE"/>
    <w:rsid w:val="00A77ECC"/>
    <w:rsid w:val="00A91D16"/>
    <w:rsid w:val="00A95C15"/>
    <w:rsid w:val="00AA064F"/>
    <w:rsid w:val="00AA0843"/>
    <w:rsid w:val="00AA632C"/>
    <w:rsid w:val="00AA63C4"/>
    <w:rsid w:val="00AB7121"/>
    <w:rsid w:val="00AB7595"/>
    <w:rsid w:val="00AC1076"/>
    <w:rsid w:val="00AD0500"/>
    <w:rsid w:val="00AD46B6"/>
    <w:rsid w:val="00AD6179"/>
    <w:rsid w:val="00AD6FF0"/>
    <w:rsid w:val="00AE4AFB"/>
    <w:rsid w:val="00AE705A"/>
    <w:rsid w:val="00B25983"/>
    <w:rsid w:val="00B30802"/>
    <w:rsid w:val="00B35505"/>
    <w:rsid w:val="00B56701"/>
    <w:rsid w:val="00B745BC"/>
    <w:rsid w:val="00B754F9"/>
    <w:rsid w:val="00B86653"/>
    <w:rsid w:val="00BA1D5F"/>
    <w:rsid w:val="00BA2D5A"/>
    <w:rsid w:val="00BB1A4E"/>
    <w:rsid w:val="00BC34BB"/>
    <w:rsid w:val="00BC3906"/>
    <w:rsid w:val="00BD0B4F"/>
    <w:rsid w:val="00BE62AB"/>
    <w:rsid w:val="00BE7C16"/>
    <w:rsid w:val="00BF0E4D"/>
    <w:rsid w:val="00BF5271"/>
    <w:rsid w:val="00C05A1D"/>
    <w:rsid w:val="00C06A45"/>
    <w:rsid w:val="00C246BD"/>
    <w:rsid w:val="00C4081E"/>
    <w:rsid w:val="00C44FDD"/>
    <w:rsid w:val="00C5158B"/>
    <w:rsid w:val="00C610C7"/>
    <w:rsid w:val="00C65465"/>
    <w:rsid w:val="00C65B8C"/>
    <w:rsid w:val="00C94ADE"/>
    <w:rsid w:val="00C978CF"/>
    <w:rsid w:val="00CA1D8D"/>
    <w:rsid w:val="00CA38D6"/>
    <w:rsid w:val="00CC4C65"/>
    <w:rsid w:val="00CD274D"/>
    <w:rsid w:val="00CE36BE"/>
    <w:rsid w:val="00CF2259"/>
    <w:rsid w:val="00D01717"/>
    <w:rsid w:val="00D05910"/>
    <w:rsid w:val="00D14019"/>
    <w:rsid w:val="00D260E2"/>
    <w:rsid w:val="00D4063C"/>
    <w:rsid w:val="00D70BDC"/>
    <w:rsid w:val="00D744D3"/>
    <w:rsid w:val="00D94F42"/>
    <w:rsid w:val="00DA4E2E"/>
    <w:rsid w:val="00DC0F70"/>
    <w:rsid w:val="00DC11C1"/>
    <w:rsid w:val="00DC6502"/>
    <w:rsid w:val="00DC7F6D"/>
    <w:rsid w:val="00DD3AFA"/>
    <w:rsid w:val="00DE3D60"/>
    <w:rsid w:val="00DE405E"/>
    <w:rsid w:val="00E15204"/>
    <w:rsid w:val="00E15B12"/>
    <w:rsid w:val="00E25667"/>
    <w:rsid w:val="00E333A5"/>
    <w:rsid w:val="00E4053D"/>
    <w:rsid w:val="00E40B41"/>
    <w:rsid w:val="00E43D5B"/>
    <w:rsid w:val="00E50B3D"/>
    <w:rsid w:val="00E67F7A"/>
    <w:rsid w:val="00E71071"/>
    <w:rsid w:val="00E7245D"/>
    <w:rsid w:val="00E8042E"/>
    <w:rsid w:val="00E8044D"/>
    <w:rsid w:val="00E80791"/>
    <w:rsid w:val="00E821F3"/>
    <w:rsid w:val="00E86E5D"/>
    <w:rsid w:val="00E918CA"/>
    <w:rsid w:val="00E94499"/>
    <w:rsid w:val="00EA00EE"/>
    <w:rsid w:val="00EA0F0D"/>
    <w:rsid w:val="00EA5607"/>
    <w:rsid w:val="00EA79BF"/>
    <w:rsid w:val="00EB530C"/>
    <w:rsid w:val="00EC48DC"/>
    <w:rsid w:val="00EC7A82"/>
    <w:rsid w:val="00ED057B"/>
    <w:rsid w:val="00EE26ED"/>
    <w:rsid w:val="00EE2BDE"/>
    <w:rsid w:val="00EF7EE9"/>
    <w:rsid w:val="00F015F6"/>
    <w:rsid w:val="00F0359A"/>
    <w:rsid w:val="00F05080"/>
    <w:rsid w:val="00F06F05"/>
    <w:rsid w:val="00F152E0"/>
    <w:rsid w:val="00F1790E"/>
    <w:rsid w:val="00F226CB"/>
    <w:rsid w:val="00F248C0"/>
    <w:rsid w:val="00F40C95"/>
    <w:rsid w:val="00F47525"/>
    <w:rsid w:val="00F50710"/>
    <w:rsid w:val="00F52914"/>
    <w:rsid w:val="00F60808"/>
    <w:rsid w:val="00F636D4"/>
    <w:rsid w:val="00F66ADE"/>
    <w:rsid w:val="00F74B53"/>
    <w:rsid w:val="00F9491C"/>
    <w:rsid w:val="00F952AE"/>
    <w:rsid w:val="00FC2B0B"/>
    <w:rsid w:val="00FC4B9B"/>
    <w:rsid w:val="00FC7EDA"/>
    <w:rsid w:val="00FD63E8"/>
    <w:rsid w:val="00FE2A33"/>
    <w:rsid w:val="00FF1E32"/>
    <w:rsid w:val="00FF47C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B6F1955"/>
  <w15:chartTrackingRefBased/>
  <w15:docId w15:val="{BAAB013E-C83C-45EB-8696-E756A6EE4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1C1"/>
    <w:rPr>
      <w:color w:val="000000" w:themeColor="text1"/>
      <w:sz w:val="18"/>
      <w:lang w:val="en-US"/>
    </w:rPr>
  </w:style>
  <w:style w:type="paragraph" w:styleId="Heading1">
    <w:name w:val="heading 1"/>
    <w:basedOn w:val="Normal"/>
    <w:next w:val="Normal"/>
    <w:link w:val="Heading1Char"/>
    <w:uiPriority w:val="9"/>
    <w:qFormat/>
    <w:rsid w:val="00ED057B"/>
    <w:pPr>
      <w:keepNext/>
      <w:keepLines/>
      <w:tabs>
        <w:tab w:val="left" w:pos="990"/>
      </w:tabs>
      <w:spacing w:after="360" w:line="240" w:lineRule="auto"/>
      <w:outlineLvl w:val="0"/>
    </w:pPr>
    <w:rPr>
      <w:rFonts w:asciiTheme="majorHAnsi" w:eastAsiaTheme="majorEastAsia" w:hAnsiTheme="majorHAnsi" w:cstheme="majorBidi"/>
      <w:spacing w:val="10"/>
      <w:sz w:val="48"/>
      <w:szCs w:val="40"/>
    </w:rPr>
  </w:style>
  <w:style w:type="paragraph" w:styleId="Heading2">
    <w:name w:val="heading 2"/>
    <w:basedOn w:val="Heading1"/>
    <w:next w:val="Normal"/>
    <w:link w:val="Heading2Char"/>
    <w:uiPriority w:val="9"/>
    <w:unhideWhenUsed/>
    <w:qFormat/>
    <w:rsid w:val="003D4D83"/>
    <w:pPr>
      <w:spacing w:before="40" w:after="120"/>
      <w:outlineLvl w:val="1"/>
    </w:pPr>
    <w:rPr>
      <w:sz w:val="36"/>
      <w:szCs w:val="32"/>
    </w:rPr>
  </w:style>
  <w:style w:type="paragraph" w:styleId="Heading3">
    <w:name w:val="heading 3"/>
    <w:basedOn w:val="Heading2"/>
    <w:next w:val="Normal"/>
    <w:link w:val="Heading3Char"/>
    <w:uiPriority w:val="9"/>
    <w:unhideWhenUsed/>
    <w:qFormat/>
    <w:rsid w:val="003D4D83"/>
    <w:pPr>
      <w:numPr>
        <w:ilvl w:val="2"/>
      </w:numPr>
      <w:spacing w:after="0"/>
      <w:outlineLvl w:val="2"/>
    </w:pPr>
    <w:rPr>
      <w:b/>
      <w:bCs/>
      <w:sz w:val="28"/>
      <w:szCs w:val="26"/>
    </w:rPr>
  </w:style>
  <w:style w:type="paragraph" w:styleId="Heading4">
    <w:name w:val="heading 4"/>
    <w:basedOn w:val="Heading3"/>
    <w:next w:val="Normal"/>
    <w:link w:val="Heading4Char"/>
    <w:uiPriority w:val="9"/>
    <w:unhideWhenUsed/>
    <w:qFormat/>
    <w:rsid w:val="00ED057B"/>
    <w:pPr>
      <w:numPr>
        <w:ilvl w:val="3"/>
      </w:numPr>
      <w:ind w:left="990" w:hanging="990"/>
      <w:outlineLvl w:val="3"/>
    </w:pPr>
    <w:rPr>
      <w:color w:val="FAB900" w:themeColor="accent1"/>
      <w:sz w:val="22"/>
    </w:rPr>
  </w:style>
  <w:style w:type="paragraph" w:styleId="Heading5">
    <w:name w:val="heading 5"/>
    <w:basedOn w:val="Heading4"/>
    <w:next w:val="Normal"/>
    <w:link w:val="Heading5Char"/>
    <w:uiPriority w:val="9"/>
    <w:unhideWhenUsed/>
    <w:qFormat/>
    <w:rsid w:val="00ED057B"/>
    <w:pPr>
      <w:numPr>
        <w:ilvl w:val="4"/>
      </w:numPr>
      <w:ind w:left="990" w:hanging="990"/>
      <w:outlineLvl w:val="4"/>
    </w:pPr>
    <w:rPr>
      <w:bCs w:val="0"/>
      <w:color w:val="000000" w:themeColor="text1"/>
      <w:sz w:val="18"/>
    </w:rPr>
  </w:style>
  <w:style w:type="paragraph" w:styleId="Heading6">
    <w:name w:val="heading 6"/>
    <w:basedOn w:val="Normal"/>
    <w:next w:val="Normal"/>
    <w:link w:val="Heading6Char"/>
    <w:uiPriority w:val="9"/>
    <w:unhideWhenUsed/>
    <w:qFormat/>
    <w:rsid w:val="001912F7"/>
    <w:pPr>
      <w:keepNext/>
      <w:keepLines/>
      <w:spacing w:before="40" w:after="0"/>
      <w:outlineLvl w:val="5"/>
    </w:pPr>
    <w:rPr>
      <w:rFonts w:asciiTheme="majorHAnsi" w:eastAsiaTheme="majorEastAsia" w:hAnsiTheme="majorHAnsi" w:cstheme="majorBidi"/>
      <w:color w:val="7C5B00" w:themeColor="accent1" w:themeShade="7F"/>
    </w:rPr>
  </w:style>
  <w:style w:type="paragraph" w:styleId="Heading7">
    <w:name w:val="heading 7"/>
    <w:basedOn w:val="Normal"/>
    <w:next w:val="Normal"/>
    <w:link w:val="Heading7Char"/>
    <w:uiPriority w:val="9"/>
    <w:semiHidden/>
    <w:unhideWhenUsed/>
    <w:qFormat/>
    <w:rsid w:val="001912F7"/>
    <w:pPr>
      <w:keepNext/>
      <w:keepLines/>
      <w:spacing w:before="40" w:after="0"/>
      <w:outlineLvl w:val="6"/>
    </w:pPr>
    <w:rPr>
      <w:rFonts w:asciiTheme="majorHAnsi" w:eastAsiaTheme="majorEastAsia" w:hAnsiTheme="majorHAnsi" w:cstheme="majorBidi"/>
      <w:i/>
      <w:iCs/>
      <w:color w:val="7C5B00" w:themeColor="accent1" w:themeShade="7F"/>
    </w:rPr>
  </w:style>
  <w:style w:type="paragraph" w:styleId="Heading8">
    <w:name w:val="heading 8"/>
    <w:basedOn w:val="Normal"/>
    <w:next w:val="Normal"/>
    <w:link w:val="Heading8Char"/>
    <w:uiPriority w:val="9"/>
    <w:semiHidden/>
    <w:unhideWhenUsed/>
    <w:qFormat/>
    <w:rsid w:val="001912F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12F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384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33844"/>
    <w:rPr>
      <w:rFonts w:eastAsiaTheme="minorEastAsia"/>
      <w:lang w:val="en-US"/>
    </w:rPr>
  </w:style>
  <w:style w:type="paragraph" w:styleId="Header">
    <w:name w:val="header"/>
    <w:basedOn w:val="Normal"/>
    <w:link w:val="HeaderChar"/>
    <w:uiPriority w:val="99"/>
    <w:unhideWhenUsed/>
    <w:rsid w:val="005338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844"/>
  </w:style>
  <w:style w:type="paragraph" w:styleId="Footer">
    <w:name w:val="footer"/>
    <w:basedOn w:val="Normal"/>
    <w:link w:val="FooterChar"/>
    <w:uiPriority w:val="99"/>
    <w:unhideWhenUsed/>
    <w:rsid w:val="005338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844"/>
  </w:style>
  <w:style w:type="character" w:styleId="PlaceholderText">
    <w:name w:val="Placeholder Text"/>
    <w:basedOn w:val="DefaultParagraphFont"/>
    <w:uiPriority w:val="99"/>
    <w:semiHidden/>
    <w:rsid w:val="002F7848"/>
    <w:rPr>
      <w:color w:val="808080"/>
    </w:rPr>
  </w:style>
  <w:style w:type="paragraph" w:customStyle="1" w:styleId="DocumentTitle">
    <w:name w:val="Document Title"/>
    <w:basedOn w:val="Normal"/>
    <w:qFormat/>
    <w:rsid w:val="009E462D"/>
    <w:rPr>
      <w:b/>
      <w:bCs/>
      <w:color w:val="FAB900" w:themeColor="accent1"/>
      <w:spacing w:val="8"/>
      <w:sz w:val="64"/>
      <w:szCs w:val="64"/>
    </w:rPr>
  </w:style>
  <w:style w:type="paragraph" w:customStyle="1" w:styleId="DocumentSubtitle">
    <w:name w:val="Document Subtitle"/>
    <w:basedOn w:val="Normal"/>
    <w:qFormat/>
    <w:rsid w:val="006D69DF"/>
    <w:pPr>
      <w:spacing w:after="240"/>
    </w:pPr>
    <w:rPr>
      <w:color w:val="5C5C5C" w:themeColor="text2"/>
      <w:spacing w:val="8"/>
      <w:sz w:val="36"/>
      <w:szCs w:val="36"/>
    </w:rPr>
  </w:style>
  <w:style w:type="paragraph" w:styleId="Title">
    <w:name w:val="Title"/>
    <w:basedOn w:val="Normal"/>
    <w:next w:val="Normal"/>
    <w:link w:val="TitleChar"/>
    <w:uiPriority w:val="10"/>
    <w:qFormat/>
    <w:rsid w:val="009E462D"/>
    <w:pPr>
      <w:spacing w:before="240" w:after="360" w:line="240" w:lineRule="auto"/>
      <w:contextualSpacing/>
    </w:pPr>
    <w:rPr>
      <w:rFonts w:asciiTheme="majorHAnsi" w:eastAsiaTheme="majorEastAsia" w:hAnsiTheme="majorHAnsi" w:cstheme="majorBidi"/>
      <w:b/>
      <w:bCs/>
      <w:spacing w:val="-10"/>
      <w:kern w:val="28"/>
      <w:sz w:val="64"/>
      <w:szCs w:val="64"/>
    </w:rPr>
  </w:style>
  <w:style w:type="character" w:customStyle="1" w:styleId="TitleChar">
    <w:name w:val="Title Char"/>
    <w:basedOn w:val="DefaultParagraphFont"/>
    <w:link w:val="Title"/>
    <w:uiPriority w:val="10"/>
    <w:rsid w:val="009E462D"/>
    <w:rPr>
      <w:rFonts w:asciiTheme="majorHAnsi" w:eastAsiaTheme="majorEastAsia" w:hAnsiTheme="majorHAnsi" w:cstheme="majorBidi"/>
      <w:b/>
      <w:bCs/>
      <w:color w:val="000000" w:themeColor="text1"/>
      <w:spacing w:val="-10"/>
      <w:kern w:val="28"/>
      <w:sz w:val="64"/>
      <w:szCs w:val="64"/>
    </w:rPr>
  </w:style>
  <w:style w:type="paragraph" w:customStyle="1" w:styleId="ParagraphHeading">
    <w:name w:val="Paragraph Heading"/>
    <w:basedOn w:val="Normal"/>
    <w:qFormat/>
    <w:rsid w:val="00A561CC"/>
    <w:pPr>
      <w:spacing w:after="240" w:line="240" w:lineRule="auto"/>
      <w:jc w:val="both"/>
    </w:pPr>
    <w:rPr>
      <w:b/>
      <w:bCs/>
      <w:color w:val="FAB900" w:themeColor="accent1"/>
      <w:sz w:val="24"/>
      <w:szCs w:val="28"/>
    </w:rPr>
  </w:style>
  <w:style w:type="paragraph" w:styleId="ListParagraph">
    <w:name w:val="List Paragraph"/>
    <w:aliases w:val="DT First Level Bullet,List A.,Figure_name,Equipment,Numbered Indented Text,List Paragraph Char Char Char,List Paragraph Char Char,lp1,List Paragraph11,Ref,List Paragraph1,b1,Number_1,List Paragraph2,SGLText List Paragraph,EWA List"/>
    <w:basedOn w:val="Normal"/>
    <w:link w:val="ListParagraphChar"/>
    <w:uiPriority w:val="34"/>
    <w:qFormat/>
    <w:rsid w:val="002A4C30"/>
    <w:pPr>
      <w:ind w:left="720"/>
      <w:contextualSpacing/>
    </w:pPr>
  </w:style>
  <w:style w:type="paragraph" w:customStyle="1" w:styleId="ListParagraphNumbered">
    <w:name w:val="List Paragraph Numbered"/>
    <w:basedOn w:val="ListParagraph"/>
    <w:qFormat/>
    <w:rsid w:val="002A4C30"/>
    <w:pPr>
      <w:numPr>
        <w:numId w:val="1"/>
      </w:numPr>
      <w:ind w:left="360"/>
      <w:contextualSpacing w:val="0"/>
    </w:pPr>
  </w:style>
  <w:style w:type="character" w:customStyle="1" w:styleId="Heading1Char">
    <w:name w:val="Heading 1 Char"/>
    <w:basedOn w:val="DefaultParagraphFont"/>
    <w:link w:val="Heading1"/>
    <w:uiPriority w:val="9"/>
    <w:rsid w:val="00ED057B"/>
    <w:rPr>
      <w:rFonts w:asciiTheme="majorHAnsi" w:eastAsiaTheme="majorEastAsia" w:hAnsiTheme="majorHAnsi" w:cstheme="majorBidi"/>
      <w:color w:val="000000" w:themeColor="text1"/>
      <w:spacing w:val="10"/>
      <w:sz w:val="48"/>
      <w:szCs w:val="40"/>
      <w:lang w:val="en-US"/>
    </w:rPr>
  </w:style>
  <w:style w:type="paragraph" w:customStyle="1" w:styleId="Non-bulletedHeading">
    <w:name w:val="Non-bulleted Heading"/>
    <w:basedOn w:val="Normal"/>
    <w:qFormat/>
    <w:rsid w:val="001912F7"/>
    <w:rPr>
      <w:color w:val="5C5C5C" w:themeColor="text2"/>
      <w:sz w:val="48"/>
      <w:szCs w:val="48"/>
    </w:rPr>
  </w:style>
  <w:style w:type="character" w:customStyle="1" w:styleId="Heading2Char">
    <w:name w:val="Heading 2 Char"/>
    <w:basedOn w:val="DefaultParagraphFont"/>
    <w:link w:val="Heading2"/>
    <w:uiPriority w:val="9"/>
    <w:rsid w:val="003D4D83"/>
    <w:rPr>
      <w:rFonts w:asciiTheme="majorHAnsi" w:eastAsiaTheme="majorEastAsia" w:hAnsiTheme="majorHAnsi" w:cstheme="majorBidi"/>
      <w:color w:val="000000" w:themeColor="text1"/>
      <w:spacing w:val="10"/>
      <w:sz w:val="36"/>
      <w:szCs w:val="32"/>
      <w:lang w:val="en-US"/>
    </w:rPr>
  </w:style>
  <w:style w:type="character" w:customStyle="1" w:styleId="Heading3Char">
    <w:name w:val="Heading 3 Char"/>
    <w:basedOn w:val="DefaultParagraphFont"/>
    <w:link w:val="Heading3"/>
    <w:uiPriority w:val="9"/>
    <w:rsid w:val="003D4D83"/>
    <w:rPr>
      <w:rFonts w:asciiTheme="majorHAnsi" w:eastAsiaTheme="majorEastAsia" w:hAnsiTheme="majorHAnsi" w:cstheme="majorBidi"/>
      <w:b/>
      <w:bCs/>
      <w:color w:val="000000" w:themeColor="text1"/>
      <w:spacing w:val="10"/>
      <w:sz w:val="28"/>
      <w:szCs w:val="26"/>
      <w:lang w:val="en-US"/>
    </w:rPr>
  </w:style>
  <w:style w:type="character" w:customStyle="1" w:styleId="Heading4Char">
    <w:name w:val="Heading 4 Char"/>
    <w:basedOn w:val="DefaultParagraphFont"/>
    <w:link w:val="Heading4"/>
    <w:uiPriority w:val="9"/>
    <w:rsid w:val="00ED057B"/>
    <w:rPr>
      <w:rFonts w:asciiTheme="majorHAnsi" w:eastAsiaTheme="majorEastAsia" w:hAnsiTheme="majorHAnsi" w:cstheme="majorBidi"/>
      <w:b/>
      <w:bCs/>
      <w:color w:val="FAB900" w:themeColor="accent1"/>
      <w:spacing w:val="10"/>
      <w:szCs w:val="26"/>
      <w:lang w:val="en-US"/>
    </w:rPr>
  </w:style>
  <w:style w:type="character" w:customStyle="1" w:styleId="Heading5Char">
    <w:name w:val="Heading 5 Char"/>
    <w:basedOn w:val="DefaultParagraphFont"/>
    <w:link w:val="Heading5"/>
    <w:uiPriority w:val="9"/>
    <w:rsid w:val="00ED057B"/>
    <w:rPr>
      <w:rFonts w:asciiTheme="majorHAnsi" w:eastAsiaTheme="majorEastAsia" w:hAnsiTheme="majorHAnsi" w:cstheme="majorBidi"/>
      <w:b/>
      <w:color w:val="000000" w:themeColor="text1"/>
      <w:spacing w:val="10"/>
      <w:sz w:val="18"/>
      <w:szCs w:val="26"/>
      <w:lang w:val="en-US"/>
    </w:rPr>
  </w:style>
  <w:style w:type="character" w:customStyle="1" w:styleId="Heading6Char">
    <w:name w:val="Heading 6 Char"/>
    <w:basedOn w:val="DefaultParagraphFont"/>
    <w:link w:val="Heading6"/>
    <w:uiPriority w:val="9"/>
    <w:rsid w:val="001912F7"/>
    <w:rPr>
      <w:rFonts w:asciiTheme="majorHAnsi" w:eastAsiaTheme="majorEastAsia" w:hAnsiTheme="majorHAnsi" w:cstheme="majorBidi"/>
      <w:color w:val="7C5B00" w:themeColor="accent1" w:themeShade="7F"/>
      <w:sz w:val="18"/>
      <w:lang w:val="en-US"/>
    </w:rPr>
  </w:style>
  <w:style w:type="character" w:customStyle="1" w:styleId="Heading7Char">
    <w:name w:val="Heading 7 Char"/>
    <w:basedOn w:val="DefaultParagraphFont"/>
    <w:link w:val="Heading7"/>
    <w:uiPriority w:val="9"/>
    <w:semiHidden/>
    <w:rsid w:val="001912F7"/>
    <w:rPr>
      <w:rFonts w:asciiTheme="majorHAnsi" w:eastAsiaTheme="majorEastAsia" w:hAnsiTheme="majorHAnsi" w:cstheme="majorBidi"/>
      <w:i/>
      <w:iCs/>
      <w:color w:val="7C5B00" w:themeColor="accent1" w:themeShade="7F"/>
      <w:sz w:val="18"/>
      <w:lang w:val="en-US"/>
    </w:rPr>
  </w:style>
  <w:style w:type="character" w:customStyle="1" w:styleId="Heading8Char">
    <w:name w:val="Heading 8 Char"/>
    <w:basedOn w:val="DefaultParagraphFont"/>
    <w:link w:val="Heading8"/>
    <w:uiPriority w:val="9"/>
    <w:semiHidden/>
    <w:rsid w:val="001912F7"/>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912F7"/>
    <w:rPr>
      <w:rFonts w:asciiTheme="majorHAnsi" w:eastAsiaTheme="majorEastAsia" w:hAnsiTheme="majorHAnsi" w:cstheme="majorBidi"/>
      <w:i/>
      <w:iCs/>
      <w:color w:val="272727" w:themeColor="text1" w:themeTint="D8"/>
      <w:sz w:val="21"/>
      <w:szCs w:val="21"/>
      <w:lang w:val="en-US"/>
    </w:rPr>
  </w:style>
  <w:style w:type="table" w:styleId="TableGrid">
    <w:name w:val="Table Grid"/>
    <w:basedOn w:val="TableNormal"/>
    <w:uiPriority w:val="39"/>
    <w:rsid w:val="00947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7C6FC7"/>
    <w:pPr>
      <w:spacing w:after="0" w:line="240" w:lineRule="auto"/>
    </w:pPr>
    <w:rPr>
      <w:sz w:val="18"/>
    </w:rPr>
    <w:tblPr>
      <w:tblStyleRowBandSize w:val="1"/>
      <w:tblStyleColBandSize w:val="1"/>
      <w:tblBorders>
        <w:top w:val="single" w:sz="4" w:space="0" w:color="CCCCCC" w:themeColor="background2"/>
        <w:left w:val="single" w:sz="4" w:space="0" w:color="CCCCCC" w:themeColor="background2"/>
        <w:bottom w:val="single" w:sz="4" w:space="0" w:color="CCCCCC" w:themeColor="background2"/>
        <w:right w:val="single" w:sz="4" w:space="0" w:color="CCCCCC" w:themeColor="background2"/>
        <w:insideH w:val="single" w:sz="4" w:space="0" w:color="CCCCCC" w:themeColor="background2"/>
        <w:insideV w:val="single" w:sz="4" w:space="0" w:color="CCCCCC" w:themeColor="background2"/>
      </w:tblBorders>
      <w:tblCellMar>
        <w:top w:w="43" w:type="dxa"/>
        <w:left w:w="144" w:type="dxa"/>
        <w:bottom w:w="43" w:type="dxa"/>
        <w:right w:w="144" w:type="dxa"/>
      </w:tblCellMar>
    </w:tblPr>
    <w:tcPr>
      <w:vAlign w:val="center"/>
    </w:tcPr>
    <w:tblStylePr w:type="firstRow">
      <w:pPr>
        <w:jc w:val="left"/>
      </w:pPr>
      <w:rPr>
        <w:rFonts w:asciiTheme="majorHAnsi" w:hAnsiTheme="majorHAnsi"/>
        <w:b/>
        <w:bCs/>
        <w:color w:val="FFFFFF" w:themeColor="background1"/>
        <w:sz w:val="18"/>
      </w:rPr>
      <w:tblPr/>
      <w:tcPr>
        <w:shd w:val="clear" w:color="auto" w:fill="000000" w:themeFill="text1"/>
      </w:tcPr>
    </w:tblStylePr>
    <w:tblStylePr w:type="lastRow">
      <w:pPr>
        <w:jc w:val="left"/>
      </w:pPr>
      <w:rPr>
        <w:rFonts w:asciiTheme="minorHAnsi" w:hAnsiTheme="minorHAnsi"/>
        <w:b/>
        <w:bCs/>
        <w:color w:val="FFFFFF" w:themeColor="background1"/>
        <w:sz w:val="18"/>
      </w:rPr>
      <w:tblPr/>
      <w:tcPr>
        <w:tcBorders>
          <w:top w:val="double" w:sz="4" w:space="0" w:color="000000" w:themeColor="accent2"/>
        </w:tcBorders>
        <w:vAlign w:val="center"/>
      </w:tcPr>
    </w:tblStylePr>
    <w:tblStylePr w:type="firstCol">
      <w:rPr>
        <w:rFonts w:asciiTheme="minorHAnsi" w:hAnsiTheme="minorHAnsi"/>
        <w:b/>
        <w:bCs/>
        <w:sz w:val="18"/>
      </w:rPr>
    </w:tblStylePr>
    <w:tblStylePr w:type="lastCol">
      <w:rPr>
        <w:rFonts w:asciiTheme="minorHAnsi" w:hAnsiTheme="minorHAnsi"/>
        <w:b/>
        <w:bCs/>
        <w:sz w:val="18"/>
      </w:rPr>
    </w:tblStylePr>
    <w:tblStylePr w:type="band1Vert">
      <w:rPr>
        <w:rFonts w:asciiTheme="minorHAnsi" w:hAnsiTheme="minorHAnsi"/>
        <w:sz w:val="18"/>
      </w:rPr>
      <w:tblPr/>
      <w:tcPr>
        <w:shd w:val="clear" w:color="auto" w:fill="D9D9D9" w:themeFill="background1" w:themeFillShade="D9"/>
      </w:tcPr>
    </w:tblStylePr>
    <w:tblStylePr w:type="band2Vert">
      <w:rPr>
        <w:rFonts w:asciiTheme="minorHAnsi" w:hAnsiTheme="minorHAnsi"/>
        <w:sz w:val="18"/>
      </w:rPr>
    </w:tblStylePr>
    <w:tblStylePr w:type="band1Horz">
      <w:rPr>
        <w:rFonts w:asciiTheme="minorHAnsi" w:hAnsiTheme="minorHAnsi"/>
        <w:sz w:val="18"/>
      </w:rPr>
      <w:tblPr/>
      <w:tcPr>
        <w:shd w:val="clear" w:color="auto" w:fill="F2F2F2" w:themeFill="background1" w:themeFillShade="F2"/>
      </w:tcPr>
    </w:tblStylePr>
    <w:tblStylePr w:type="band2Horz">
      <w:rPr>
        <w:rFonts w:asciiTheme="minorHAnsi" w:hAnsiTheme="minorHAnsi"/>
        <w:sz w:val="18"/>
      </w:rPr>
      <w:tblPr/>
      <w:tcPr>
        <w:shd w:val="clear" w:color="auto" w:fill="D9D9D9" w:themeFill="background1" w:themeFillShade="D9"/>
      </w:tcPr>
    </w:tblStylePr>
  </w:style>
  <w:style w:type="table" w:styleId="GridTable4-Accent3">
    <w:name w:val="Grid Table 4 Accent 3"/>
    <w:basedOn w:val="TableNormal"/>
    <w:uiPriority w:val="49"/>
    <w:rsid w:val="00DC0F70"/>
    <w:pPr>
      <w:spacing w:after="0" w:line="240" w:lineRule="auto"/>
    </w:pPr>
    <w:tblPr>
      <w:tblStyleRowBandSize w:val="1"/>
      <w:tblStyleColBandSize w:val="1"/>
      <w:tblBorders>
        <w:top w:val="single" w:sz="4" w:space="0" w:color="F6ED6F" w:themeColor="accent3" w:themeTint="99"/>
        <w:left w:val="single" w:sz="4" w:space="0" w:color="F6ED6F" w:themeColor="accent3" w:themeTint="99"/>
        <w:bottom w:val="single" w:sz="4" w:space="0" w:color="F6ED6F" w:themeColor="accent3" w:themeTint="99"/>
        <w:right w:val="single" w:sz="4" w:space="0" w:color="F6ED6F" w:themeColor="accent3" w:themeTint="99"/>
        <w:insideH w:val="single" w:sz="4" w:space="0" w:color="F6ED6F" w:themeColor="accent3" w:themeTint="99"/>
        <w:insideV w:val="single" w:sz="4" w:space="0" w:color="F6ED6F" w:themeColor="accent3" w:themeTint="99"/>
      </w:tblBorders>
    </w:tblPr>
    <w:tblStylePr w:type="firstRow">
      <w:rPr>
        <w:b/>
        <w:bCs/>
        <w:color w:val="FFFFFF" w:themeColor="background1"/>
      </w:rPr>
      <w:tblPr/>
      <w:tcPr>
        <w:tcBorders>
          <w:top w:val="single" w:sz="4" w:space="0" w:color="F0E10F" w:themeColor="accent3"/>
          <w:left w:val="single" w:sz="4" w:space="0" w:color="F0E10F" w:themeColor="accent3"/>
          <w:bottom w:val="single" w:sz="4" w:space="0" w:color="F0E10F" w:themeColor="accent3"/>
          <w:right w:val="single" w:sz="4" w:space="0" w:color="F0E10F" w:themeColor="accent3"/>
          <w:insideH w:val="nil"/>
          <w:insideV w:val="nil"/>
        </w:tcBorders>
        <w:shd w:val="clear" w:color="auto" w:fill="F0E10F" w:themeFill="accent3"/>
      </w:tcPr>
    </w:tblStylePr>
    <w:tblStylePr w:type="lastRow">
      <w:rPr>
        <w:b/>
        <w:bCs/>
      </w:rPr>
      <w:tblPr/>
      <w:tcPr>
        <w:tcBorders>
          <w:top w:val="double" w:sz="4" w:space="0" w:color="F0E10F" w:themeColor="accent3"/>
        </w:tcBorders>
      </w:tcPr>
    </w:tblStylePr>
    <w:tblStylePr w:type="firstCol">
      <w:rPr>
        <w:b/>
        <w:bCs/>
      </w:rPr>
    </w:tblStylePr>
    <w:tblStylePr w:type="lastCol">
      <w:rPr>
        <w:b/>
        <w:bCs/>
      </w:rPr>
    </w:tblStylePr>
    <w:tblStylePr w:type="band1Vert">
      <w:tblPr/>
      <w:tcPr>
        <w:shd w:val="clear" w:color="auto" w:fill="FCF9CF" w:themeFill="accent3" w:themeFillTint="33"/>
      </w:tcPr>
    </w:tblStylePr>
    <w:tblStylePr w:type="band1Horz">
      <w:tblPr/>
      <w:tcPr>
        <w:shd w:val="clear" w:color="auto" w:fill="FCF9CF" w:themeFill="accent3" w:themeFillTint="33"/>
      </w:tcPr>
    </w:tblStylePr>
  </w:style>
  <w:style w:type="paragraph" w:customStyle="1" w:styleId="ListParagraphBulleted">
    <w:name w:val="List Paragraph Bulleted"/>
    <w:basedOn w:val="ListParagraph"/>
    <w:qFormat/>
    <w:rsid w:val="00DC11C1"/>
    <w:pPr>
      <w:spacing w:after="120" w:line="240" w:lineRule="auto"/>
      <w:ind w:left="0"/>
      <w:contextualSpacing w:val="0"/>
      <w:jc w:val="both"/>
    </w:pPr>
  </w:style>
  <w:style w:type="paragraph" w:styleId="TOCHeading">
    <w:name w:val="TOC Heading"/>
    <w:basedOn w:val="Heading1"/>
    <w:next w:val="Normal"/>
    <w:uiPriority w:val="39"/>
    <w:unhideWhenUsed/>
    <w:qFormat/>
    <w:rsid w:val="00BD0B4F"/>
    <w:pPr>
      <w:spacing w:before="240" w:after="0" w:line="259" w:lineRule="auto"/>
      <w:outlineLvl w:val="9"/>
    </w:pPr>
    <w:rPr>
      <w:color w:val="FAB900" w:themeColor="accent1"/>
      <w:spacing w:val="0"/>
      <w:sz w:val="44"/>
      <w:szCs w:val="32"/>
    </w:rPr>
  </w:style>
  <w:style w:type="paragraph" w:styleId="TOC1">
    <w:name w:val="toc 1"/>
    <w:basedOn w:val="Normal"/>
    <w:next w:val="Normal"/>
    <w:autoRedefine/>
    <w:uiPriority w:val="39"/>
    <w:unhideWhenUsed/>
    <w:rsid w:val="0042237C"/>
    <w:pPr>
      <w:tabs>
        <w:tab w:val="left" w:pos="540"/>
        <w:tab w:val="right" w:leader="dot" w:pos="9880"/>
      </w:tabs>
      <w:spacing w:after="120"/>
      <w:ind w:left="630" w:hanging="630"/>
    </w:pPr>
    <w:rPr>
      <w:rFonts w:ascii="Calibri" w:hAnsi="Calibri"/>
      <w:b/>
      <w:noProof/>
      <w:sz w:val="28"/>
      <w:szCs w:val="24"/>
    </w:rPr>
  </w:style>
  <w:style w:type="paragraph" w:styleId="TOC2">
    <w:name w:val="toc 2"/>
    <w:basedOn w:val="Normal"/>
    <w:next w:val="Normal"/>
    <w:autoRedefine/>
    <w:uiPriority w:val="39"/>
    <w:unhideWhenUsed/>
    <w:rsid w:val="0042237C"/>
    <w:pPr>
      <w:tabs>
        <w:tab w:val="left" w:pos="1170"/>
        <w:tab w:val="right" w:leader="dot" w:pos="9880"/>
      </w:tabs>
      <w:ind w:left="1170" w:hanging="630"/>
    </w:pPr>
    <w:rPr>
      <w:rFonts w:ascii="Calibri" w:hAnsi="Calibri"/>
      <w:noProof/>
      <w:sz w:val="24"/>
      <w:szCs w:val="26"/>
    </w:rPr>
  </w:style>
  <w:style w:type="paragraph" w:styleId="TOC3">
    <w:name w:val="toc 3"/>
    <w:basedOn w:val="Normal"/>
    <w:next w:val="Normal"/>
    <w:autoRedefine/>
    <w:uiPriority w:val="39"/>
    <w:unhideWhenUsed/>
    <w:rsid w:val="0042237C"/>
    <w:pPr>
      <w:tabs>
        <w:tab w:val="left" w:pos="1890"/>
        <w:tab w:val="right" w:leader="dot" w:pos="9880"/>
      </w:tabs>
      <w:spacing w:after="100"/>
      <w:ind w:left="1890" w:hanging="720"/>
    </w:pPr>
    <w:rPr>
      <w:rFonts w:ascii="Calibri" w:hAnsi="Calibri"/>
      <w:noProof/>
      <w:sz w:val="22"/>
      <w:szCs w:val="26"/>
    </w:rPr>
  </w:style>
  <w:style w:type="character" w:styleId="Hyperlink">
    <w:name w:val="Hyperlink"/>
    <w:basedOn w:val="DefaultParagraphFont"/>
    <w:uiPriority w:val="99"/>
    <w:unhideWhenUsed/>
    <w:rsid w:val="001D2728"/>
    <w:rPr>
      <w:color w:val="6281A0" w:themeColor="hyperlink"/>
      <w:u w:val="single"/>
    </w:rPr>
  </w:style>
  <w:style w:type="paragraph" w:styleId="TOC4">
    <w:name w:val="toc 4"/>
    <w:basedOn w:val="Normal"/>
    <w:next w:val="Normal"/>
    <w:autoRedefine/>
    <w:uiPriority w:val="39"/>
    <w:unhideWhenUsed/>
    <w:rsid w:val="000B6DFB"/>
    <w:pPr>
      <w:tabs>
        <w:tab w:val="left" w:pos="2700"/>
        <w:tab w:val="right" w:leader="dot" w:pos="9880"/>
      </w:tabs>
      <w:spacing w:after="100"/>
      <w:ind w:left="2700" w:hanging="810"/>
    </w:pPr>
    <w:rPr>
      <w:noProof/>
      <w:sz w:val="20"/>
      <w:szCs w:val="24"/>
    </w:rPr>
  </w:style>
  <w:style w:type="paragraph" w:styleId="TOC5">
    <w:name w:val="toc 5"/>
    <w:basedOn w:val="Normal"/>
    <w:next w:val="Normal"/>
    <w:autoRedefine/>
    <w:uiPriority w:val="39"/>
    <w:unhideWhenUsed/>
    <w:rsid w:val="000B6DFB"/>
    <w:pPr>
      <w:tabs>
        <w:tab w:val="left" w:pos="3600"/>
        <w:tab w:val="right" w:leader="dot" w:pos="9880"/>
      </w:tabs>
      <w:spacing w:after="100"/>
      <w:ind w:left="3600" w:hanging="900"/>
    </w:pPr>
    <w:rPr>
      <w:noProof/>
    </w:rPr>
  </w:style>
  <w:style w:type="paragraph" w:styleId="TOC6">
    <w:name w:val="toc 6"/>
    <w:basedOn w:val="Normal"/>
    <w:next w:val="Normal"/>
    <w:autoRedefine/>
    <w:uiPriority w:val="39"/>
    <w:unhideWhenUsed/>
    <w:rsid w:val="00BD0B4F"/>
    <w:pPr>
      <w:spacing w:after="100"/>
      <w:ind w:left="900"/>
    </w:pPr>
  </w:style>
  <w:style w:type="paragraph" w:styleId="BalloonText">
    <w:name w:val="Balloon Text"/>
    <w:basedOn w:val="Normal"/>
    <w:link w:val="BalloonTextChar"/>
    <w:uiPriority w:val="99"/>
    <w:semiHidden/>
    <w:unhideWhenUsed/>
    <w:rsid w:val="00450480"/>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50480"/>
    <w:rPr>
      <w:rFonts w:ascii="Segoe UI" w:hAnsi="Segoe UI" w:cs="Segoe UI"/>
      <w:color w:val="000000" w:themeColor="text1"/>
      <w:sz w:val="18"/>
      <w:szCs w:val="18"/>
      <w:lang w:val="en-US"/>
    </w:rPr>
  </w:style>
  <w:style w:type="paragraph" w:styleId="Subtitle">
    <w:name w:val="Subtitle"/>
    <w:basedOn w:val="Normal"/>
    <w:next w:val="Normal"/>
    <w:link w:val="SubtitleChar"/>
    <w:uiPriority w:val="11"/>
    <w:qFormat/>
    <w:rsid w:val="00272506"/>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272506"/>
    <w:rPr>
      <w:rFonts w:eastAsiaTheme="minorEastAsia"/>
      <w:color w:val="5A5A5A" w:themeColor="text1" w:themeTint="A5"/>
      <w:spacing w:val="15"/>
      <w:lang w:val="en-US"/>
    </w:rPr>
  </w:style>
  <w:style w:type="paragraph" w:styleId="ListBullet">
    <w:name w:val="List Bullet"/>
    <w:basedOn w:val="Normal"/>
    <w:uiPriority w:val="99"/>
    <w:qFormat/>
    <w:rsid w:val="002719D2"/>
    <w:pPr>
      <w:spacing w:after="240" w:line="240" w:lineRule="atLeast"/>
      <w:ind w:left="567" w:firstLine="1134"/>
      <w:jc w:val="both"/>
    </w:pPr>
    <w:rPr>
      <w:rFonts w:eastAsiaTheme="minorEastAsia"/>
      <w:color w:val="auto"/>
      <w:sz w:val="20"/>
      <w:szCs w:val="20"/>
      <w:lang w:val="en-GB" w:eastAsia="zh-CN"/>
    </w:rPr>
  </w:style>
  <w:style w:type="paragraph" w:styleId="ListNumber">
    <w:name w:val="List Number"/>
    <w:basedOn w:val="Normal"/>
    <w:uiPriority w:val="99"/>
    <w:qFormat/>
    <w:rsid w:val="002719D2"/>
    <w:pPr>
      <w:tabs>
        <w:tab w:val="num" w:pos="2268"/>
      </w:tabs>
      <w:spacing w:after="240" w:line="240" w:lineRule="atLeast"/>
      <w:ind w:left="567" w:hanging="567"/>
      <w:jc w:val="both"/>
    </w:pPr>
    <w:rPr>
      <w:rFonts w:eastAsiaTheme="minorEastAsia"/>
      <w:color w:val="auto"/>
      <w:sz w:val="20"/>
      <w:szCs w:val="20"/>
      <w:lang w:val="en-GB" w:eastAsia="zh-CN"/>
    </w:rPr>
  </w:style>
  <w:style w:type="paragraph" w:styleId="ListNumber2">
    <w:name w:val="List Number 2"/>
    <w:basedOn w:val="Normal"/>
    <w:uiPriority w:val="99"/>
    <w:qFormat/>
    <w:rsid w:val="002719D2"/>
    <w:pPr>
      <w:tabs>
        <w:tab w:val="num" w:pos="1134"/>
      </w:tabs>
      <w:spacing w:after="240" w:line="240" w:lineRule="atLeast"/>
      <w:ind w:left="1701" w:hanging="567"/>
      <w:jc w:val="both"/>
    </w:pPr>
    <w:rPr>
      <w:rFonts w:eastAsiaTheme="minorEastAsia"/>
      <w:color w:val="auto"/>
      <w:sz w:val="20"/>
      <w:szCs w:val="20"/>
      <w:lang w:val="en-GB" w:eastAsia="zh-CN"/>
    </w:rPr>
  </w:style>
  <w:style w:type="numbering" w:customStyle="1" w:styleId="ADNOCNumList">
    <w:name w:val="ADNOCNumList"/>
    <w:uiPriority w:val="99"/>
    <w:rsid w:val="002719D2"/>
    <w:pPr>
      <w:numPr>
        <w:numId w:val="21"/>
      </w:numPr>
    </w:pPr>
  </w:style>
  <w:style w:type="paragraph" w:customStyle="1" w:styleId="ListNumberAlpha">
    <w:name w:val="List Number Alpha"/>
    <w:basedOn w:val="Normal"/>
    <w:qFormat/>
    <w:rsid w:val="002719D2"/>
    <w:pPr>
      <w:spacing w:after="240" w:line="240" w:lineRule="atLeast"/>
      <w:ind w:left="567" w:hanging="567"/>
      <w:jc w:val="both"/>
    </w:pPr>
    <w:rPr>
      <w:rFonts w:eastAsiaTheme="minorEastAsia"/>
      <w:color w:val="auto"/>
      <w:sz w:val="20"/>
      <w:szCs w:val="20"/>
      <w:lang w:val="en-GB" w:eastAsia="zh-CN"/>
    </w:rPr>
  </w:style>
  <w:style w:type="paragraph" w:customStyle="1" w:styleId="ListNumberRoman">
    <w:name w:val="List Number Roman"/>
    <w:basedOn w:val="Normal"/>
    <w:qFormat/>
    <w:rsid w:val="002719D2"/>
    <w:pPr>
      <w:spacing w:after="240" w:line="240" w:lineRule="atLeast"/>
      <w:ind w:left="1134" w:hanging="567"/>
      <w:jc w:val="both"/>
    </w:pPr>
    <w:rPr>
      <w:rFonts w:eastAsiaTheme="minorEastAsia"/>
      <w:color w:val="auto"/>
      <w:sz w:val="20"/>
      <w:szCs w:val="20"/>
      <w:lang w:val="en-GB" w:eastAsia="zh-CN"/>
    </w:rPr>
  </w:style>
  <w:style w:type="paragraph" w:customStyle="1" w:styleId="Appendixtitle">
    <w:name w:val="Appendix title"/>
    <w:basedOn w:val="Normal"/>
    <w:next w:val="Normal"/>
    <w:qFormat/>
    <w:rsid w:val="002719D2"/>
    <w:pPr>
      <w:spacing w:after="240" w:line="240" w:lineRule="atLeast"/>
      <w:ind w:left="1474" w:hanging="1474"/>
      <w:jc w:val="both"/>
    </w:pPr>
    <w:rPr>
      <w:rFonts w:eastAsiaTheme="minorEastAsia"/>
      <w:b/>
      <w:caps/>
      <w:color w:val="000000" w:themeColor="accent2"/>
      <w:sz w:val="20"/>
      <w:szCs w:val="20"/>
      <w:lang w:val="en-GB" w:eastAsia="zh-CN"/>
    </w:rPr>
  </w:style>
  <w:style w:type="table" w:customStyle="1" w:styleId="ADNOCInfoTable">
    <w:name w:val="ADNOC Info Table"/>
    <w:basedOn w:val="TableNormal"/>
    <w:uiPriority w:val="99"/>
    <w:rsid w:val="002719D2"/>
    <w:pPr>
      <w:keepNext/>
      <w:keepLines/>
      <w:spacing w:after="0" w:line="240" w:lineRule="auto"/>
    </w:pPr>
    <w:rPr>
      <w:rFonts w:eastAsiaTheme="minorEastAsia"/>
      <w:sz w:val="20"/>
      <w:lang w:eastAsia="zh-CN"/>
    </w:rPr>
    <w:tblPr>
      <w:tblBorders>
        <w:top w:val="single" w:sz="6" w:space="0" w:color="F0E10F" w:themeColor="accent3"/>
        <w:left w:val="single" w:sz="6" w:space="0" w:color="F0E10F" w:themeColor="accent3"/>
        <w:bottom w:val="single" w:sz="6" w:space="0" w:color="F0E10F" w:themeColor="accent3"/>
        <w:right w:val="single" w:sz="6" w:space="0" w:color="F0E10F" w:themeColor="accent3"/>
        <w:insideH w:val="single" w:sz="6" w:space="0" w:color="F0E10F" w:themeColor="accent3"/>
        <w:insideV w:val="single" w:sz="6" w:space="0" w:color="F0E10F" w:themeColor="accent3"/>
      </w:tblBorders>
      <w:tblCellMar>
        <w:top w:w="113" w:type="dxa"/>
        <w:left w:w="170" w:type="dxa"/>
        <w:bottom w:w="57" w:type="dxa"/>
        <w:right w:w="170" w:type="dxa"/>
      </w:tblCellMar>
    </w:tblPr>
    <w:tcPr>
      <w:shd w:val="clear" w:color="auto" w:fill="F2F2F2" w:themeFill="background1" w:themeFillShade="F2"/>
    </w:tcPr>
  </w:style>
  <w:style w:type="character" w:styleId="CommentReference">
    <w:name w:val="annotation reference"/>
    <w:basedOn w:val="DefaultParagraphFont"/>
    <w:uiPriority w:val="99"/>
    <w:semiHidden/>
    <w:unhideWhenUsed/>
    <w:rsid w:val="00240B1B"/>
    <w:rPr>
      <w:sz w:val="16"/>
      <w:szCs w:val="16"/>
    </w:rPr>
  </w:style>
  <w:style w:type="paragraph" w:styleId="CommentText">
    <w:name w:val="annotation text"/>
    <w:basedOn w:val="Normal"/>
    <w:link w:val="CommentTextChar"/>
    <w:uiPriority w:val="99"/>
    <w:semiHidden/>
    <w:unhideWhenUsed/>
    <w:rsid w:val="00240B1B"/>
    <w:pPr>
      <w:spacing w:line="240" w:lineRule="auto"/>
    </w:pPr>
    <w:rPr>
      <w:sz w:val="20"/>
      <w:szCs w:val="20"/>
    </w:rPr>
  </w:style>
  <w:style w:type="character" w:customStyle="1" w:styleId="CommentTextChar">
    <w:name w:val="Comment Text Char"/>
    <w:basedOn w:val="DefaultParagraphFont"/>
    <w:link w:val="CommentText"/>
    <w:uiPriority w:val="99"/>
    <w:semiHidden/>
    <w:rsid w:val="00240B1B"/>
    <w:rPr>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240B1B"/>
    <w:rPr>
      <w:b/>
      <w:bCs/>
    </w:rPr>
  </w:style>
  <w:style w:type="character" w:customStyle="1" w:styleId="CommentSubjectChar">
    <w:name w:val="Comment Subject Char"/>
    <w:basedOn w:val="CommentTextChar"/>
    <w:link w:val="CommentSubject"/>
    <w:uiPriority w:val="99"/>
    <w:semiHidden/>
    <w:rsid w:val="00240B1B"/>
    <w:rPr>
      <w:b/>
      <w:bCs/>
      <w:color w:val="000000" w:themeColor="text1"/>
      <w:sz w:val="20"/>
      <w:szCs w:val="20"/>
      <w:lang w:val="en-US"/>
    </w:rPr>
  </w:style>
  <w:style w:type="character" w:customStyle="1" w:styleId="ListParagraphChar">
    <w:name w:val="List Paragraph Char"/>
    <w:aliases w:val="DT First Level Bullet Char,List A. Char,Figure_name Char,Equipment Char,Numbered Indented Text Char,List Paragraph Char Char Char Char,List Paragraph Char Char Char1,lp1 Char,List Paragraph11 Char,Ref Char,List Paragraph1 Char"/>
    <w:link w:val="ListParagraph"/>
    <w:uiPriority w:val="34"/>
    <w:rsid w:val="00257A05"/>
    <w:rPr>
      <w:color w:val="000000" w:themeColor="text1"/>
      <w:sz w:val="18"/>
      <w:lang w:val="en-US"/>
    </w:rPr>
  </w:style>
  <w:style w:type="paragraph" w:styleId="Bibliography">
    <w:name w:val="Bibliography"/>
    <w:basedOn w:val="Normal"/>
    <w:next w:val="Normal"/>
    <w:uiPriority w:val="37"/>
    <w:semiHidden/>
    <w:unhideWhenUsed/>
    <w:rsid w:val="0023079F"/>
    <w:pPr>
      <w:spacing w:after="0" w:line="240" w:lineRule="auto"/>
    </w:pPr>
    <w:rPr>
      <w:rFonts w:ascii="Lato" w:eastAsia="Times New Roman" w:hAnsi="Lato" w:cs="Times New Roman"/>
      <w:color w:val="auto"/>
      <w:sz w:val="20"/>
      <w:szCs w:val="24"/>
      <w:lang w:eastAsia="de-DE"/>
    </w:rPr>
  </w:style>
  <w:style w:type="paragraph" w:styleId="BodyTextIndent2">
    <w:name w:val="Body Text Indent 2"/>
    <w:basedOn w:val="Normal"/>
    <w:link w:val="BodyTextIndent2Char"/>
    <w:semiHidden/>
    <w:rsid w:val="004B412E"/>
    <w:pPr>
      <w:spacing w:after="120" w:line="480" w:lineRule="auto"/>
      <w:ind w:left="360"/>
    </w:pPr>
    <w:rPr>
      <w:rFonts w:ascii="Lato" w:eastAsia="Times New Roman" w:hAnsi="Lato" w:cs="Times New Roman"/>
      <w:color w:val="auto"/>
      <w:sz w:val="20"/>
      <w:szCs w:val="24"/>
      <w:lang w:eastAsia="de-DE"/>
    </w:rPr>
  </w:style>
  <w:style w:type="character" w:customStyle="1" w:styleId="BodyTextIndent2Char">
    <w:name w:val="Body Text Indent 2 Char"/>
    <w:basedOn w:val="DefaultParagraphFont"/>
    <w:link w:val="BodyTextIndent2"/>
    <w:semiHidden/>
    <w:rsid w:val="004B412E"/>
    <w:rPr>
      <w:rFonts w:ascii="Lato" w:eastAsia="Times New Roman" w:hAnsi="Lato" w:cs="Times New Roman"/>
      <w:sz w:val="20"/>
      <w:szCs w:val="24"/>
      <w:lang w:val="en-US" w:eastAsia="de-DE"/>
    </w:rPr>
  </w:style>
  <w:style w:type="paragraph" w:customStyle="1" w:styleId="TableParagraph">
    <w:name w:val="Table Paragraph"/>
    <w:basedOn w:val="Normal"/>
    <w:uiPriority w:val="1"/>
    <w:qFormat/>
    <w:rsid w:val="00671A50"/>
    <w:pPr>
      <w:widowControl w:val="0"/>
      <w:autoSpaceDE w:val="0"/>
      <w:autoSpaceDN w:val="0"/>
      <w:spacing w:before="1" w:after="0" w:line="240" w:lineRule="auto"/>
      <w:ind w:left="143"/>
    </w:pPr>
    <w:rPr>
      <w:rFonts w:ascii="Calibri" w:eastAsia="Calibri" w:hAnsi="Calibri" w:cs="Calibri"/>
      <w:color w:val="auto"/>
      <w:sz w:val="22"/>
    </w:rPr>
  </w:style>
  <w:style w:type="character" w:styleId="UnresolvedMention">
    <w:name w:val="Unresolved Mention"/>
    <w:basedOn w:val="DefaultParagraphFont"/>
    <w:uiPriority w:val="99"/>
    <w:semiHidden/>
    <w:unhideWhenUsed/>
    <w:rsid w:val="00931CD4"/>
    <w:rPr>
      <w:color w:val="605E5C"/>
      <w:shd w:val="clear" w:color="auto" w:fill="E1DFDD"/>
    </w:rPr>
  </w:style>
  <w:style w:type="paragraph" w:styleId="Revision">
    <w:name w:val="Revision"/>
    <w:hidden/>
    <w:uiPriority w:val="99"/>
    <w:semiHidden/>
    <w:rsid w:val="00931CD4"/>
    <w:pPr>
      <w:spacing w:after="0" w:line="240" w:lineRule="auto"/>
    </w:pPr>
    <w:rPr>
      <w:color w:val="000000" w:themeColor="text1"/>
      <w:sz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402846">
      <w:bodyDiv w:val="1"/>
      <w:marLeft w:val="0"/>
      <w:marRight w:val="0"/>
      <w:marTop w:val="0"/>
      <w:marBottom w:val="0"/>
      <w:divBdr>
        <w:top w:val="none" w:sz="0" w:space="0" w:color="auto"/>
        <w:left w:val="none" w:sz="0" w:space="0" w:color="auto"/>
        <w:bottom w:val="none" w:sz="0" w:space="0" w:color="auto"/>
        <w:right w:val="none" w:sz="0" w:space="0" w:color="auto"/>
      </w:divBdr>
    </w:div>
    <w:div w:id="449587052">
      <w:bodyDiv w:val="1"/>
      <w:marLeft w:val="0"/>
      <w:marRight w:val="0"/>
      <w:marTop w:val="0"/>
      <w:marBottom w:val="0"/>
      <w:divBdr>
        <w:top w:val="none" w:sz="0" w:space="0" w:color="auto"/>
        <w:left w:val="none" w:sz="0" w:space="0" w:color="auto"/>
        <w:bottom w:val="none" w:sz="0" w:space="0" w:color="auto"/>
        <w:right w:val="none" w:sz="0" w:space="0" w:color="auto"/>
      </w:divBdr>
    </w:div>
    <w:div w:id="706488722">
      <w:bodyDiv w:val="1"/>
      <w:marLeft w:val="0"/>
      <w:marRight w:val="0"/>
      <w:marTop w:val="0"/>
      <w:marBottom w:val="0"/>
      <w:divBdr>
        <w:top w:val="none" w:sz="0" w:space="0" w:color="auto"/>
        <w:left w:val="none" w:sz="0" w:space="0" w:color="auto"/>
        <w:bottom w:val="none" w:sz="0" w:space="0" w:color="auto"/>
        <w:right w:val="none" w:sz="0" w:space="0" w:color="auto"/>
      </w:divBdr>
    </w:div>
    <w:div w:id="755590577">
      <w:bodyDiv w:val="1"/>
      <w:marLeft w:val="0"/>
      <w:marRight w:val="0"/>
      <w:marTop w:val="0"/>
      <w:marBottom w:val="0"/>
      <w:divBdr>
        <w:top w:val="none" w:sz="0" w:space="0" w:color="auto"/>
        <w:left w:val="none" w:sz="0" w:space="0" w:color="auto"/>
        <w:bottom w:val="none" w:sz="0" w:space="0" w:color="auto"/>
        <w:right w:val="none" w:sz="0" w:space="0" w:color="auto"/>
      </w:divBdr>
    </w:div>
    <w:div w:id="820846511">
      <w:bodyDiv w:val="1"/>
      <w:marLeft w:val="0"/>
      <w:marRight w:val="0"/>
      <w:marTop w:val="0"/>
      <w:marBottom w:val="0"/>
      <w:divBdr>
        <w:top w:val="none" w:sz="0" w:space="0" w:color="auto"/>
        <w:left w:val="none" w:sz="0" w:space="0" w:color="auto"/>
        <w:bottom w:val="none" w:sz="0" w:space="0" w:color="auto"/>
        <w:right w:val="none" w:sz="0" w:space="0" w:color="auto"/>
      </w:divBdr>
    </w:div>
    <w:div w:id="888226588">
      <w:bodyDiv w:val="1"/>
      <w:marLeft w:val="0"/>
      <w:marRight w:val="0"/>
      <w:marTop w:val="0"/>
      <w:marBottom w:val="0"/>
      <w:divBdr>
        <w:top w:val="none" w:sz="0" w:space="0" w:color="auto"/>
        <w:left w:val="none" w:sz="0" w:space="0" w:color="auto"/>
        <w:bottom w:val="none" w:sz="0" w:space="0" w:color="auto"/>
        <w:right w:val="none" w:sz="0" w:space="0" w:color="auto"/>
      </w:divBdr>
    </w:div>
    <w:div w:id="945501184">
      <w:bodyDiv w:val="1"/>
      <w:marLeft w:val="0"/>
      <w:marRight w:val="0"/>
      <w:marTop w:val="0"/>
      <w:marBottom w:val="0"/>
      <w:divBdr>
        <w:top w:val="none" w:sz="0" w:space="0" w:color="auto"/>
        <w:left w:val="none" w:sz="0" w:space="0" w:color="auto"/>
        <w:bottom w:val="none" w:sz="0" w:space="0" w:color="auto"/>
        <w:right w:val="none" w:sz="0" w:space="0" w:color="auto"/>
      </w:divBdr>
    </w:div>
    <w:div w:id="1014460483">
      <w:bodyDiv w:val="1"/>
      <w:marLeft w:val="0"/>
      <w:marRight w:val="0"/>
      <w:marTop w:val="0"/>
      <w:marBottom w:val="0"/>
      <w:divBdr>
        <w:top w:val="none" w:sz="0" w:space="0" w:color="auto"/>
        <w:left w:val="none" w:sz="0" w:space="0" w:color="auto"/>
        <w:bottom w:val="none" w:sz="0" w:space="0" w:color="auto"/>
        <w:right w:val="none" w:sz="0" w:space="0" w:color="auto"/>
      </w:divBdr>
    </w:div>
    <w:div w:id="1092778790">
      <w:bodyDiv w:val="1"/>
      <w:marLeft w:val="0"/>
      <w:marRight w:val="0"/>
      <w:marTop w:val="0"/>
      <w:marBottom w:val="0"/>
      <w:divBdr>
        <w:top w:val="none" w:sz="0" w:space="0" w:color="auto"/>
        <w:left w:val="none" w:sz="0" w:space="0" w:color="auto"/>
        <w:bottom w:val="none" w:sz="0" w:space="0" w:color="auto"/>
        <w:right w:val="none" w:sz="0" w:space="0" w:color="auto"/>
      </w:divBdr>
    </w:div>
    <w:div w:id="1101560102">
      <w:bodyDiv w:val="1"/>
      <w:marLeft w:val="0"/>
      <w:marRight w:val="0"/>
      <w:marTop w:val="0"/>
      <w:marBottom w:val="0"/>
      <w:divBdr>
        <w:top w:val="none" w:sz="0" w:space="0" w:color="auto"/>
        <w:left w:val="none" w:sz="0" w:space="0" w:color="auto"/>
        <w:bottom w:val="none" w:sz="0" w:space="0" w:color="auto"/>
        <w:right w:val="none" w:sz="0" w:space="0" w:color="auto"/>
      </w:divBdr>
    </w:div>
    <w:div w:id="1163278844">
      <w:bodyDiv w:val="1"/>
      <w:marLeft w:val="0"/>
      <w:marRight w:val="0"/>
      <w:marTop w:val="0"/>
      <w:marBottom w:val="0"/>
      <w:divBdr>
        <w:top w:val="none" w:sz="0" w:space="0" w:color="auto"/>
        <w:left w:val="none" w:sz="0" w:space="0" w:color="auto"/>
        <w:bottom w:val="none" w:sz="0" w:space="0" w:color="auto"/>
        <w:right w:val="none" w:sz="0" w:space="0" w:color="auto"/>
      </w:divBdr>
    </w:div>
    <w:div w:id="1227301763">
      <w:bodyDiv w:val="1"/>
      <w:marLeft w:val="0"/>
      <w:marRight w:val="0"/>
      <w:marTop w:val="0"/>
      <w:marBottom w:val="0"/>
      <w:divBdr>
        <w:top w:val="none" w:sz="0" w:space="0" w:color="auto"/>
        <w:left w:val="none" w:sz="0" w:space="0" w:color="auto"/>
        <w:bottom w:val="none" w:sz="0" w:space="0" w:color="auto"/>
        <w:right w:val="none" w:sz="0" w:space="0" w:color="auto"/>
      </w:divBdr>
    </w:div>
    <w:div w:id="1276912283">
      <w:bodyDiv w:val="1"/>
      <w:marLeft w:val="0"/>
      <w:marRight w:val="0"/>
      <w:marTop w:val="0"/>
      <w:marBottom w:val="0"/>
      <w:divBdr>
        <w:top w:val="none" w:sz="0" w:space="0" w:color="auto"/>
        <w:left w:val="none" w:sz="0" w:space="0" w:color="auto"/>
        <w:bottom w:val="none" w:sz="0" w:space="0" w:color="auto"/>
        <w:right w:val="none" w:sz="0" w:space="0" w:color="auto"/>
      </w:divBdr>
    </w:div>
    <w:div w:id="1355768460">
      <w:bodyDiv w:val="1"/>
      <w:marLeft w:val="0"/>
      <w:marRight w:val="0"/>
      <w:marTop w:val="0"/>
      <w:marBottom w:val="0"/>
      <w:divBdr>
        <w:top w:val="none" w:sz="0" w:space="0" w:color="auto"/>
        <w:left w:val="none" w:sz="0" w:space="0" w:color="auto"/>
        <w:bottom w:val="none" w:sz="0" w:space="0" w:color="auto"/>
        <w:right w:val="none" w:sz="0" w:space="0" w:color="auto"/>
      </w:divBdr>
    </w:div>
    <w:div w:id="1489783315">
      <w:bodyDiv w:val="1"/>
      <w:marLeft w:val="0"/>
      <w:marRight w:val="0"/>
      <w:marTop w:val="0"/>
      <w:marBottom w:val="0"/>
      <w:divBdr>
        <w:top w:val="none" w:sz="0" w:space="0" w:color="auto"/>
        <w:left w:val="none" w:sz="0" w:space="0" w:color="auto"/>
        <w:bottom w:val="none" w:sz="0" w:space="0" w:color="auto"/>
        <w:right w:val="none" w:sz="0" w:space="0" w:color="auto"/>
      </w:divBdr>
    </w:div>
    <w:div w:id="1493638063">
      <w:bodyDiv w:val="1"/>
      <w:marLeft w:val="0"/>
      <w:marRight w:val="0"/>
      <w:marTop w:val="0"/>
      <w:marBottom w:val="0"/>
      <w:divBdr>
        <w:top w:val="none" w:sz="0" w:space="0" w:color="auto"/>
        <w:left w:val="none" w:sz="0" w:space="0" w:color="auto"/>
        <w:bottom w:val="none" w:sz="0" w:space="0" w:color="auto"/>
        <w:right w:val="none" w:sz="0" w:space="0" w:color="auto"/>
      </w:divBdr>
    </w:div>
    <w:div w:id="1513883119">
      <w:bodyDiv w:val="1"/>
      <w:marLeft w:val="0"/>
      <w:marRight w:val="0"/>
      <w:marTop w:val="0"/>
      <w:marBottom w:val="0"/>
      <w:divBdr>
        <w:top w:val="none" w:sz="0" w:space="0" w:color="auto"/>
        <w:left w:val="none" w:sz="0" w:space="0" w:color="auto"/>
        <w:bottom w:val="none" w:sz="0" w:space="0" w:color="auto"/>
        <w:right w:val="none" w:sz="0" w:space="0" w:color="auto"/>
      </w:divBdr>
    </w:div>
    <w:div w:id="1645967213">
      <w:bodyDiv w:val="1"/>
      <w:marLeft w:val="0"/>
      <w:marRight w:val="0"/>
      <w:marTop w:val="0"/>
      <w:marBottom w:val="0"/>
      <w:divBdr>
        <w:top w:val="none" w:sz="0" w:space="0" w:color="auto"/>
        <w:left w:val="none" w:sz="0" w:space="0" w:color="auto"/>
        <w:bottom w:val="none" w:sz="0" w:space="0" w:color="auto"/>
        <w:right w:val="none" w:sz="0" w:space="0" w:color="auto"/>
      </w:divBdr>
    </w:div>
    <w:div w:id="1663049983">
      <w:bodyDiv w:val="1"/>
      <w:marLeft w:val="0"/>
      <w:marRight w:val="0"/>
      <w:marTop w:val="0"/>
      <w:marBottom w:val="0"/>
      <w:divBdr>
        <w:top w:val="none" w:sz="0" w:space="0" w:color="auto"/>
        <w:left w:val="none" w:sz="0" w:space="0" w:color="auto"/>
        <w:bottom w:val="none" w:sz="0" w:space="0" w:color="auto"/>
        <w:right w:val="none" w:sz="0" w:space="0" w:color="auto"/>
      </w:divBdr>
    </w:div>
    <w:div w:id="1709144444">
      <w:bodyDiv w:val="1"/>
      <w:marLeft w:val="0"/>
      <w:marRight w:val="0"/>
      <w:marTop w:val="0"/>
      <w:marBottom w:val="0"/>
      <w:divBdr>
        <w:top w:val="none" w:sz="0" w:space="0" w:color="auto"/>
        <w:left w:val="none" w:sz="0" w:space="0" w:color="auto"/>
        <w:bottom w:val="none" w:sz="0" w:space="0" w:color="auto"/>
        <w:right w:val="none" w:sz="0" w:space="0" w:color="auto"/>
      </w:divBdr>
    </w:div>
    <w:div w:id="1784612208">
      <w:bodyDiv w:val="1"/>
      <w:marLeft w:val="0"/>
      <w:marRight w:val="0"/>
      <w:marTop w:val="0"/>
      <w:marBottom w:val="0"/>
      <w:divBdr>
        <w:top w:val="none" w:sz="0" w:space="0" w:color="auto"/>
        <w:left w:val="none" w:sz="0" w:space="0" w:color="auto"/>
        <w:bottom w:val="none" w:sz="0" w:space="0" w:color="auto"/>
        <w:right w:val="none" w:sz="0" w:space="0" w:color="auto"/>
      </w:divBdr>
    </w:div>
    <w:div w:id="1786195409">
      <w:bodyDiv w:val="1"/>
      <w:marLeft w:val="0"/>
      <w:marRight w:val="0"/>
      <w:marTop w:val="0"/>
      <w:marBottom w:val="0"/>
      <w:divBdr>
        <w:top w:val="none" w:sz="0" w:space="0" w:color="auto"/>
        <w:left w:val="none" w:sz="0" w:space="0" w:color="auto"/>
        <w:bottom w:val="none" w:sz="0" w:space="0" w:color="auto"/>
        <w:right w:val="none" w:sz="0" w:space="0" w:color="auto"/>
      </w:divBdr>
    </w:div>
    <w:div w:id="1795128425">
      <w:bodyDiv w:val="1"/>
      <w:marLeft w:val="0"/>
      <w:marRight w:val="0"/>
      <w:marTop w:val="0"/>
      <w:marBottom w:val="0"/>
      <w:divBdr>
        <w:top w:val="none" w:sz="0" w:space="0" w:color="auto"/>
        <w:left w:val="none" w:sz="0" w:space="0" w:color="auto"/>
        <w:bottom w:val="none" w:sz="0" w:space="0" w:color="auto"/>
        <w:right w:val="none" w:sz="0" w:space="0" w:color="auto"/>
      </w:divBdr>
    </w:div>
    <w:div w:id="1807234651">
      <w:bodyDiv w:val="1"/>
      <w:marLeft w:val="0"/>
      <w:marRight w:val="0"/>
      <w:marTop w:val="0"/>
      <w:marBottom w:val="0"/>
      <w:divBdr>
        <w:top w:val="none" w:sz="0" w:space="0" w:color="auto"/>
        <w:left w:val="none" w:sz="0" w:space="0" w:color="auto"/>
        <w:bottom w:val="none" w:sz="0" w:space="0" w:color="auto"/>
        <w:right w:val="none" w:sz="0" w:space="0" w:color="auto"/>
      </w:divBdr>
    </w:div>
    <w:div w:id="1883907159">
      <w:bodyDiv w:val="1"/>
      <w:marLeft w:val="0"/>
      <w:marRight w:val="0"/>
      <w:marTop w:val="0"/>
      <w:marBottom w:val="0"/>
      <w:divBdr>
        <w:top w:val="none" w:sz="0" w:space="0" w:color="auto"/>
        <w:left w:val="none" w:sz="0" w:space="0" w:color="auto"/>
        <w:bottom w:val="none" w:sz="0" w:space="0" w:color="auto"/>
        <w:right w:val="none" w:sz="0" w:space="0" w:color="auto"/>
      </w:divBdr>
    </w:div>
    <w:div w:id="1972052006">
      <w:bodyDiv w:val="1"/>
      <w:marLeft w:val="0"/>
      <w:marRight w:val="0"/>
      <w:marTop w:val="0"/>
      <w:marBottom w:val="0"/>
      <w:divBdr>
        <w:top w:val="none" w:sz="0" w:space="0" w:color="auto"/>
        <w:left w:val="none" w:sz="0" w:space="0" w:color="auto"/>
        <w:bottom w:val="none" w:sz="0" w:space="0" w:color="auto"/>
        <w:right w:val="none" w:sz="0" w:space="0" w:color="auto"/>
      </w:divBdr>
    </w:div>
    <w:div w:id="2085447361">
      <w:bodyDiv w:val="1"/>
      <w:marLeft w:val="0"/>
      <w:marRight w:val="0"/>
      <w:marTop w:val="0"/>
      <w:marBottom w:val="0"/>
      <w:divBdr>
        <w:top w:val="none" w:sz="0" w:space="0" w:color="auto"/>
        <w:left w:val="none" w:sz="0" w:space="0" w:color="auto"/>
        <w:bottom w:val="none" w:sz="0" w:space="0" w:color="auto"/>
        <w:right w:val="none" w:sz="0" w:space="0" w:color="auto"/>
      </w:divBdr>
    </w:div>
    <w:div w:id="209901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A72A846B68A41F1BCFFA95D678BD5C9"/>
        <w:category>
          <w:name w:val="General"/>
          <w:gallery w:val="placeholder"/>
        </w:category>
        <w:types>
          <w:type w:val="bbPlcHdr"/>
        </w:types>
        <w:behaviors>
          <w:behavior w:val="content"/>
        </w:behaviors>
        <w:guid w:val="{141B29A1-BC19-43AA-A6B7-92066B369E0C}"/>
      </w:docPartPr>
      <w:docPartBody>
        <w:p w:rsidR="00AF414A" w:rsidRDefault="008E0430" w:rsidP="008E0430">
          <w:pPr>
            <w:pStyle w:val="2A72A846B68A41F1BCFFA95D678BD5C9"/>
          </w:pPr>
          <w:r w:rsidRPr="00A561CC">
            <w:rPr>
              <w:color w:val="808080" w:themeColor="background1" w:themeShade="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Aptos">
    <w:altName w:val="Calibri"/>
    <w:charset w:val="00"/>
    <w:family w:val="roman"/>
    <w:pitch w:val="default"/>
  </w:font>
  <w:font w:name="Aptos Display">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5F"/>
    <w:rsid w:val="00095F08"/>
    <w:rsid w:val="000A7066"/>
    <w:rsid w:val="00103045"/>
    <w:rsid w:val="00156F2F"/>
    <w:rsid w:val="00166F47"/>
    <w:rsid w:val="001C5E5D"/>
    <w:rsid w:val="001C6C5A"/>
    <w:rsid w:val="00271E8D"/>
    <w:rsid w:val="002A078D"/>
    <w:rsid w:val="003201E6"/>
    <w:rsid w:val="00362CDB"/>
    <w:rsid w:val="004C6C2A"/>
    <w:rsid w:val="00505CC6"/>
    <w:rsid w:val="0051095F"/>
    <w:rsid w:val="0058287D"/>
    <w:rsid w:val="0058486F"/>
    <w:rsid w:val="005B5901"/>
    <w:rsid w:val="006418CF"/>
    <w:rsid w:val="006666DF"/>
    <w:rsid w:val="006943FC"/>
    <w:rsid w:val="0073157F"/>
    <w:rsid w:val="00782098"/>
    <w:rsid w:val="007C686E"/>
    <w:rsid w:val="007E6FAA"/>
    <w:rsid w:val="008C4DCE"/>
    <w:rsid w:val="008C6C3D"/>
    <w:rsid w:val="008E0430"/>
    <w:rsid w:val="008E6A6D"/>
    <w:rsid w:val="0095151D"/>
    <w:rsid w:val="009C4FF0"/>
    <w:rsid w:val="009E6A13"/>
    <w:rsid w:val="009E71DA"/>
    <w:rsid w:val="009F72E6"/>
    <w:rsid w:val="00A3606B"/>
    <w:rsid w:val="00A93108"/>
    <w:rsid w:val="00AD03E4"/>
    <w:rsid w:val="00AF414A"/>
    <w:rsid w:val="00B128D9"/>
    <w:rsid w:val="00B41C9A"/>
    <w:rsid w:val="00B4615C"/>
    <w:rsid w:val="00BA7A54"/>
    <w:rsid w:val="00C234E9"/>
    <w:rsid w:val="00C42CE3"/>
    <w:rsid w:val="00C5158B"/>
    <w:rsid w:val="00C61779"/>
    <w:rsid w:val="00C65465"/>
    <w:rsid w:val="00D003B9"/>
    <w:rsid w:val="00D27C40"/>
    <w:rsid w:val="00DE171F"/>
    <w:rsid w:val="00E333B0"/>
    <w:rsid w:val="00EE0704"/>
    <w:rsid w:val="00F0359A"/>
    <w:rsid w:val="00F1613D"/>
    <w:rsid w:val="00F23CA2"/>
    <w:rsid w:val="00F5679E"/>
    <w:rsid w:val="00FA6DF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1C9A"/>
    <w:rPr>
      <w:color w:val="808080"/>
    </w:rPr>
  </w:style>
  <w:style w:type="paragraph" w:customStyle="1" w:styleId="2A72A846B68A41F1BCFFA95D678BD5C9">
    <w:name w:val="2A72A846B68A41F1BCFFA95D678BD5C9"/>
    <w:rsid w:val="008E0430"/>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CPX Theme Draft 1">
      <a:dk1>
        <a:srgbClr val="000000"/>
      </a:dk1>
      <a:lt1>
        <a:srgbClr val="FFFFFF"/>
      </a:lt1>
      <a:dk2>
        <a:srgbClr val="5C5C5C"/>
      </a:dk2>
      <a:lt2>
        <a:srgbClr val="CCCCCC"/>
      </a:lt2>
      <a:accent1>
        <a:srgbClr val="FAB900"/>
      </a:accent1>
      <a:accent2>
        <a:srgbClr val="000000"/>
      </a:accent2>
      <a:accent3>
        <a:srgbClr val="F0E10F"/>
      </a:accent3>
      <a:accent4>
        <a:srgbClr val="F0911E"/>
      </a:accent4>
      <a:accent5>
        <a:srgbClr val="EB6923"/>
      </a:accent5>
      <a:accent6>
        <a:srgbClr val="92D050"/>
      </a:accent6>
      <a:hlink>
        <a:srgbClr val="6281A0"/>
      </a:hlink>
      <a:folHlink>
        <a:srgbClr val="B0C0CF"/>
      </a:folHlink>
    </a:clrScheme>
    <a:fontScheme name="CPX">
      <a:majorFont>
        <a:latin typeface="Space Grotesk"/>
        <a:ea typeface="Helvetica Neue"/>
        <a:cs typeface="Helvetica Neue"/>
      </a:majorFont>
      <a:minorFont>
        <a:latin typeface="Space Grotesk"/>
        <a:ea typeface="Helvetica Neue"/>
        <a:cs typeface="Helvetica Neu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Policy outlines the Policy statements for implementation, maintenance, and continuous improvement of Information Security Incident Management processes in the organization.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ct:contentTypeSchema xmlns:ct="http://schemas.microsoft.com/office/2006/metadata/contentType" xmlns:ma="http://schemas.microsoft.com/office/2006/metadata/properties/metaAttributes" ct:_="" ma:_="" ma:contentTypeName="Document" ma:contentTypeID="0x0101007ED9C1FF9206EE4F9707493A0AE4A04E" ma:contentTypeVersion="4" ma:contentTypeDescription="Create a new document." ma:contentTypeScope="" ma:versionID="914476e3f048b7951bfb20920cc9f039">
  <xsd:schema xmlns:xsd="http://www.w3.org/2001/XMLSchema" xmlns:xs="http://www.w3.org/2001/XMLSchema" xmlns:p="http://schemas.microsoft.com/office/2006/metadata/properties" xmlns:ns2="a657830f-9563-43be-a1fd-98c1a6af8b73" targetNamespace="http://schemas.microsoft.com/office/2006/metadata/properties" ma:root="true" ma:fieldsID="1b01fe9ad402beea2df2be46a8d9fb6a" ns2:_="">
    <xsd:import namespace="a657830f-9563-43be-a1fd-98c1a6af8b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7830f-9563-43be-a1fd-98c1a6af8b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EAEAAD-4D2C-4288-B166-235E5105584C}">
  <ds:schemaRefs>
    <ds:schemaRef ds:uri="http://schemas.openxmlformats.org/officeDocument/2006/bibliography"/>
  </ds:schemaRefs>
</ds:datastoreItem>
</file>

<file path=customXml/itemProps3.xml><?xml version="1.0" encoding="utf-8"?>
<ds:datastoreItem xmlns:ds="http://schemas.openxmlformats.org/officeDocument/2006/customXml" ds:itemID="{9C873AB7-27DF-41B0-91B2-3D03371BE640}"/>
</file>

<file path=customXml/itemProps4.xml><?xml version="1.0" encoding="utf-8"?>
<ds:datastoreItem xmlns:ds="http://schemas.openxmlformats.org/officeDocument/2006/customXml" ds:itemID="{94D2ABF6-2239-41E6-8201-C0B6C4BA9C43}">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77532BE-0FE1-48E9-8C1E-96D31FAE9F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14</Pages>
  <Words>2922</Words>
  <Characters>16657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&lt;CLIENT&gt; Information Security Incident Management Policy</vt:lpstr>
    </vt:vector>
  </TitlesOfParts>
  <Company>CPX Holding LLC</Company>
  <LinksUpToDate>false</LinksUpToDate>
  <CharactersWithSpaces>19540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&lt;CLIENT&gt; Information Security Incident Management Policy</dc:title>
  <dc:subject>&lt;CLIENT&gt;-IS-POL-00X</dc:subject>
  <dc:creator>Author Name</dc:creator>
  <cp:keywords/>
  <dc:description/>
  <cp:lastModifiedBy>Mohammed Khateeb</cp:lastModifiedBy>
  <cp:revision>50</cp:revision>
  <cp:lastPrinted>2023-03-29T09:49:00Z</cp:lastPrinted>
  <dcterms:created xsi:type="dcterms:W3CDTF">2023-01-23T10:03:00Z</dcterms:created>
  <dcterms:modified xsi:type="dcterms:W3CDTF">2025-01-30T10:15:00Z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0x0101007ED9C1FF9206EE4F9707493A0AE4A04E</vt:lpwstr>
  </property>
  <property fmtid="{D5CDD505-2E9C-101B-9397-08002B2CF9AE}" pid="3" name="_dlc_DocIdItemGuid">
    <vt:lpwstr>53e4c40a-454c-451d-8004-5c10dda05f55</vt:lpwstr>
  </property>
</Properties>
</file>