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20A8A" w:rsidR="00A624B4" w:rsidP="00A624B4" w:rsidRDefault="006506CB" w14:paraId="2FFE1D7A" w14:textId="5F97E76B">
      <w:pPr>
        <w:rPr>
          <w:rFonts w:asciiTheme="majorHAnsi" w:hAnsiTheme="majorHAnsi"/>
          <w:b/>
          <w:bCs/>
          <w:caps/>
          <w:noProof/>
          <w:color w:val="000000" w:themeColor="accent2"/>
          <w:sz w:val="15"/>
          <w:szCs w:val="15"/>
        </w:rPr>
      </w:pPr>
      <w:del w:author="Mohammed Khateeb" w:date="2025-01-29T14:03:00Z" w16du:dateUtc="2025-01-29T10:03:00Z" w:id="0">
        <w:r w:rsidDel="00804C9A">
          <w:rPr>
            <w:noProof/>
          </w:rPr>
          <w:drawing>
            <wp:anchor distT="0" distB="0" distL="114300" distR="114300" simplePos="0" relativeHeight="251669504" behindDoc="0" locked="0" layoutInCell="1" allowOverlap="1" wp14:anchorId="557FE536" wp14:editId="6195D713">
              <wp:simplePos x="0" y="0"/>
              <wp:positionH relativeFrom="margin">
                <wp:align>left</wp:align>
              </wp:positionH>
              <wp:positionV relativeFrom="paragraph">
                <wp:posOffset>392</wp:posOffset>
              </wp:positionV>
              <wp:extent cx="1527048" cy="713232"/>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7048" cy="713232"/>
                      </a:xfrm>
                      <a:prstGeom prst="rect">
                        <a:avLst/>
                      </a:prstGeom>
                    </pic:spPr>
                  </pic:pic>
                </a:graphicData>
              </a:graphic>
              <wp14:sizeRelH relativeFrom="page">
                <wp14:pctWidth>0</wp14:pctWidth>
              </wp14:sizeRelH>
              <wp14:sizeRelV relativeFrom="page">
                <wp14:pctHeight>0</wp14:pctHeight>
              </wp14:sizeRelV>
            </wp:anchor>
          </w:drawing>
        </w:r>
      </w:del>
    </w:p>
    <w:p w:rsidRPr="00620A8A" w:rsidR="00A624B4" w:rsidP="00A624B4" w:rsidRDefault="00A624B4" w14:paraId="42BDAEAE" w14:textId="5A769AA9">
      <w:pPr>
        <w:rPr>
          <w:rFonts w:asciiTheme="majorHAnsi" w:hAnsiTheme="majorHAnsi"/>
          <w:b/>
          <w:bCs/>
          <w:caps/>
          <w:noProof/>
          <w:color w:val="000000" w:themeColor="accent2"/>
          <w:sz w:val="15"/>
          <w:szCs w:val="15"/>
        </w:rPr>
      </w:pPr>
    </w:p>
    <w:p w:rsidRPr="00620A8A" w:rsidR="005A44BF" w:rsidP="00DE3D60" w:rsidRDefault="006506CB" w14:paraId="2D5E9AD2" w14:textId="131830D8">
      <w:pPr>
        <w:rPr>
          <w:rFonts w:asciiTheme="majorHAnsi" w:hAnsiTheme="majorHAnsi"/>
        </w:rPr>
      </w:pPr>
      <w:bookmarkStart w:name="_Hlk100912531" w:id="1"/>
      <w:bookmarkEnd w:id="1"/>
      <w:r w:rsidRPr="00620A8A">
        <w:rPr>
          <w:rFonts w:asciiTheme="majorHAnsi" w:hAnsiTheme="majorHAnsi"/>
          <w:noProof/>
        </w:rPr>
        <mc:AlternateContent>
          <mc:Choice Requires="wps">
            <w:drawing>
              <wp:anchor distT="0" distB="0" distL="114300" distR="114300" simplePos="0" relativeHeight="251659264" behindDoc="0" locked="0" layoutInCell="1" allowOverlap="1" wp14:anchorId="6C9DD0BF" wp14:editId="22169414">
                <wp:simplePos x="0" y="0"/>
                <wp:positionH relativeFrom="page">
                  <wp:align>right</wp:align>
                </wp:positionH>
                <wp:positionV relativeFrom="page">
                  <wp:posOffset>1859185</wp:posOffset>
                </wp:positionV>
                <wp:extent cx="7557770" cy="230441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A624B4" w:rsidR="002A3E88" w:rsidP="00561876" w:rsidRDefault="00322FC5" w14:paraId="38D5E029" w14:textId="13AEA4CC">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del w:author="Mohammed Khateeb" w:date="2025-01-29T14:03:00Z" w16du:dateUtc="2025-01-29T10:03:00Z" w:id="2">
                                  <w:r w:rsidDel="00804C9A" w:rsidR="002A3E88">
                                    <w:rPr>
                                      <w:rFonts w:ascii="Calibri" w:hAnsi="Calibri" w:cs="Calibri"/>
                                      <w:sz w:val="72"/>
                                      <w:szCs w:val="72"/>
                                    </w:rPr>
                                    <w:delText>CPX</w:delText>
                                  </w:r>
                                </w:del>
                                <w:ins w:author="Mohammed Khateeb" w:date="2025-01-29T14:03:00Z" w16du:dateUtc="2025-01-29T10:03:00Z" w:id="3">
                                  <w:r w:rsidR="00804C9A">
                                    <w:rPr>
                                      <w:rFonts w:ascii="Calibri" w:hAnsi="Calibri" w:cs="Calibri"/>
                                      <w:sz w:val="72"/>
                                      <w:szCs w:val="72"/>
                                    </w:rPr>
                                    <w:t>&lt;CLIENT&gt;</w:t>
                                  </w:r>
                                </w:ins>
                                <w:r w:rsidR="002A3E88">
                                  <w:rPr>
                                    <w:rFonts w:ascii="Calibri" w:hAnsi="Calibri" w:cs="Calibri"/>
                                    <w:sz w:val="72"/>
                                    <w:szCs w:val="72"/>
                                  </w:rPr>
                                  <w:t xml:space="preserve"> Logging and Monitoring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6D69DF" w:rsidR="002A3E88" w:rsidP="00240B1B" w:rsidRDefault="002A3E88" w14:paraId="67AE93E0" w14:textId="6D9F5434">
                                <w:pPr>
                                  <w:pStyle w:val="DocumentSubtitle"/>
                                  <w:rPr>
                                    <w:sz w:val="20"/>
                                    <w:szCs w:val="24"/>
                                  </w:rPr>
                                </w:pPr>
                                <w:del w:author="Mohammed Khateeb" w:date="2025-01-29T14:03:00Z" w16du:dateUtc="2025-01-29T10:03:00Z" w:id="4">
                                  <w:r w:rsidDel="00804C9A">
                                    <w:rPr>
                                      <w:rFonts w:ascii="Calibri" w:hAnsi="Calibri" w:cs="Calibri"/>
                                      <w:sz w:val="40"/>
                                      <w:szCs w:val="40"/>
                                    </w:rPr>
                                    <w:delText>CPX</w:delText>
                                  </w:r>
                                </w:del>
                                <w:ins w:author="Mohammed Khateeb" w:date="2025-01-29T14:03:00Z" w16du:dateUtc="2025-01-29T10:03:00Z" w:id="5">
                                  <w:r w:rsidR="00804C9A">
                                    <w:rPr>
                                      <w:rFonts w:ascii="Calibri" w:hAnsi="Calibri" w:cs="Calibri"/>
                                      <w:sz w:val="40"/>
                                      <w:szCs w:val="40"/>
                                    </w:rPr>
                                    <w:t>&lt;CLIENT&gt;</w:t>
                                  </w:r>
                                </w:ins>
                                <w:r>
                                  <w:rPr>
                                    <w:rFonts w:ascii="Calibri" w:hAnsi="Calibri" w:cs="Calibri"/>
                                    <w:sz w:val="40"/>
                                    <w:szCs w:val="40"/>
                                  </w:rPr>
                                  <w:t>-</w:t>
                                </w:r>
                                <w:del w:author="Mohammed Khateeb" w:date="2025-01-29T14:04:00Z" w16du:dateUtc="2025-01-29T10:04:00Z" w:id="6">
                                  <w:r w:rsidDel="00804C9A">
                                    <w:rPr>
                                      <w:rFonts w:ascii="Calibri" w:hAnsi="Calibri" w:cs="Calibri"/>
                                      <w:sz w:val="40"/>
                                      <w:szCs w:val="40"/>
                                    </w:rPr>
                                    <w:delText>ORG-</w:delText>
                                  </w:r>
                                </w:del>
                                <w:r>
                                  <w:rPr>
                                    <w:rFonts w:ascii="Calibri" w:hAnsi="Calibri" w:cs="Calibri"/>
                                    <w:sz w:val="40"/>
                                    <w:szCs w:val="40"/>
                                  </w:rPr>
                                  <w:t>I</w:t>
                                </w:r>
                                <w:del w:author="Mohammed Khateeb" w:date="2025-01-29T14:04:00Z" w16du:dateUtc="2025-01-29T10:04:00Z" w:id="7">
                                  <w:r w:rsidDel="00804C9A">
                                    <w:rPr>
                                      <w:rFonts w:ascii="Calibri" w:hAnsi="Calibri" w:cs="Calibri"/>
                                      <w:sz w:val="40"/>
                                      <w:szCs w:val="40"/>
                                    </w:rPr>
                                    <w:delText>M</w:delText>
                                  </w:r>
                                </w:del>
                                <w:r>
                                  <w:rPr>
                                    <w:rFonts w:ascii="Calibri" w:hAnsi="Calibri" w:cs="Calibri"/>
                                    <w:sz w:val="40"/>
                                    <w:szCs w:val="40"/>
                                  </w:rPr>
                                  <w:t>S-POL-0</w:t>
                                </w:r>
                                <w:ins w:author="Mohammed Khateeb" w:date="2025-01-29T14:04:00Z" w16du:dateUtc="2025-01-29T10:04:00Z" w:id="8">
                                  <w:r w:rsidR="00804C9A">
                                    <w:rPr>
                                      <w:rFonts w:ascii="Calibri" w:hAnsi="Calibri" w:cs="Calibri"/>
                                      <w:sz w:val="40"/>
                                      <w:szCs w:val="40"/>
                                    </w:rPr>
                                    <w:t>0X</w:t>
                                  </w:r>
                                </w:ins>
                                <w:del w:author="Mohammed Khateeb" w:date="2025-01-29T14:04:00Z" w16du:dateUtc="2025-01-29T10:04:00Z" w:id="9">
                                  <w:r w:rsidDel="00804C9A">
                                    <w:rPr>
                                      <w:rFonts w:ascii="Calibri" w:hAnsi="Calibri" w:cs="Calibri"/>
                                      <w:sz w:val="40"/>
                                      <w:szCs w:val="40"/>
                                    </w:rPr>
                                    <w:delText>27</w:delText>
                                  </w:r>
                                </w:del>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0362764">
              <v:shapetype id="_x0000_t202" coordsize="21600,21600" o:spt="202" path="m,l,21600r21600,l21600,xe" w14:anchorId="6C9DD0BF">
                <v:stroke joinstyle="miter"/>
                <v:path gradientshapeok="t" o:connecttype="rect"/>
              </v:shapetype>
              <v:shape id="Text Box 154" style="position:absolute;margin-left:543.9pt;margin-top:146.4pt;width:595.1pt;height:181.4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">
                <v:textbox inset="50.4pt,0,50.4pt,0">
                  <w:txbxContent>
                    <w:p w:rsidRPr="00A624B4" w:rsidR="002A3E88" w:rsidP="00561876" w:rsidRDefault="00322FC5" w14:paraId="29A4B3E1" w14:textId="13AEA4CC">
                      <w:pPr>
                        <w:pStyle w:val="DocumentTitle"/>
                        <w:rPr>
                          <w:rFonts w:ascii="Calibri" w:hAnsi="Calibri" w:cs="Calibri"/>
                          <w:sz w:val="72"/>
                          <w:szCs w:val="72"/>
                        </w:rPr>
                      </w:pPr>
                      <w:sdt>
                        <w:sdtPr>
                          <w:id w:val="1053253307"/>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del w:author="Mohammed Khateeb" w:date="2025-01-29T14:03:00Z" w16du:dateUtc="2025-01-29T10:03:00Z" w:id="10">
                            <w:r w:rsidDel="00804C9A" w:rsidR="002A3E88">
                              <w:rPr>
                                <w:rFonts w:ascii="Calibri" w:hAnsi="Calibri" w:cs="Calibri"/>
                                <w:sz w:val="72"/>
                                <w:szCs w:val="72"/>
                              </w:rPr>
                              <w:delText>CPX</w:delText>
                            </w:r>
                          </w:del>
                          <w:ins w:author="Mohammed Khateeb" w:date="2025-01-29T14:03:00Z" w16du:dateUtc="2025-01-29T10:03:00Z" w:id="11">
                            <w:r w:rsidR="00804C9A">
                              <w:rPr>
                                <w:rFonts w:ascii="Calibri" w:hAnsi="Calibri" w:cs="Calibri"/>
                                <w:sz w:val="72"/>
                                <w:szCs w:val="72"/>
                              </w:rPr>
                              <w:t>&lt;CLIENT&gt;</w:t>
                            </w:r>
                          </w:ins>
                          <w:r w:rsidR="002A3E88">
                            <w:rPr>
                              <w:rFonts w:ascii="Calibri" w:hAnsi="Calibri" w:cs="Calibri"/>
                              <w:sz w:val="72"/>
                              <w:szCs w:val="72"/>
                            </w:rPr>
                            <w:t xml:space="preserve"> Logging and Monitoring Policy</w:t>
                          </w:r>
                        </w:sdtContent>
                      </w:sdt>
                    </w:p>
                    <w:sdt>
                      <w:sdtPr>
                        <w:id w:val="503035776"/>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6D69DF" w:rsidR="002A3E88" w:rsidP="00240B1B" w:rsidRDefault="002A3E88" w14:paraId="55D4EAB0" w14:textId="6D9F5434">
                          <w:pPr>
                            <w:pStyle w:val="DocumentSubtitle"/>
                            <w:rPr>
                              <w:sz w:val="20"/>
                              <w:szCs w:val="24"/>
                            </w:rPr>
                          </w:pPr>
                          <w:del w:author="Mohammed Khateeb" w:date="2025-01-29T14:03:00Z" w16du:dateUtc="2025-01-29T10:03:00Z" w:id="12">
                            <w:r w:rsidDel="00804C9A">
                              <w:rPr>
                                <w:rFonts w:ascii="Calibri" w:hAnsi="Calibri" w:cs="Calibri"/>
                                <w:sz w:val="40"/>
                                <w:szCs w:val="40"/>
                              </w:rPr>
                              <w:delText>CPX</w:delText>
                            </w:r>
                          </w:del>
                          <w:ins w:author="Mohammed Khateeb" w:date="2025-01-29T14:03:00Z" w16du:dateUtc="2025-01-29T10:03:00Z" w:id="13">
                            <w:r w:rsidR="00804C9A">
                              <w:rPr>
                                <w:rFonts w:ascii="Calibri" w:hAnsi="Calibri" w:cs="Calibri"/>
                                <w:sz w:val="40"/>
                                <w:szCs w:val="40"/>
                              </w:rPr>
                              <w:t>&lt;CLIENT&gt;</w:t>
                            </w:r>
                          </w:ins>
                          <w:r>
                            <w:rPr>
                              <w:rFonts w:ascii="Calibri" w:hAnsi="Calibri" w:cs="Calibri"/>
                              <w:sz w:val="40"/>
                              <w:szCs w:val="40"/>
                            </w:rPr>
                            <w:t>-</w:t>
                          </w:r>
                          <w:del w:author="Mohammed Khateeb" w:date="2025-01-29T14:04:00Z" w16du:dateUtc="2025-01-29T10:04:00Z" w:id="14">
                            <w:r w:rsidDel="00804C9A">
                              <w:rPr>
                                <w:rFonts w:ascii="Calibri" w:hAnsi="Calibri" w:cs="Calibri"/>
                                <w:sz w:val="40"/>
                                <w:szCs w:val="40"/>
                              </w:rPr>
                              <w:delText>ORG-</w:delText>
                            </w:r>
                          </w:del>
                          <w:r>
                            <w:rPr>
                              <w:rFonts w:ascii="Calibri" w:hAnsi="Calibri" w:cs="Calibri"/>
                              <w:sz w:val="40"/>
                              <w:szCs w:val="40"/>
                            </w:rPr>
                            <w:t>I</w:t>
                          </w:r>
                          <w:del w:author="Mohammed Khateeb" w:date="2025-01-29T14:04:00Z" w16du:dateUtc="2025-01-29T10:04:00Z" w:id="15">
                            <w:r w:rsidDel="00804C9A">
                              <w:rPr>
                                <w:rFonts w:ascii="Calibri" w:hAnsi="Calibri" w:cs="Calibri"/>
                                <w:sz w:val="40"/>
                                <w:szCs w:val="40"/>
                              </w:rPr>
                              <w:delText>M</w:delText>
                            </w:r>
                          </w:del>
                          <w:r>
                            <w:rPr>
                              <w:rFonts w:ascii="Calibri" w:hAnsi="Calibri" w:cs="Calibri"/>
                              <w:sz w:val="40"/>
                              <w:szCs w:val="40"/>
                            </w:rPr>
                            <w:t>S-POL-0</w:t>
                          </w:r>
                          <w:ins w:author="Mohammed Khateeb" w:date="2025-01-29T14:04:00Z" w16du:dateUtc="2025-01-29T10:04:00Z" w:id="16">
                            <w:r w:rsidR="00804C9A">
                              <w:rPr>
                                <w:rFonts w:ascii="Calibri" w:hAnsi="Calibri" w:cs="Calibri"/>
                                <w:sz w:val="40"/>
                                <w:szCs w:val="40"/>
                              </w:rPr>
                              <w:t>0X</w:t>
                            </w:r>
                          </w:ins>
                          <w:del w:author="Mohammed Khateeb" w:date="2025-01-29T14:04:00Z" w16du:dateUtc="2025-01-29T10:04:00Z" w:id="17">
                            <w:r w:rsidDel="00804C9A">
                              <w:rPr>
                                <w:rFonts w:ascii="Calibri" w:hAnsi="Calibri" w:cs="Calibri"/>
                                <w:sz w:val="40"/>
                                <w:szCs w:val="40"/>
                              </w:rPr>
                              <w:delText>27</w:delText>
                            </w:r>
                          </w:del>
                        </w:p>
                      </w:sdtContent>
                    </w:sdt>
                  </w:txbxContent>
                </v:textbox>
                <w10:wrap type="square" anchorx="page" anchory="page"/>
              </v:shape>
            </w:pict>
          </mc:Fallback>
        </mc:AlternateContent>
      </w:r>
    </w:p>
    <w:p w:rsidR="005A44BF" w:rsidP="00DE3D60" w:rsidRDefault="005A44BF" w14:paraId="6B72F61B" w14:textId="37C8A5DF">
      <w:pPr>
        <w:rPr>
          <w:rFonts w:asciiTheme="majorHAnsi" w:hAnsiTheme="majorHAnsi"/>
        </w:rPr>
      </w:pPr>
    </w:p>
    <w:p w:rsidR="003057A9" w:rsidP="003057A9" w:rsidRDefault="003057A9" w14:paraId="2907E3E9" w14:textId="77777777">
      <w:pPr>
        <w:spacing w:line="259" w:lineRule="auto"/>
        <w:jc w:val="both"/>
        <w:rPr>
          <w:rFonts w:eastAsia="Calibri" w:cs="Lato" w:asciiTheme="majorHAnsi" w:hAnsiTheme="majorHAnsi"/>
          <w:b/>
          <w:bCs/>
          <w:sz w:val="22"/>
        </w:rPr>
        <w:sectPr w:rsidR="003057A9" w:rsidSect="0069129E">
          <w:headerReference w:type="default" r:id="rId12"/>
          <w:footerReference w:type="default" r:id="rId13"/>
          <w:headerReference w:type="first" r:id="rId14"/>
          <w:type w:val="continuous"/>
          <w:pgSz w:w="11906" w:h="16838" w:orient="portrait" w:code="9"/>
          <w:pgMar w:top="1296" w:right="1008" w:bottom="1296" w:left="1008" w:header="576" w:footer="857" w:gutter="0"/>
          <w:pgNumType w:start="1"/>
          <w:cols w:space="708" w:num="2"/>
          <w:titlePg/>
          <w:docGrid w:linePitch="360"/>
        </w:sectPr>
      </w:pPr>
      <w:bookmarkStart w:name="_Hlk120437093" w:id="24"/>
    </w:p>
    <w:p w:rsidR="003057A9" w:rsidP="003057A9" w:rsidRDefault="003057A9" w14:paraId="6126E569" w14:textId="62D93A46">
      <w:pPr>
        <w:spacing w:line="259" w:lineRule="auto"/>
        <w:jc w:val="both"/>
        <w:rPr>
          <w:rFonts w:eastAsia="Calibri" w:cs="Lato" w:asciiTheme="majorHAnsi" w:hAnsiTheme="majorHAnsi"/>
          <w:b/>
          <w:bCs/>
          <w:sz w:val="22"/>
        </w:rPr>
      </w:pPr>
    </w:p>
    <w:bookmarkEnd w:id="24"/>
    <w:p w:rsidR="003057A9" w:rsidP="00DE3D60" w:rsidRDefault="003057A9" w14:paraId="75DBDDF0" w14:textId="77777777">
      <w:pPr>
        <w:rPr>
          <w:rFonts w:asciiTheme="majorHAnsi" w:hAnsiTheme="majorHAnsi"/>
        </w:rPr>
        <w:sectPr w:rsidR="003057A9" w:rsidSect="002826DC">
          <w:type w:val="continuous"/>
          <w:pgSz w:w="11906" w:h="16838" w:orient="portrait" w:code="9"/>
          <w:pgMar w:top="1296" w:right="1008" w:bottom="1296" w:left="1008" w:header="576" w:footer="857" w:gutter="0"/>
          <w:pgNumType w:start="1"/>
          <w:cols w:space="708"/>
          <w:docGrid w:linePitch="360"/>
        </w:sectPr>
      </w:pPr>
    </w:p>
    <w:p w:rsidRPr="00620A8A" w:rsidR="00DE3D60" w:rsidP="002F68C7" w:rsidRDefault="00064F37" w14:paraId="7AC97D54" w14:textId="4C0D14D9">
      <w:pPr>
        <w:rPr>
          <w:rFonts w:asciiTheme="majorHAnsi" w:hAnsiTheme="majorHAnsi"/>
        </w:rPr>
        <w:sectPr w:rsidRPr="00620A8A" w:rsidR="00DE3D60" w:rsidSect="00A624B4">
          <w:type w:val="continuous"/>
          <w:pgSz w:w="11906" w:h="16838" w:orient="portrait" w:code="9"/>
          <w:pgMar w:top="1296" w:right="1008" w:bottom="1296" w:left="1008" w:header="576" w:footer="857" w:gutter="0"/>
          <w:pgNumType w:start="1"/>
          <w:cols w:space="708" w:num="2"/>
          <w:docGrid w:linePitch="360"/>
        </w:sectPr>
      </w:pPr>
      <w:r>
        <w:rPr>
          <w:noProof/>
        </w:rPr>
        <mc:AlternateContent>
          <mc:Choice Requires="wps">
            <w:drawing>
              <wp:anchor distT="0" distB="0" distL="114300" distR="114300" simplePos="0" relativeHeight="251667456" behindDoc="0" locked="0" layoutInCell="1" allowOverlap="1" wp14:anchorId="185C3729" wp14:editId="3CD72F46">
                <wp:simplePos x="0" y="0"/>
                <wp:positionH relativeFrom="page">
                  <wp:align>right</wp:align>
                </wp:positionH>
                <wp:positionV relativeFrom="page">
                  <wp:posOffset>5393267</wp:posOffset>
                </wp:positionV>
                <wp:extent cx="7557770" cy="4112683"/>
                <wp:effectExtent l="0" t="0" r="0" b="2540"/>
                <wp:wrapSquare wrapText="bothSides"/>
                <wp:docPr id="153" name="Text Box 153"/>
                <wp:cNvGraphicFramePr/>
                <a:graphic xmlns:a="http://schemas.openxmlformats.org/drawingml/2006/main">
                  <a:graphicData uri="http://schemas.microsoft.com/office/word/2010/wordprocessingShape">
                    <wps:wsp>
                      <wps:cNvSpPr txBox="1"/>
                      <wps:spPr>
                        <a:xfrm>
                          <a:off x="0" y="0"/>
                          <a:ext cx="7557770" cy="41126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3E88" w:rsidP="002F68C7" w:rsidRDefault="002A3E88" w14:paraId="4394A087" w14:textId="77777777">
                            <w:pPr>
                              <w:pStyle w:val="NoSpacing"/>
                              <w:jc w:val="both"/>
                              <w:rPr>
                                <w:color w:val="FAB900" w:themeColor="accent1"/>
                                <w:spacing w:val="8"/>
                                <w:sz w:val="32"/>
                                <w:szCs w:val="30"/>
                              </w:rPr>
                            </w:pPr>
                            <w:r w:rsidRPr="006D69DF">
                              <w:rPr>
                                <w:color w:val="FAB900" w:themeColor="accent1"/>
                                <w:spacing w:val="8"/>
                                <w:sz w:val="32"/>
                                <w:szCs w:val="30"/>
                              </w:rPr>
                              <w:t>Abstract</w:t>
                            </w:r>
                          </w:p>
                          <w:p w:rsidRPr="00C734F1" w:rsidR="002A3E88" w:rsidP="001E3C06" w:rsidRDefault="00E272D4" w14:paraId="6DDDAE55" w14:textId="626A6059">
                            <w:pPr>
                              <w:jc w:val="both"/>
                              <w:rPr>
                                <w:color w:val="808080" w:themeColor="background1" w:themeShade="80"/>
                                <w:sz w:val="20"/>
                                <w:szCs w:val="20"/>
                              </w:rPr>
                            </w:pPr>
                            <w:r>
                              <w:rPr>
                                <w:color w:val="808080" w:themeColor="background1" w:themeShade="80"/>
                                <w:sz w:val="20"/>
                                <w:szCs w:val="20"/>
                              </w:rPr>
                              <w:t xml:space="preserve">This </w:t>
                            </w:r>
                            <w:r w:rsidR="004918B4">
                              <w:rPr>
                                <w:color w:val="808080" w:themeColor="background1" w:themeShade="80"/>
                                <w:sz w:val="20"/>
                                <w:szCs w:val="20"/>
                              </w:rPr>
                              <w:t xml:space="preserve">Logging and </w:t>
                            </w:r>
                            <w:r w:rsidR="002A3E88">
                              <w:rPr>
                                <w:color w:val="808080" w:themeColor="background1" w:themeShade="80"/>
                                <w:sz w:val="20"/>
                                <w:szCs w:val="20"/>
                              </w:rPr>
                              <w:t xml:space="preserve">Monitoring </w:t>
                            </w:r>
                            <w:r w:rsidRPr="00C734F1" w:rsidR="002A3E88">
                              <w:rPr>
                                <w:color w:val="808080" w:themeColor="background1" w:themeShade="80"/>
                                <w:sz w:val="20"/>
                                <w:szCs w:val="20"/>
                              </w:rPr>
                              <w:t xml:space="preserve">Policy </w:t>
                            </w:r>
                            <w:r w:rsidRPr="005707E8" w:rsidR="005707E8">
                              <w:rPr>
                                <w:color w:val="808080" w:themeColor="background1" w:themeShade="80"/>
                                <w:sz w:val="20"/>
                                <w:szCs w:val="20"/>
                              </w:rPr>
                              <w:t>establish</w:t>
                            </w:r>
                            <w:r w:rsidR="005707E8">
                              <w:rPr>
                                <w:color w:val="808080" w:themeColor="background1" w:themeShade="80"/>
                                <w:sz w:val="20"/>
                                <w:szCs w:val="20"/>
                              </w:rPr>
                              <w:t>es</w:t>
                            </w:r>
                            <w:r w:rsidRPr="005707E8" w:rsidR="005707E8">
                              <w:rPr>
                                <w:color w:val="808080" w:themeColor="background1" w:themeShade="80"/>
                                <w:sz w:val="20"/>
                                <w:szCs w:val="20"/>
                              </w:rPr>
                              <w:t xml:space="preserve"> a consistent expectation of security logging and monitoring practices across </w:t>
                            </w:r>
                            <w:del w:author="Mohammed Khateeb" w:date="2025-01-29T14:03:00Z" w16du:dateUtc="2025-01-29T10:03:00Z" w:id="25">
                              <w:r w:rsidDel="00804C9A" w:rsidR="005707E8">
                                <w:rPr>
                                  <w:color w:val="808080" w:themeColor="background1" w:themeShade="80"/>
                                  <w:sz w:val="20"/>
                                  <w:szCs w:val="20"/>
                                </w:rPr>
                                <w:delText>CPX</w:delText>
                              </w:r>
                            </w:del>
                            <w:ins w:author="Mohammed Khateeb" w:date="2025-01-29T14:03:00Z" w16du:dateUtc="2025-01-29T10:03:00Z" w:id="26">
                              <w:r w:rsidR="00804C9A">
                                <w:rPr>
                                  <w:color w:val="808080" w:themeColor="background1" w:themeShade="80"/>
                                  <w:sz w:val="20"/>
                                  <w:szCs w:val="20"/>
                                </w:rPr>
                                <w:t>&lt;CLIENT&gt;</w:t>
                              </w:r>
                            </w:ins>
                            <w:r w:rsidR="001E3C06">
                              <w:rPr>
                                <w:color w:val="808080" w:themeColor="background1" w:themeShade="80"/>
                                <w:sz w:val="20"/>
                                <w:szCs w:val="20"/>
                              </w:rPr>
                              <w:t xml:space="preserve"> to </w:t>
                            </w:r>
                            <w:r w:rsidRPr="000D7DC6" w:rsidR="000D7DC6">
                              <w:rPr>
                                <w:color w:val="808080" w:themeColor="background1" w:themeShade="80"/>
                                <w:sz w:val="20"/>
                                <w:szCs w:val="20"/>
                              </w:rPr>
                              <w:t>effectively identify the source and the extent of compromis</w:t>
                            </w:r>
                            <w:r>
                              <w:rPr>
                                <w:color w:val="808080" w:themeColor="background1" w:themeShade="80"/>
                                <w:sz w:val="20"/>
                                <w:szCs w:val="20"/>
                              </w:rPr>
                              <w:t>e</w:t>
                            </w:r>
                            <w:r w:rsidRPr="00C734F1" w:rsidR="002A3E88">
                              <w:rPr>
                                <w:color w:val="808080" w:themeColor="background1" w:themeShade="80"/>
                                <w:sz w:val="20"/>
                                <w:szCs w:val="20"/>
                              </w:rPr>
                              <w:t>.</w:t>
                            </w:r>
                          </w:p>
                          <w:p w:rsidR="002A3E88" w:rsidP="002F68C7" w:rsidRDefault="002A3E88" w14:paraId="04403B47" w14:textId="2F2EB6AF">
                            <w:pPr>
                              <w:jc w:val="both"/>
                            </w:pPr>
                          </w:p>
                          <w:p w:rsidR="002A3E88" w:rsidP="002F68C7" w:rsidRDefault="002A3E88" w14:paraId="2A0818BC" w14:textId="263D639A">
                            <w:pPr>
                              <w:jc w:val="both"/>
                            </w:pPr>
                          </w:p>
                          <w:p w:rsidR="002A3E88" w:rsidP="002F68C7" w:rsidRDefault="002A3E88" w14:paraId="1C22D640" w14:textId="7F821DC7">
                            <w:pPr>
                              <w:jc w:val="both"/>
                            </w:pPr>
                          </w:p>
                          <w:p w:rsidR="002A3E88" w:rsidP="002F68C7" w:rsidRDefault="002A3E88" w14:paraId="3DBD54E7" w14:textId="77777777">
                            <w:pPr>
                              <w:jc w:val="both"/>
                            </w:pPr>
                          </w:p>
                          <w:p w:rsidRPr="00430AB6" w:rsidR="002A3E88" w:rsidP="002F68C7" w:rsidRDefault="002A3E88" w14:paraId="5498F124" w14:textId="77777777">
                            <w:pPr>
                              <w:spacing w:line="259" w:lineRule="auto"/>
                              <w:jc w:val="both"/>
                              <w:rPr>
                                <w:rFonts w:eastAsia="Calibri" w:cs="Lato" w:asciiTheme="majorHAnsi" w:hAnsiTheme="majorHAnsi"/>
                                <w:b/>
                                <w:bCs/>
                                <w:sz w:val="22"/>
                              </w:rPr>
                            </w:pPr>
                            <w:r w:rsidRPr="00430AB6">
                              <w:rPr>
                                <w:rFonts w:eastAsia="Calibri" w:cs="Lato" w:asciiTheme="majorHAnsi" w:hAnsiTheme="majorHAnsi"/>
                                <w:b/>
                                <w:bCs/>
                                <w:sz w:val="22"/>
                              </w:rPr>
                              <w:t>STATEMENT OF CONFIDENTIALITY</w:t>
                            </w:r>
                          </w:p>
                          <w:p w:rsidRPr="00430AB6" w:rsidR="002A3E88" w:rsidP="002F68C7" w:rsidRDefault="002A3E88" w14:paraId="0A67D4EA" w14:textId="25FF2FF1">
                            <w:pPr>
                              <w:jc w:val="both"/>
                            </w:pPr>
                            <w:r w:rsidRPr="00430AB6">
                              <w:t xml:space="preserve">All information in this document is </w:t>
                            </w:r>
                            <w:del w:author="Mohammed Khateeb" w:date="2025-01-29T14:03:00Z" w16du:dateUtc="2025-01-29T10:03:00Z" w:id="27">
                              <w:r w:rsidRPr="00430AB6" w:rsidDel="00804C9A">
                                <w:delText>CPX</w:delText>
                              </w:r>
                            </w:del>
                            <w:ins w:author="Mohammed Khateeb" w:date="2025-01-29T14:03:00Z" w16du:dateUtc="2025-01-29T10:03:00Z" w:id="28">
                              <w:r w:rsidR="00804C9A">
                                <w:t>&lt;CLIENT&gt;</w:t>
                              </w:r>
                            </w:ins>
                            <w:r w:rsidRPr="00430AB6">
                              <w:t xml:space="preserve"> PRIVILEGED and for INTERNAL USE ONLY.</w:t>
                            </w:r>
                          </w:p>
                          <w:p w:rsidRPr="00430AB6" w:rsidR="002A3E88" w:rsidP="002F68C7" w:rsidRDefault="002A3E88" w14:paraId="4C5FB886" w14:textId="0B7C1D11">
                            <w:pPr>
                              <w:jc w:val="both"/>
                            </w:pPr>
                            <w:r w:rsidRPr="00430AB6">
                              <w:t xml:space="preserve">The information in this document may contain </w:t>
                            </w:r>
                            <w:del w:author="Mohammed Khateeb" w:date="2025-01-29T14:03:00Z" w16du:dateUtc="2025-01-29T10:03:00Z" w:id="29">
                              <w:r w:rsidRPr="00430AB6" w:rsidDel="00804C9A">
                                <w:delText>CPX</w:delText>
                              </w:r>
                            </w:del>
                            <w:ins w:author="Mohammed Khateeb" w:date="2025-01-29T14:03:00Z" w16du:dateUtc="2025-01-29T10:03:00Z" w:id="30">
                              <w:r w:rsidR="00804C9A">
                                <w:t>&lt;CLIENT&gt;</w:t>
                              </w:r>
                            </w:ins>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del w:author="Mohammed Khateeb" w:date="2025-01-29T14:03:00Z" w16du:dateUtc="2025-01-29T10:03:00Z" w:id="31">
                              <w:r w:rsidRPr="00430AB6" w:rsidDel="00804C9A">
                                <w:delText>CPX</w:delText>
                              </w:r>
                            </w:del>
                            <w:ins w:author="Mohammed Khateeb" w:date="2025-01-29T14:03:00Z" w16du:dateUtc="2025-01-29T10:03:00Z" w:id="32">
                              <w:r w:rsidR="00804C9A">
                                <w:t>&lt;CLIENT&gt;</w:t>
                              </w:r>
                            </w:ins>
                            <w:r w:rsidRPr="00430AB6">
                              <w:t xml:space="preserve"> management.</w:t>
                            </w:r>
                          </w:p>
                          <w:p w:rsidRPr="00430AB6" w:rsidR="002A3E88" w:rsidP="002F68C7" w:rsidRDefault="002A3E88" w14:paraId="0F36CA45" w14:textId="77777777">
                            <w:pPr>
                              <w:jc w:val="both"/>
                            </w:pPr>
                            <w:r w:rsidRPr="00430AB6">
                              <w:t>The information is intended solely for the use of authorized recipients. If you are not the intended recipient, you are prohibited from reading, using, disseminating, distributing and copying this document.</w:t>
                            </w:r>
                          </w:p>
                          <w:p w:rsidRPr="00430AB6" w:rsidR="002A3E88" w:rsidP="002F68C7" w:rsidRDefault="002A3E88" w14:paraId="43FA6786" w14:textId="77777777">
                            <w:pPr>
                              <w:jc w:val="both"/>
                            </w:pPr>
                            <w:r w:rsidRPr="00430AB6">
                              <w:t>In accessing the document, the reader warrants that the information contained herein shall only be treated for internal use. No content of any nature shall be shared with any other external party or unauthorized recipient.</w:t>
                            </w:r>
                          </w:p>
                          <w:p w:rsidRPr="0064650E" w:rsidR="002A3E88" w:rsidP="002F68C7" w:rsidRDefault="002A3E88" w14:paraId="69614B77" w14:textId="77777777">
                            <w:pPr>
                              <w:jc w:val="both"/>
                            </w:pPr>
                          </w:p>
                          <w:p w:rsidRPr="006D69DF" w:rsidR="002A3E88" w:rsidP="002F68C7" w:rsidRDefault="002A3E88" w14:paraId="06984F53" w14:textId="77777777">
                            <w:pPr>
                              <w:jc w:val="both"/>
                            </w:pPr>
                          </w:p>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rsidRPr="0063706F" w:rsidR="002A3E88" w:rsidP="002F68C7" w:rsidRDefault="002A3E88" w14:paraId="1C27D19C" w14:textId="7777777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C4E31D6">
              <v:shape id="Text Box 153" style="position:absolute;margin-left:543.9pt;margin-top:424.65pt;width:595.1pt;height:323.85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" w14:anchorId="185C3729">
                <v:textbox inset="50.4pt,0,50.4pt,0">
                  <w:txbxContent>
                    <w:p w:rsidR="002A3E88" w:rsidP="002F68C7" w:rsidRDefault="002A3E88" w14:paraId="7CBFD60A" w14:textId="77777777">
                      <w:pPr>
                        <w:pStyle w:val="NoSpacing"/>
                        <w:jc w:val="both"/>
                        <w:rPr>
                          <w:color w:val="FAB900" w:themeColor="accent1"/>
                          <w:spacing w:val="8"/>
                          <w:sz w:val="32"/>
                          <w:szCs w:val="30"/>
                        </w:rPr>
                      </w:pPr>
                      <w:r w:rsidRPr="006D69DF">
                        <w:rPr>
                          <w:color w:val="FAB900" w:themeColor="accent1"/>
                          <w:spacing w:val="8"/>
                          <w:sz w:val="32"/>
                          <w:szCs w:val="30"/>
                        </w:rPr>
                        <w:t>Abstract</w:t>
                      </w:r>
                    </w:p>
                    <w:p w:rsidRPr="00C734F1" w:rsidR="002A3E88" w:rsidP="001E3C06" w:rsidRDefault="00E272D4" w14:paraId="780FFA02" w14:textId="626A6059">
                      <w:pPr>
                        <w:jc w:val="both"/>
                        <w:rPr>
                          <w:color w:val="808080" w:themeColor="background1" w:themeShade="80"/>
                          <w:sz w:val="20"/>
                          <w:szCs w:val="20"/>
                        </w:rPr>
                      </w:pPr>
                      <w:r>
                        <w:rPr>
                          <w:color w:val="808080" w:themeColor="background1" w:themeShade="80"/>
                          <w:sz w:val="20"/>
                          <w:szCs w:val="20"/>
                        </w:rPr>
                        <w:t xml:space="preserve">This </w:t>
                      </w:r>
                      <w:r w:rsidR="004918B4">
                        <w:rPr>
                          <w:color w:val="808080" w:themeColor="background1" w:themeShade="80"/>
                          <w:sz w:val="20"/>
                          <w:szCs w:val="20"/>
                        </w:rPr>
                        <w:t xml:space="preserve">Logging and </w:t>
                      </w:r>
                      <w:r w:rsidR="002A3E88">
                        <w:rPr>
                          <w:color w:val="808080" w:themeColor="background1" w:themeShade="80"/>
                          <w:sz w:val="20"/>
                          <w:szCs w:val="20"/>
                        </w:rPr>
                        <w:t xml:space="preserve">Monitoring </w:t>
                      </w:r>
                      <w:r w:rsidRPr="00C734F1" w:rsidR="002A3E88">
                        <w:rPr>
                          <w:color w:val="808080" w:themeColor="background1" w:themeShade="80"/>
                          <w:sz w:val="20"/>
                          <w:szCs w:val="20"/>
                        </w:rPr>
                        <w:t xml:space="preserve">Policy </w:t>
                      </w:r>
                      <w:r w:rsidRPr="005707E8" w:rsidR="005707E8">
                        <w:rPr>
                          <w:color w:val="808080" w:themeColor="background1" w:themeShade="80"/>
                          <w:sz w:val="20"/>
                          <w:szCs w:val="20"/>
                        </w:rPr>
                        <w:t>establish</w:t>
                      </w:r>
                      <w:r w:rsidR="005707E8">
                        <w:rPr>
                          <w:color w:val="808080" w:themeColor="background1" w:themeShade="80"/>
                          <w:sz w:val="20"/>
                          <w:szCs w:val="20"/>
                        </w:rPr>
                        <w:t>es</w:t>
                      </w:r>
                      <w:r w:rsidRPr="005707E8" w:rsidR="005707E8">
                        <w:rPr>
                          <w:color w:val="808080" w:themeColor="background1" w:themeShade="80"/>
                          <w:sz w:val="20"/>
                          <w:szCs w:val="20"/>
                        </w:rPr>
                        <w:t xml:space="preserve"> a consistent expectation of security logging and monitoring practices across </w:t>
                      </w:r>
                      <w:del w:author="Mohammed Khateeb" w:date="2025-01-29T14:03:00Z" w16du:dateUtc="2025-01-29T10:03:00Z" w:id="33">
                        <w:r w:rsidDel="00804C9A" w:rsidR="005707E8">
                          <w:rPr>
                            <w:color w:val="808080" w:themeColor="background1" w:themeShade="80"/>
                            <w:sz w:val="20"/>
                            <w:szCs w:val="20"/>
                          </w:rPr>
                          <w:delText>CPX</w:delText>
                        </w:r>
                      </w:del>
                      <w:ins w:author="Mohammed Khateeb" w:date="2025-01-29T14:03:00Z" w16du:dateUtc="2025-01-29T10:03:00Z" w:id="34">
                        <w:r w:rsidR="00804C9A">
                          <w:rPr>
                            <w:color w:val="808080" w:themeColor="background1" w:themeShade="80"/>
                            <w:sz w:val="20"/>
                            <w:szCs w:val="20"/>
                          </w:rPr>
                          <w:t>&lt;CLIENT&gt;</w:t>
                        </w:r>
                      </w:ins>
                      <w:r w:rsidR="001E3C06">
                        <w:rPr>
                          <w:color w:val="808080" w:themeColor="background1" w:themeShade="80"/>
                          <w:sz w:val="20"/>
                          <w:szCs w:val="20"/>
                        </w:rPr>
                        <w:t xml:space="preserve"> to </w:t>
                      </w:r>
                      <w:r w:rsidRPr="000D7DC6" w:rsidR="000D7DC6">
                        <w:rPr>
                          <w:color w:val="808080" w:themeColor="background1" w:themeShade="80"/>
                          <w:sz w:val="20"/>
                          <w:szCs w:val="20"/>
                        </w:rPr>
                        <w:t>effectively identify the source and the extent of compromis</w:t>
                      </w:r>
                      <w:r>
                        <w:rPr>
                          <w:color w:val="808080" w:themeColor="background1" w:themeShade="80"/>
                          <w:sz w:val="20"/>
                          <w:szCs w:val="20"/>
                        </w:rPr>
                        <w:t>e</w:t>
                      </w:r>
                      <w:r w:rsidRPr="00C734F1" w:rsidR="002A3E88">
                        <w:rPr>
                          <w:color w:val="808080" w:themeColor="background1" w:themeShade="80"/>
                          <w:sz w:val="20"/>
                          <w:szCs w:val="20"/>
                        </w:rPr>
                        <w:t>.</w:t>
                      </w:r>
                    </w:p>
                    <w:p w:rsidR="002A3E88" w:rsidP="002F68C7" w:rsidRDefault="002A3E88" w14:paraId="672A6659" w14:textId="2F2EB6AF">
                      <w:pPr>
                        <w:jc w:val="both"/>
                      </w:pPr>
                    </w:p>
                    <w:p w:rsidR="002A3E88" w:rsidP="002F68C7" w:rsidRDefault="002A3E88" w14:paraId="0A37501D" w14:textId="263D639A">
                      <w:pPr>
                        <w:jc w:val="both"/>
                      </w:pPr>
                    </w:p>
                    <w:p w:rsidR="002A3E88" w:rsidP="002F68C7" w:rsidRDefault="002A3E88" w14:paraId="5DAB6C7B" w14:textId="7F821DC7">
                      <w:pPr>
                        <w:jc w:val="both"/>
                      </w:pPr>
                    </w:p>
                    <w:p w:rsidR="002A3E88" w:rsidP="002F68C7" w:rsidRDefault="002A3E88" w14:paraId="02EB378F" w14:textId="77777777">
                      <w:pPr>
                        <w:jc w:val="both"/>
                      </w:pPr>
                    </w:p>
                    <w:p w:rsidRPr="00430AB6" w:rsidR="002A3E88" w:rsidP="002F68C7" w:rsidRDefault="002A3E88" w14:paraId="70C77DA6" w14:textId="77777777">
                      <w:pPr>
                        <w:spacing w:line="259" w:lineRule="auto"/>
                        <w:jc w:val="both"/>
                        <w:rPr>
                          <w:rFonts w:eastAsia="Calibri" w:cs="Lato" w:asciiTheme="majorHAnsi" w:hAnsiTheme="majorHAnsi"/>
                          <w:b/>
                          <w:bCs/>
                          <w:sz w:val="22"/>
                        </w:rPr>
                      </w:pPr>
                      <w:r w:rsidRPr="00430AB6">
                        <w:rPr>
                          <w:rFonts w:eastAsia="Calibri" w:cs="Lato" w:asciiTheme="majorHAnsi" w:hAnsiTheme="majorHAnsi"/>
                          <w:b/>
                          <w:bCs/>
                          <w:sz w:val="22"/>
                        </w:rPr>
                        <w:t>STATEMENT OF CONFIDENTIALITY</w:t>
                      </w:r>
                    </w:p>
                    <w:p w:rsidRPr="00430AB6" w:rsidR="002A3E88" w:rsidP="002F68C7" w:rsidRDefault="002A3E88" w14:paraId="5A5AF430" w14:textId="25FF2FF1">
                      <w:pPr>
                        <w:jc w:val="both"/>
                      </w:pPr>
                      <w:r w:rsidRPr="00430AB6">
                        <w:t xml:space="preserve">All information in this document is </w:t>
                      </w:r>
                      <w:del w:author="Mohammed Khateeb" w:date="2025-01-29T14:03:00Z" w16du:dateUtc="2025-01-29T10:03:00Z" w:id="35">
                        <w:r w:rsidRPr="00430AB6" w:rsidDel="00804C9A">
                          <w:delText>CPX</w:delText>
                        </w:r>
                      </w:del>
                      <w:ins w:author="Mohammed Khateeb" w:date="2025-01-29T14:03:00Z" w16du:dateUtc="2025-01-29T10:03:00Z" w:id="36">
                        <w:r w:rsidR="00804C9A">
                          <w:t>&lt;CLIENT&gt;</w:t>
                        </w:r>
                      </w:ins>
                      <w:r w:rsidRPr="00430AB6">
                        <w:t xml:space="preserve"> PRIVILEGED and for INTERNAL USE ONLY.</w:t>
                      </w:r>
                    </w:p>
                    <w:p w:rsidRPr="00430AB6" w:rsidR="002A3E88" w:rsidP="002F68C7" w:rsidRDefault="002A3E88" w14:paraId="2F36D8D2" w14:textId="0B7C1D11">
                      <w:pPr>
                        <w:jc w:val="both"/>
                      </w:pPr>
                      <w:r w:rsidRPr="00430AB6">
                        <w:t xml:space="preserve">The information in this document may contain </w:t>
                      </w:r>
                      <w:del w:author="Mohammed Khateeb" w:date="2025-01-29T14:03:00Z" w16du:dateUtc="2025-01-29T10:03:00Z" w:id="37">
                        <w:r w:rsidRPr="00430AB6" w:rsidDel="00804C9A">
                          <w:delText>CPX</w:delText>
                        </w:r>
                      </w:del>
                      <w:ins w:author="Mohammed Khateeb" w:date="2025-01-29T14:03:00Z" w16du:dateUtc="2025-01-29T10:03:00Z" w:id="38">
                        <w:r w:rsidR="00804C9A">
                          <w:t>&lt;CLIENT&gt;</w:t>
                        </w:r>
                      </w:ins>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del w:author="Mohammed Khateeb" w:date="2025-01-29T14:03:00Z" w16du:dateUtc="2025-01-29T10:03:00Z" w:id="39">
                        <w:r w:rsidRPr="00430AB6" w:rsidDel="00804C9A">
                          <w:delText>CPX</w:delText>
                        </w:r>
                      </w:del>
                      <w:ins w:author="Mohammed Khateeb" w:date="2025-01-29T14:03:00Z" w16du:dateUtc="2025-01-29T10:03:00Z" w:id="40">
                        <w:r w:rsidR="00804C9A">
                          <w:t>&lt;CLIENT&gt;</w:t>
                        </w:r>
                      </w:ins>
                      <w:r w:rsidRPr="00430AB6">
                        <w:t xml:space="preserve"> management.</w:t>
                      </w:r>
                    </w:p>
                    <w:p w:rsidRPr="00430AB6" w:rsidR="002A3E88" w:rsidP="002F68C7" w:rsidRDefault="002A3E88" w14:paraId="3A359B4B" w14:textId="77777777">
                      <w:pPr>
                        <w:jc w:val="both"/>
                      </w:pPr>
                      <w:r w:rsidRPr="00430AB6">
                        <w:t>The information is intended solely for the use of authorized recipients. If you are not the intended recipient, you are prohibited from reading, using, disseminating, distributing and copying this document.</w:t>
                      </w:r>
                    </w:p>
                    <w:p w:rsidRPr="00430AB6" w:rsidR="002A3E88" w:rsidP="002F68C7" w:rsidRDefault="002A3E88" w14:paraId="660F992B" w14:textId="77777777">
                      <w:pPr>
                        <w:jc w:val="both"/>
                      </w:pPr>
                      <w:r w:rsidRPr="00430AB6">
                        <w:t>In accessing the document, the reader warrants that the information contained herein shall only be treated for internal use. No content of any nature shall be shared with any other external party or unauthorized recipient.</w:t>
                      </w:r>
                    </w:p>
                    <w:p w:rsidRPr="0064650E" w:rsidR="002A3E88" w:rsidP="002F68C7" w:rsidRDefault="002A3E88" w14:paraId="6A05A809" w14:textId="77777777">
                      <w:pPr>
                        <w:jc w:val="both"/>
                      </w:pPr>
                    </w:p>
                    <w:p w:rsidRPr="006D69DF" w:rsidR="002A3E88" w:rsidP="002F68C7" w:rsidRDefault="002A3E88" w14:paraId="5A39BBE3" w14:textId="77777777">
                      <w:pPr>
                        <w:jc w:val="both"/>
                      </w:pPr>
                    </w:p>
                    <w:sdt>
                      <w:sdtPr>
                        <w:id w:val="7070718"/>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rsidRPr="0063706F" w:rsidR="002A3E88" w:rsidP="002F68C7" w:rsidRDefault="002A3E88" w14:paraId="207CCF61" w14:textId="7777777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v:textbox>
                <w10:wrap type="square" anchorx="page" anchory="page"/>
              </v:shape>
            </w:pict>
          </mc:Fallback>
        </mc:AlternateContent>
      </w:r>
    </w:p>
    <w:tbl>
      <w:tblPr>
        <w:tblStyle w:val="GridTable4-Accent2"/>
        <w:tblW w:w="9859" w:type="dxa"/>
        <w:tblLook w:val="04A0" w:firstRow="1" w:lastRow="0" w:firstColumn="1" w:lastColumn="0" w:noHBand="0" w:noVBand="1"/>
      </w:tblPr>
      <w:tblGrid>
        <w:gridCol w:w="2687"/>
        <w:gridCol w:w="7172"/>
      </w:tblGrid>
      <w:tr w:rsidRPr="00620A8A" w:rsidR="005A44BF" w:rsidTr="00B547A8" w14:paraId="1F9FEE70" w14:textId="77777777">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rsidRPr="00620A8A" w:rsidR="005A44BF" w:rsidP="00B547A8" w:rsidRDefault="005A44BF" w14:paraId="7CC15327" w14:textId="77777777">
            <w:pPr>
              <w:spacing w:line="360" w:lineRule="auto"/>
              <w:rPr>
                <w:rFonts w:cstheme="minorHAnsi"/>
                <w:bCs w:val="0"/>
                <w:color w:val="auto"/>
                <w:szCs w:val="18"/>
              </w:rPr>
            </w:pPr>
            <w:r w:rsidRPr="00620A8A">
              <w:rPr>
                <w:rFonts w:cstheme="minorHAnsi"/>
                <w:color w:val="auto"/>
                <w:szCs w:val="18"/>
              </w:rPr>
              <w:t>Document Information</w:t>
            </w:r>
          </w:p>
        </w:tc>
      </w:tr>
      <w:tr w:rsidRPr="00620A8A" w:rsidR="005A44BF" w:rsidTr="00B547A8" w14:paraId="68040C85" w14:textId="77777777">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558B0E7C" w14:textId="77777777">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ID</w:t>
            </w:r>
          </w:p>
        </w:tc>
        <w:tc>
          <w:tcPr>
            <w:tcW w:w="7172" w:type="dxa"/>
          </w:tcPr>
          <w:p w:rsidRPr="00620A8A" w:rsidR="005A44BF" w:rsidP="00B547A8" w:rsidRDefault="005A44BF" w14:paraId="52B7960B" w14:textId="448E66E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del w:author="Mohammed Khateeb" w:date="2025-01-29T14:03:00Z" w16du:dateUtc="2025-01-29T10:03:00Z" w:id="41">
              <w:r w:rsidRPr="00620A8A" w:rsidDel="00804C9A">
                <w:rPr>
                  <w:rFonts w:asciiTheme="majorHAnsi" w:hAnsiTheme="majorHAnsi" w:cstheme="minorHAnsi"/>
                  <w:bCs/>
                  <w:color w:val="5C5C5C" w:themeColor="text2"/>
                  <w:szCs w:val="18"/>
                </w:rPr>
                <w:delText>CPX</w:delText>
              </w:r>
            </w:del>
            <w:ins w:author="Mohammed Khateeb" w:date="2025-01-29T14:03:00Z" w16du:dateUtc="2025-01-29T10:03:00Z" w:id="42">
              <w:r w:rsidR="00804C9A">
                <w:rPr>
                  <w:rFonts w:asciiTheme="majorHAnsi" w:hAnsiTheme="majorHAnsi" w:cstheme="minorHAnsi"/>
                  <w:bCs/>
                  <w:color w:val="5C5C5C" w:themeColor="text2"/>
                  <w:szCs w:val="18"/>
                </w:rPr>
                <w:t>&lt;CLIENT&gt;</w:t>
              </w:r>
            </w:ins>
            <w:r w:rsidR="004E5587">
              <w:rPr>
                <w:rFonts w:asciiTheme="majorHAnsi" w:hAnsiTheme="majorHAnsi" w:cstheme="minorHAnsi"/>
                <w:bCs/>
                <w:color w:val="5C5C5C" w:themeColor="text2"/>
                <w:szCs w:val="18"/>
              </w:rPr>
              <w:t>-ORG-IM</w:t>
            </w:r>
            <w:r w:rsidR="00C972D3">
              <w:rPr>
                <w:rFonts w:asciiTheme="majorHAnsi" w:hAnsiTheme="majorHAnsi" w:cstheme="minorHAnsi"/>
                <w:bCs/>
                <w:color w:val="5C5C5C" w:themeColor="text2"/>
                <w:szCs w:val="18"/>
              </w:rPr>
              <w:t>S</w:t>
            </w:r>
            <w:r w:rsidR="004E5587">
              <w:rPr>
                <w:rFonts w:asciiTheme="majorHAnsi" w:hAnsiTheme="majorHAnsi" w:cstheme="minorHAnsi"/>
                <w:bCs/>
                <w:color w:val="5C5C5C" w:themeColor="text2"/>
                <w:szCs w:val="18"/>
              </w:rPr>
              <w:t>-POL</w:t>
            </w:r>
            <w:r w:rsidRPr="00620A8A">
              <w:rPr>
                <w:rFonts w:asciiTheme="majorHAnsi" w:hAnsiTheme="majorHAnsi" w:cstheme="minorHAnsi"/>
                <w:bCs/>
                <w:color w:val="5C5C5C" w:themeColor="text2"/>
                <w:szCs w:val="18"/>
              </w:rPr>
              <w:t>-0</w:t>
            </w:r>
            <w:r w:rsidR="00957D22">
              <w:rPr>
                <w:rFonts w:asciiTheme="majorHAnsi" w:hAnsiTheme="majorHAnsi" w:cstheme="minorHAnsi"/>
                <w:bCs/>
                <w:color w:val="5C5C5C" w:themeColor="text2"/>
                <w:szCs w:val="18"/>
              </w:rPr>
              <w:t>27</w:t>
            </w:r>
          </w:p>
        </w:tc>
      </w:tr>
      <w:tr w:rsidRPr="00620A8A" w:rsidR="005A44BF" w:rsidTr="00B547A8" w14:paraId="425FC899" w14:textId="77777777">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7E613310" w14:textId="77777777">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Document Title</w:t>
            </w:r>
          </w:p>
        </w:tc>
        <w:tc>
          <w:tcPr>
            <w:tcW w:w="7172" w:type="dxa"/>
          </w:tcPr>
          <w:p w:rsidRPr="00620A8A" w:rsidR="005A44BF" w:rsidP="00B547A8" w:rsidRDefault="002A3E88" w14:paraId="71F0EA77" w14:textId="260EFEEB">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del w:author="Mohammed Khateeb" w:date="2025-01-29T14:03:00Z" w16du:dateUtc="2025-01-29T10:03:00Z" w:id="43">
              <w:r w:rsidDel="00804C9A">
                <w:rPr>
                  <w:rFonts w:asciiTheme="majorHAnsi" w:hAnsiTheme="majorHAnsi" w:cstheme="minorHAnsi"/>
                  <w:bCs/>
                  <w:color w:val="5C5C5C" w:themeColor="text2"/>
                  <w:szCs w:val="18"/>
                </w:rPr>
                <w:delText>CPX</w:delText>
              </w:r>
            </w:del>
            <w:ins w:author="Mohammed Khateeb" w:date="2025-01-29T14:03:00Z" w16du:dateUtc="2025-01-29T10:03:00Z" w:id="44">
              <w:r w:rsidR="00804C9A">
                <w:rPr>
                  <w:rFonts w:asciiTheme="majorHAnsi" w:hAnsiTheme="majorHAnsi" w:cstheme="minorHAnsi"/>
                  <w:bCs/>
                  <w:color w:val="5C5C5C" w:themeColor="text2"/>
                  <w:szCs w:val="18"/>
                </w:rPr>
                <w:t>&lt;CLIENT&gt;</w:t>
              </w:r>
            </w:ins>
            <w:r>
              <w:rPr>
                <w:rFonts w:asciiTheme="majorHAnsi" w:hAnsiTheme="majorHAnsi" w:cstheme="minorHAnsi"/>
                <w:bCs/>
                <w:color w:val="5C5C5C" w:themeColor="text2"/>
                <w:szCs w:val="18"/>
              </w:rPr>
              <w:t xml:space="preserve"> Logging and </w:t>
            </w:r>
            <w:r w:rsidR="00957D22">
              <w:rPr>
                <w:rFonts w:asciiTheme="majorHAnsi" w:hAnsiTheme="majorHAnsi" w:cstheme="minorHAnsi"/>
                <w:bCs/>
                <w:color w:val="5C5C5C" w:themeColor="text2"/>
                <w:szCs w:val="18"/>
              </w:rPr>
              <w:t xml:space="preserve">Monitoring </w:t>
            </w:r>
            <w:r w:rsidRPr="00620A8A" w:rsidR="005A44BF">
              <w:rPr>
                <w:rFonts w:asciiTheme="majorHAnsi" w:hAnsiTheme="majorHAnsi" w:cstheme="minorHAnsi"/>
                <w:bCs/>
                <w:color w:val="5C5C5C" w:themeColor="text2"/>
                <w:szCs w:val="18"/>
              </w:rPr>
              <w:t>Policy</w:t>
            </w:r>
          </w:p>
        </w:tc>
      </w:tr>
      <w:tr w:rsidRPr="00620A8A" w:rsidR="005A44BF" w:rsidTr="00B547A8" w14:paraId="28188A83" w14:textId="77777777">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6F9F68AD" w14:textId="77777777">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Prepared by</w:t>
            </w:r>
          </w:p>
        </w:tc>
        <w:tc>
          <w:tcPr>
            <w:tcW w:w="7172" w:type="dxa"/>
          </w:tcPr>
          <w:p w:rsidRPr="00620A8A" w:rsidR="005A44BF" w:rsidP="00B547A8" w:rsidRDefault="00CD7766" w14:paraId="517F9F8B" w14:textId="3F0482CA">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r>
              <w:rPr>
                <w:rFonts w:asciiTheme="majorHAnsi" w:hAnsiTheme="majorHAnsi" w:cstheme="minorHAnsi"/>
                <w:bCs/>
                <w:color w:val="5C5C5C" w:themeColor="text2"/>
                <w:szCs w:val="18"/>
              </w:rPr>
              <w:t xml:space="preserve">Information Security Team </w:t>
            </w:r>
          </w:p>
        </w:tc>
      </w:tr>
      <w:tr w:rsidRPr="00620A8A" w:rsidR="005A44BF" w:rsidTr="00B547A8" w14:paraId="7D3DE668" w14:textId="77777777">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50869676" w14:textId="77777777">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Status</w:t>
            </w:r>
          </w:p>
        </w:tc>
        <w:tc>
          <w:tcPr>
            <w:tcW w:w="7172" w:type="dxa"/>
            <w:vAlign w:val="top"/>
          </w:tcPr>
          <w:p w:rsidRPr="00620A8A" w:rsidR="005A44BF" w:rsidP="00B547A8" w:rsidRDefault="00C832EA" w14:paraId="564702A9" w14:textId="1C14ABDF">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highlight w:val="cyan"/>
              </w:rPr>
            </w:pPr>
            <w:r w:rsidRPr="00C832EA">
              <w:rPr>
                <w:rFonts w:asciiTheme="majorHAnsi" w:hAnsiTheme="majorHAnsi" w:cstheme="minorHAnsi"/>
                <w:bCs/>
                <w:color w:val="5C5C5C" w:themeColor="text2"/>
                <w:szCs w:val="18"/>
              </w:rPr>
              <w:t>Final</w:t>
            </w:r>
          </w:p>
        </w:tc>
      </w:tr>
      <w:tr w:rsidRPr="00620A8A" w:rsidR="005A44BF" w:rsidTr="00B547A8" w14:paraId="67390D69" w14:textId="77777777">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4ABD1BE4" w14:textId="77777777">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Owner</w:t>
            </w:r>
          </w:p>
        </w:tc>
        <w:tc>
          <w:tcPr>
            <w:tcW w:w="7172" w:type="dxa"/>
            <w:vAlign w:val="top"/>
          </w:tcPr>
          <w:p w:rsidRPr="00620A8A" w:rsidR="005A44BF" w:rsidP="00B547A8" w:rsidRDefault="005A44BF" w14:paraId="53E3DA43" w14:textId="670237A5">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highlight w:val="cyan"/>
              </w:rPr>
            </w:pPr>
            <w:r w:rsidRPr="00620A8A">
              <w:rPr>
                <w:rFonts w:asciiTheme="majorHAnsi" w:hAnsiTheme="majorHAnsi" w:cstheme="minorHAnsi"/>
                <w:bCs/>
                <w:color w:val="5C5C5C" w:themeColor="text2"/>
                <w:szCs w:val="18"/>
              </w:rPr>
              <w:t>CISO</w:t>
            </w:r>
          </w:p>
        </w:tc>
      </w:tr>
      <w:tr w:rsidRPr="00620A8A" w:rsidR="00C832EA" w:rsidTr="00B547A8" w14:paraId="61A7F2C6" w14:textId="77777777">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C832EA" w:rsidP="00C832EA" w:rsidRDefault="00C832EA" w14:paraId="12C46384" w14:textId="77777777">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Effective From</w:t>
            </w:r>
          </w:p>
        </w:tc>
        <w:tc>
          <w:tcPr>
            <w:tcW w:w="7172" w:type="dxa"/>
            <w:vAlign w:val="top"/>
          </w:tcPr>
          <w:p w:rsidRPr="00620A8A" w:rsidR="00C832EA" w:rsidP="00C832EA" w:rsidRDefault="00C832EA" w14:paraId="132A87C9" w14:textId="32F12393">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r w:rsidRPr="00C832EA">
              <w:rPr>
                <w:rFonts w:asciiTheme="majorHAnsi" w:hAnsiTheme="majorHAnsi" w:cstheme="minorHAnsi"/>
                <w:bCs/>
                <w:color w:val="5C5C5C" w:themeColor="text2"/>
                <w:szCs w:val="18"/>
              </w:rPr>
              <w:t>01-Jan-2023</w:t>
            </w:r>
          </w:p>
        </w:tc>
      </w:tr>
      <w:tr w:rsidRPr="00620A8A" w:rsidR="00C832EA" w:rsidTr="00B547A8" w14:paraId="0FD5C0AC" w14:textId="77777777">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C832EA" w:rsidP="00C832EA" w:rsidRDefault="00C832EA" w14:paraId="03197E16" w14:textId="77777777">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Effective Till</w:t>
            </w:r>
          </w:p>
        </w:tc>
        <w:tc>
          <w:tcPr>
            <w:tcW w:w="7172" w:type="dxa"/>
            <w:vAlign w:val="top"/>
          </w:tcPr>
          <w:p w:rsidRPr="00620A8A" w:rsidR="00C832EA" w:rsidP="00C832EA" w:rsidRDefault="00C832EA" w14:paraId="0406B18A" w14:textId="43C41D3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r w:rsidRPr="00C832EA">
              <w:rPr>
                <w:rFonts w:asciiTheme="majorHAnsi" w:hAnsiTheme="majorHAnsi" w:cstheme="minorHAnsi"/>
                <w:bCs/>
                <w:color w:val="5C5C5C" w:themeColor="text2"/>
                <w:szCs w:val="18"/>
              </w:rPr>
              <w:t>Until revoked</w:t>
            </w:r>
          </w:p>
        </w:tc>
      </w:tr>
      <w:tr w:rsidRPr="00620A8A" w:rsidR="005A44BF" w:rsidTr="00B547A8" w14:paraId="1BD790B3" w14:textId="77777777">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164D402C" w14:textId="77777777">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Type</w:t>
            </w:r>
          </w:p>
        </w:tc>
        <w:tc>
          <w:tcPr>
            <w:tcW w:w="7172" w:type="dxa"/>
          </w:tcPr>
          <w:p w:rsidRPr="00620A8A" w:rsidR="005A44BF" w:rsidP="00B547A8" w:rsidRDefault="005A44BF" w14:paraId="2CA39D55" w14:textId="77777777">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r w:rsidRPr="00620A8A">
              <w:rPr>
                <w:rFonts w:asciiTheme="majorHAnsi" w:hAnsiTheme="majorHAnsi" w:cstheme="minorHAnsi"/>
                <w:bCs/>
                <w:color w:val="5C5C5C" w:themeColor="text2"/>
                <w:szCs w:val="18"/>
              </w:rPr>
              <w:t>Policy</w:t>
            </w:r>
          </w:p>
        </w:tc>
      </w:tr>
      <w:tr w:rsidRPr="00620A8A" w:rsidR="005A44BF" w:rsidTr="00B547A8" w14:paraId="458E4994" w14:textId="77777777">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37D6D172" w14:textId="77777777">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Document Classification</w:t>
            </w:r>
          </w:p>
        </w:tc>
        <w:tc>
          <w:tcPr>
            <w:tcW w:w="7172" w:type="dxa"/>
          </w:tcPr>
          <w:p w:rsidRPr="00620A8A" w:rsidR="005A44BF" w:rsidP="00B547A8" w:rsidRDefault="007F2CBF" w14:paraId="472DDD44" w14:textId="608A09B6">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r>
              <w:rPr>
                <w:rFonts w:asciiTheme="majorHAnsi" w:hAnsiTheme="majorHAnsi" w:cstheme="minorHAnsi"/>
                <w:bCs/>
                <w:color w:val="5C5C5C" w:themeColor="text2"/>
                <w:szCs w:val="18"/>
              </w:rPr>
              <w:t>Internal</w:t>
            </w:r>
          </w:p>
        </w:tc>
      </w:tr>
      <w:tr w:rsidRPr="00620A8A" w:rsidR="005A44BF" w:rsidTr="00B547A8" w14:paraId="0C24CA5A" w14:textId="77777777">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rsidRPr="00620A8A" w:rsidR="005A44BF" w:rsidP="00B547A8" w:rsidRDefault="005A44BF" w14:paraId="7EA97E5D" w14:textId="77777777">
            <w:pPr>
              <w:spacing w:line="360" w:lineRule="auto"/>
              <w:rPr>
                <w:rFonts w:asciiTheme="majorHAnsi" w:hAnsiTheme="majorHAnsi" w:cstheme="minorHAnsi"/>
                <w:color w:val="auto"/>
                <w:szCs w:val="18"/>
              </w:rPr>
            </w:pPr>
            <w:r w:rsidRPr="00620A8A">
              <w:rPr>
                <w:rFonts w:asciiTheme="majorHAnsi" w:hAnsiTheme="majorHAnsi" w:cstheme="minorHAnsi"/>
                <w:color w:val="auto"/>
                <w:szCs w:val="18"/>
              </w:rPr>
              <w:t>Distribution List</w:t>
            </w:r>
          </w:p>
        </w:tc>
        <w:tc>
          <w:tcPr>
            <w:tcW w:w="7172" w:type="dxa"/>
          </w:tcPr>
          <w:p w:rsidRPr="00620A8A" w:rsidR="005A44BF" w:rsidP="00B547A8" w:rsidRDefault="005A44BF" w14:paraId="4761C08D" w14:textId="28564408">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del w:author="Mohammed Khateeb" w:date="2025-01-29T14:03:00Z" w16du:dateUtc="2025-01-29T10:03:00Z" w:id="45">
              <w:r w:rsidRPr="00620A8A" w:rsidDel="00804C9A">
                <w:rPr>
                  <w:rFonts w:asciiTheme="majorHAnsi" w:hAnsiTheme="majorHAnsi" w:cstheme="minorHAnsi"/>
                  <w:bCs/>
                  <w:color w:val="5C5C5C" w:themeColor="text2"/>
                  <w:szCs w:val="18"/>
                </w:rPr>
                <w:delText>CPX</w:delText>
              </w:r>
            </w:del>
            <w:ins w:author="Mohammed Khateeb" w:date="2025-01-29T14:03:00Z" w16du:dateUtc="2025-01-29T10:03:00Z" w:id="46">
              <w:r w:rsidR="00804C9A">
                <w:rPr>
                  <w:rFonts w:asciiTheme="majorHAnsi" w:hAnsiTheme="majorHAnsi" w:cstheme="minorHAnsi"/>
                  <w:bCs/>
                  <w:color w:val="5C5C5C" w:themeColor="text2"/>
                  <w:szCs w:val="18"/>
                </w:rPr>
                <w:t>&lt;CLIENT&gt;</w:t>
              </w:r>
            </w:ins>
            <w:r w:rsidRPr="00620A8A">
              <w:rPr>
                <w:rFonts w:asciiTheme="majorHAnsi" w:hAnsiTheme="majorHAnsi" w:cstheme="minorHAnsi"/>
                <w:bCs/>
                <w:color w:val="5C5C5C" w:themeColor="text2"/>
                <w:szCs w:val="18"/>
              </w:rPr>
              <w:t xml:space="preserve"> staff, Contractors, Third Parties</w:t>
            </w:r>
          </w:p>
        </w:tc>
      </w:tr>
    </w:tbl>
    <w:p w:rsidRPr="00620A8A" w:rsidR="005A44BF" w:rsidP="005A44BF" w:rsidRDefault="005A44BF" w14:paraId="7A738C19" w14:textId="77777777">
      <w:pPr>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Pr="00620A8A" w:rsidR="005A44BF" w:rsidTr="00B547A8" w14:paraId="54094C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rsidRPr="00620A8A" w:rsidR="005A44BF" w:rsidP="00B547A8" w:rsidRDefault="005A44BF" w14:paraId="3DD29E22" w14:textId="77777777">
            <w:pPr>
              <w:spacing w:line="360" w:lineRule="auto"/>
              <w:rPr>
                <w:rFonts w:cstheme="minorHAnsi"/>
                <w:bCs w:val="0"/>
                <w:color w:val="auto"/>
                <w:szCs w:val="18"/>
              </w:rPr>
            </w:pPr>
            <w:r w:rsidRPr="00620A8A">
              <w:rPr>
                <w:rFonts w:cstheme="minorHAnsi"/>
                <w:color w:val="auto"/>
                <w:szCs w:val="18"/>
              </w:rPr>
              <w:t>Document Release Dates</w:t>
            </w:r>
          </w:p>
        </w:tc>
      </w:tr>
      <w:tr w:rsidRPr="00620A8A" w:rsidR="005A44BF" w:rsidTr="00B547A8" w14:paraId="39F74B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rsidRPr="00620A8A" w:rsidR="005A44BF" w:rsidP="00B547A8" w:rsidRDefault="005A44BF" w14:paraId="03C2F5E9" w14:textId="77777777">
            <w:pPr>
              <w:spacing w:line="360" w:lineRule="auto"/>
              <w:rPr>
                <w:rFonts w:asciiTheme="majorHAnsi" w:hAnsiTheme="majorHAnsi" w:cstheme="minorHAnsi"/>
                <w:bCs w:val="0"/>
                <w:color w:val="auto"/>
                <w:szCs w:val="18"/>
              </w:rPr>
            </w:pPr>
            <w:r w:rsidRPr="00620A8A">
              <w:rPr>
                <w:rFonts w:asciiTheme="majorHAnsi" w:hAnsiTheme="majorHAnsi" w:cstheme="minorHAnsi"/>
                <w:color w:val="auto"/>
                <w:szCs w:val="18"/>
              </w:rPr>
              <w:t>Version</w:t>
            </w:r>
          </w:p>
        </w:tc>
        <w:tc>
          <w:tcPr>
            <w:tcW w:w="1886" w:type="dxa"/>
          </w:tcPr>
          <w:p w:rsidRPr="00620A8A" w:rsidR="005A44BF" w:rsidP="00B547A8" w:rsidRDefault="005A44BF" w14:paraId="69609D9F"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Date</w:t>
            </w:r>
          </w:p>
        </w:tc>
        <w:tc>
          <w:tcPr>
            <w:tcW w:w="2335" w:type="dxa"/>
          </w:tcPr>
          <w:p w:rsidRPr="00620A8A" w:rsidR="005A44BF" w:rsidP="00B547A8" w:rsidRDefault="005A44BF" w14:paraId="3A8BBC85"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Editor</w:t>
            </w:r>
          </w:p>
        </w:tc>
        <w:tc>
          <w:tcPr>
            <w:tcW w:w="3773" w:type="dxa"/>
          </w:tcPr>
          <w:p w:rsidRPr="00620A8A" w:rsidR="005A44BF" w:rsidP="00B547A8" w:rsidRDefault="005A44BF" w14:paraId="1DCC1967"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Brief/Comments</w:t>
            </w:r>
          </w:p>
        </w:tc>
      </w:tr>
      <w:tr w:rsidRPr="00620A8A" w:rsidR="005A44BF" w:rsidTr="00B547A8" w14:paraId="65960AF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rsidRPr="00620A8A" w:rsidR="005A44BF" w:rsidP="00B547A8" w:rsidRDefault="005A44BF" w14:paraId="5F0ADCA0" w14:textId="77777777">
            <w:pPr>
              <w:spacing w:line="360" w:lineRule="auto"/>
              <w:rPr>
                <w:rFonts w:asciiTheme="majorHAnsi" w:hAnsiTheme="majorHAnsi" w:cstheme="minorHAnsi"/>
                <w:b w:val="0"/>
                <w:bCs w:val="0"/>
                <w:color w:val="auto"/>
                <w:szCs w:val="18"/>
              </w:rPr>
            </w:pPr>
            <w:r w:rsidRPr="00620A8A">
              <w:rPr>
                <w:rFonts w:asciiTheme="majorHAnsi" w:hAnsiTheme="majorHAnsi" w:cstheme="minorHAnsi"/>
                <w:b w:val="0"/>
                <w:bCs w:val="0"/>
                <w:szCs w:val="18"/>
              </w:rPr>
              <w:t>0.1</w:t>
            </w:r>
          </w:p>
        </w:tc>
        <w:tc>
          <w:tcPr>
            <w:tcW w:w="1886" w:type="dxa"/>
          </w:tcPr>
          <w:p w:rsidRPr="00620A8A" w:rsidR="005A44BF" w:rsidP="00B547A8" w:rsidRDefault="00957D22" w14:paraId="3EBECE93" w14:textId="64A8A4B4">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del w:author="Mohammed Khateeb" w:date="2025-01-29T14:04:00Z" w16du:dateUtc="2025-01-29T10:04:00Z" w:id="47">
              <w:r w:rsidDel="00804C9A">
                <w:rPr>
                  <w:rFonts w:asciiTheme="majorHAnsi" w:hAnsiTheme="majorHAnsi" w:cstheme="minorHAnsi"/>
                  <w:bCs/>
                  <w:color w:val="auto"/>
                  <w:szCs w:val="18"/>
                </w:rPr>
                <w:delText>22-</w:delText>
              </w:r>
              <w:r w:rsidDel="00804C9A" w:rsidR="009549E0">
                <w:rPr>
                  <w:rFonts w:asciiTheme="majorHAnsi" w:hAnsiTheme="majorHAnsi" w:cstheme="minorHAnsi"/>
                  <w:bCs/>
                  <w:color w:val="auto"/>
                  <w:szCs w:val="18"/>
                </w:rPr>
                <w:delText>Dec</w:delText>
              </w:r>
              <w:r w:rsidRPr="00620A8A" w:rsidDel="00804C9A" w:rsidR="005A44BF">
                <w:rPr>
                  <w:rFonts w:asciiTheme="majorHAnsi" w:hAnsiTheme="majorHAnsi" w:cstheme="minorHAnsi"/>
                  <w:bCs/>
                  <w:color w:val="auto"/>
                  <w:szCs w:val="18"/>
                </w:rPr>
                <w:delText>-2022</w:delText>
              </w:r>
            </w:del>
          </w:p>
        </w:tc>
        <w:tc>
          <w:tcPr>
            <w:tcW w:w="2335" w:type="dxa"/>
          </w:tcPr>
          <w:p w:rsidRPr="00620A8A" w:rsidR="005A44BF" w:rsidP="00B547A8" w:rsidRDefault="00957D22" w14:paraId="3907BF2F" w14:textId="2C5C6CEF">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del w:author="Mohammed Khateeb" w:date="2025-01-29T14:04:00Z" w16du:dateUtc="2025-01-29T10:04:00Z" w:id="48">
              <w:r w:rsidDel="00804C9A">
                <w:rPr>
                  <w:rFonts w:asciiTheme="majorHAnsi" w:hAnsiTheme="majorHAnsi" w:cstheme="minorHAnsi"/>
                  <w:bCs/>
                  <w:color w:val="auto"/>
                  <w:szCs w:val="18"/>
                </w:rPr>
                <w:delText>Warda Mahmood</w:delText>
              </w:r>
            </w:del>
          </w:p>
        </w:tc>
        <w:tc>
          <w:tcPr>
            <w:tcW w:w="3773" w:type="dxa"/>
          </w:tcPr>
          <w:p w:rsidRPr="00620A8A" w:rsidR="005A44BF" w:rsidP="00B547A8" w:rsidRDefault="005A44BF" w14:paraId="793E497C" w14:textId="19EFC033">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color w:val="auto"/>
                <w:szCs w:val="18"/>
              </w:rPr>
            </w:pPr>
            <w:r w:rsidRPr="00620A8A">
              <w:rPr>
                <w:rFonts w:asciiTheme="majorHAnsi" w:hAnsiTheme="majorHAnsi"/>
                <w:szCs w:val="18"/>
              </w:rPr>
              <w:t xml:space="preserve">Release of </w:t>
            </w:r>
            <w:r w:rsidRPr="00620A8A" w:rsidR="00801B35">
              <w:rPr>
                <w:rFonts w:asciiTheme="majorHAnsi" w:hAnsiTheme="majorHAnsi"/>
                <w:szCs w:val="18"/>
              </w:rPr>
              <w:t>the</w:t>
            </w:r>
            <w:r w:rsidRPr="00620A8A">
              <w:rPr>
                <w:rFonts w:asciiTheme="majorHAnsi" w:hAnsiTheme="majorHAnsi"/>
                <w:szCs w:val="18"/>
              </w:rPr>
              <w:t xml:space="preserve"> draft</w:t>
            </w:r>
            <w:r w:rsidRPr="00620A8A" w:rsidR="00801B35">
              <w:rPr>
                <w:rFonts w:asciiTheme="majorHAnsi" w:hAnsiTheme="majorHAnsi"/>
                <w:szCs w:val="18"/>
              </w:rPr>
              <w:t xml:space="preserve"> Policy</w:t>
            </w:r>
            <w:r w:rsidRPr="00620A8A">
              <w:rPr>
                <w:rFonts w:asciiTheme="majorHAnsi" w:hAnsiTheme="majorHAnsi"/>
                <w:szCs w:val="18"/>
              </w:rPr>
              <w:t>.</w:t>
            </w:r>
          </w:p>
        </w:tc>
      </w:tr>
      <w:tr w:rsidRPr="00620A8A" w:rsidR="00C6277D" w:rsidTr="00B547A8" w14:paraId="1C5C91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rsidRPr="00C6277D" w:rsidR="00C6277D" w:rsidP="00B547A8" w:rsidRDefault="0001739E" w14:paraId="2C8448F4" w14:textId="3BE06E42">
            <w:pPr>
              <w:spacing w:line="360" w:lineRule="auto"/>
              <w:rPr>
                <w:rFonts w:asciiTheme="majorHAnsi" w:hAnsiTheme="majorHAnsi" w:cstheme="minorHAnsi"/>
                <w:b w:val="0"/>
                <w:bCs w:val="0"/>
                <w:szCs w:val="18"/>
              </w:rPr>
            </w:pPr>
            <w:r>
              <w:rPr>
                <w:rFonts w:asciiTheme="majorHAnsi" w:hAnsiTheme="majorHAnsi" w:cstheme="minorHAnsi"/>
                <w:b w:val="0"/>
                <w:bCs w:val="0"/>
                <w:szCs w:val="18"/>
              </w:rPr>
              <w:t>0.2</w:t>
            </w:r>
          </w:p>
        </w:tc>
        <w:tc>
          <w:tcPr>
            <w:tcW w:w="1886" w:type="dxa"/>
          </w:tcPr>
          <w:p w:rsidRPr="00620A8A" w:rsidR="00C6277D" w:rsidP="00B547A8" w:rsidRDefault="009549E0" w14:paraId="69EF8717" w14:textId="4CABB6EF">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del w:author="Mohammed Khateeb" w:date="2025-01-29T14:04:00Z" w16du:dateUtc="2025-01-29T10:04:00Z" w:id="49">
              <w:r w:rsidDel="00804C9A">
                <w:rPr>
                  <w:rFonts w:asciiTheme="majorHAnsi" w:hAnsiTheme="majorHAnsi" w:cstheme="minorHAnsi"/>
                  <w:bCs/>
                  <w:color w:val="auto"/>
                  <w:szCs w:val="18"/>
                </w:rPr>
                <w:delText>23-Jan-2023</w:delText>
              </w:r>
            </w:del>
          </w:p>
        </w:tc>
        <w:tc>
          <w:tcPr>
            <w:tcW w:w="2335" w:type="dxa"/>
          </w:tcPr>
          <w:p w:rsidRPr="00620A8A" w:rsidR="00C6277D" w:rsidP="00B547A8" w:rsidRDefault="005752A1" w14:paraId="251E5E04" w14:textId="34C38AAC">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del w:author="Mohammed Khateeb" w:date="2025-01-29T14:04:00Z" w16du:dateUtc="2025-01-29T10:04:00Z" w:id="50">
              <w:r w:rsidDel="00804C9A">
                <w:rPr>
                  <w:rFonts w:asciiTheme="majorHAnsi" w:hAnsiTheme="majorHAnsi" w:cstheme="minorHAnsi"/>
                  <w:bCs/>
                  <w:color w:val="auto"/>
                  <w:szCs w:val="18"/>
                </w:rPr>
                <w:delText>Kavya Parthasarathy</w:delText>
              </w:r>
            </w:del>
          </w:p>
        </w:tc>
        <w:tc>
          <w:tcPr>
            <w:tcW w:w="3773" w:type="dxa"/>
          </w:tcPr>
          <w:p w:rsidRPr="00620A8A" w:rsidR="00C6277D" w:rsidP="00B547A8" w:rsidRDefault="007C7220" w14:paraId="19097F12" w14:textId="1D98EE7D">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Cs w:val="18"/>
              </w:rPr>
            </w:pPr>
            <w:r>
              <w:rPr>
                <w:rFonts w:asciiTheme="majorHAnsi" w:hAnsiTheme="majorHAnsi"/>
                <w:szCs w:val="18"/>
              </w:rPr>
              <w:t>Revised Draft.</w:t>
            </w:r>
          </w:p>
        </w:tc>
      </w:tr>
    </w:tbl>
    <w:p w:rsidRPr="00620A8A" w:rsidR="005A44BF" w:rsidP="005A44BF" w:rsidRDefault="005A44BF" w14:paraId="579EEB08" w14:textId="77777777">
      <w:pPr>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525"/>
        <w:gridCol w:w="2160"/>
        <w:gridCol w:w="3690"/>
        <w:gridCol w:w="2505"/>
      </w:tblGrid>
      <w:tr w:rsidRPr="00620A8A" w:rsidR="005A44BF" w:rsidTr="00B547A8" w14:paraId="7D4242A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rsidRPr="00620A8A" w:rsidR="005A44BF" w:rsidP="00B547A8" w:rsidRDefault="005A44BF" w14:paraId="06AB860D" w14:textId="77777777">
            <w:pPr>
              <w:spacing w:line="360" w:lineRule="auto"/>
              <w:rPr>
                <w:rFonts w:cstheme="minorHAnsi"/>
                <w:bCs w:val="0"/>
                <w:color w:val="auto"/>
                <w:sz w:val="20"/>
                <w:szCs w:val="20"/>
              </w:rPr>
            </w:pPr>
            <w:r w:rsidRPr="00620A8A">
              <w:rPr>
                <w:rFonts w:cstheme="minorHAnsi"/>
                <w:color w:val="auto"/>
                <w:sz w:val="20"/>
                <w:szCs w:val="20"/>
              </w:rPr>
              <w:t>Document Review</w:t>
            </w:r>
          </w:p>
        </w:tc>
      </w:tr>
      <w:tr w:rsidRPr="00620A8A" w:rsidR="005A44BF" w:rsidTr="0087668A" w14:paraId="78109E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Pr="00620A8A" w:rsidR="005A44BF" w:rsidP="00B547A8" w:rsidRDefault="005A44BF" w14:paraId="72045875" w14:textId="77777777">
            <w:pPr>
              <w:spacing w:line="360" w:lineRule="auto"/>
              <w:rPr>
                <w:rFonts w:asciiTheme="majorHAnsi" w:hAnsiTheme="majorHAnsi" w:cstheme="minorHAnsi"/>
                <w:bCs w:val="0"/>
                <w:color w:val="auto"/>
                <w:sz w:val="20"/>
                <w:szCs w:val="20"/>
              </w:rPr>
            </w:pPr>
            <w:r w:rsidRPr="00620A8A">
              <w:rPr>
                <w:rFonts w:asciiTheme="majorHAnsi" w:hAnsiTheme="majorHAnsi" w:cstheme="minorHAnsi"/>
                <w:color w:val="auto"/>
                <w:sz w:val="20"/>
                <w:szCs w:val="20"/>
              </w:rPr>
              <w:t>Date</w:t>
            </w:r>
          </w:p>
        </w:tc>
        <w:tc>
          <w:tcPr>
            <w:tcW w:w="2160" w:type="dxa"/>
          </w:tcPr>
          <w:p w:rsidRPr="00620A8A" w:rsidR="005A44BF" w:rsidP="00B547A8" w:rsidRDefault="005A44BF" w14:paraId="2BC28581"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Name</w:t>
            </w:r>
          </w:p>
        </w:tc>
        <w:tc>
          <w:tcPr>
            <w:tcW w:w="3690" w:type="dxa"/>
          </w:tcPr>
          <w:p w:rsidRPr="00620A8A" w:rsidR="005A44BF" w:rsidP="00B547A8" w:rsidRDefault="005A44BF" w14:paraId="60886939"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Title/Designation</w:t>
            </w:r>
          </w:p>
        </w:tc>
        <w:tc>
          <w:tcPr>
            <w:tcW w:w="2505" w:type="dxa"/>
          </w:tcPr>
          <w:p w:rsidRPr="00620A8A" w:rsidR="005A44BF" w:rsidP="00B547A8" w:rsidRDefault="005A44BF" w14:paraId="6C3994DC"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Notes</w:t>
            </w:r>
          </w:p>
        </w:tc>
      </w:tr>
      <w:tr w:rsidRPr="00620A8A" w:rsidR="005F5DB4" w:rsidTr="0087668A" w14:paraId="1077E32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Pr="001F5857" w:rsidR="005F5DB4" w:rsidP="00B011B3" w:rsidRDefault="00B011B3" w14:paraId="524E584E" w14:textId="591F4EDF">
            <w:pPr>
              <w:spacing w:line="360" w:lineRule="auto"/>
              <w:rPr>
                <w:rFonts w:asciiTheme="majorHAnsi" w:hAnsiTheme="majorHAnsi" w:cstheme="minorHAnsi"/>
                <w:b w:val="0"/>
                <w:bCs w:val="0"/>
                <w:color w:val="auto"/>
                <w:sz w:val="20"/>
                <w:szCs w:val="20"/>
              </w:rPr>
            </w:pPr>
            <w:del w:author="Mohammed Khateeb" w:date="2025-01-29T14:04:00Z" w16du:dateUtc="2025-01-29T10:04:00Z" w:id="51">
              <w:r w:rsidDel="00804C9A">
                <w:rPr>
                  <w:rFonts w:asciiTheme="majorHAnsi" w:hAnsiTheme="majorHAnsi" w:cstheme="minorHAnsi"/>
                  <w:b w:val="0"/>
                  <w:bCs w:val="0"/>
                  <w:color w:val="auto"/>
                  <w:szCs w:val="18"/>
                </w:rPr>
                <w:delText>23</w:delText>
              </w:r>
              <w:r w:rsidRPr="005F5DB4" w:rsidDel="00804C9A" w:rsidR="005F5DB4">
                <w:rPr>
                  <w:rFonts w:asciiTheme="majorHAnsi" w:hAnsiTheme="majorHAnsi" w:cstheme="minorHAnsi"/>
                  <w:b w:val="0"/>
                  <w:bCs w:val="0"/>
                  <w:color w:val="auto"/>
                  <w:szCs w:val="18"/>
                </w:rPr>
                <w:delText>-</w:delText>
              </w:r>
              <w:r w:rsidDel="00804C9A">
                <w:rPr>
                  <w:rFonts w:asciiTheme="majorHAnsi" w:hAnsiTheme="majorHAnsi" w:cstheme="minorHAnsi"/>
                  <w:b w:val="0"/>
                  <w:bCs w:val="0"/>
                  <w:color w:val="auto"/>
                  <w:szCs w:val="18"/>
                </w:rPr>
                <w:delText>Jan</w:delText>
              </w:r>
              <w:r w:rsidRPr="005F5DB4" w:rsidDel="00804C9A" w:rsidR="005F5DB4">
                <w:rPr>
                  <w:rFonts w:asciiTheme="majorHAnsi" w:hAnsiTheme="majorHAnsi" w:cstheme="minorHAnsi"/>
                  <w:b w:val="0"/>
                  <w:bCs w:val="0"/>
                  <w:color w:val="auto"/>
                  <w:szCs w:val="18"/>
                </w:rPr>
                <w:delText>-2022</w:delText>
              </w:r>
            </w:del>
          </w:p>
        </w:tc>
        <w:tc>
          <w:tcPr>
            <w:tcW w:w="2160" w:type="dxa"/>
          </w:tcPr>
          <w:p w:rsidRPr="00C741F1" w:rsidR="005F5DB4" w:rsidP="008F7819" w:rsidRDefault="005F5DB4" w14:paraId="229E89D2" w14:textId="1FCC6DFF">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del w:author="Mohammed Khateeb" w:date="2025-01-29T14:04:00Z" w16du:dateUtc="2025-01-29T10:04:00Z" w:id="52">
              <w:r w:rsidDel="00804C9A">
                <w:rPr>
                  <w:rFonts w:cstheme="minorHAnsi"/>
                  <w:bCs/>
                  <w:color w:val="auto"/>
                  <w:szCs w:val="18"/>
                </w:rPr>
                <w:delText>Sukiraman Manivannan</w:delText>
              </w:r>
            </w:del>
          </w:p>
        </w:tc>
        <w:tc>
          <w:tcPr>
            <w:tcW w:w="3690" w:type="dxa"/>
          </w:tcPr>
          <w:p w:rsidR="005F5DB4" w:rsidP="008F7819" w:rsidRDefault="005F5DB4" w14:paraId="3719FCD4" w14:textId="196DAE82">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del w:author="Mohammed Khateeb" w:date="2025-01-29T14:04:00Z" w16du:dateUtc="2025-01-29T10:04:00Z" w:id="53">
              <w:r w:rsidDel="00804C9A">
                <w:rPr>
                  <w:rFonts w:cstheme="minorHAnsi"/>
                  <w:bCs/>
                  <w:color w:val="auto"/>
                  <w:szCs w:val="18"/>
                </w:rPr>
                <w:delText>Sr. Manager – Data Privacy</w:delText>
              </w:r>
            </w:del>
          </w:p>
        </w:tc>
        <w:tc>
          <w:tcPr>
            <w:tcW w:w="2505" w:type="dxa"/>
          </w:tcPr>
          <w:p w:rsidRPr="000C570E" w:rsidR="005F5DB4" w:rsidP="008F7819" w:rsidRDefault="000C570E" w14:paraId="7B052C0D" w14:textId="7F64DCEC">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 w:val="20"/>
                <w:szCs w:val="20"/>
              </w:rPr>
            </w:pPr>
            <w:r w:rsidRPr="000C570E">
              <w:rPr>
                <w:rFonts w:asciiTheme="majorHAnsi" w:hAnsiTheme="majorHAnsi" w:cstheme="minorHAnsi"/>
                <w:bCs/>
                <w:color w:val="auto"/>
                <w:szCs w:val="18"/>
              </w:rPr>
              <w:t>Review and Update.</w:t>
            </w:r>
          </w:p>
        </w:tc>
      </w:tr>
    </w:tbl>
    <w:tbl>
      <w:tblPr>
        <w:tblpPr w:leftFromText="180" w:rightFromText="180" w:vertAnchor="text" w:horzAnchor="margin" w:tblpY="474"/>
        <w:tblW w:w="989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Pr="003A0A38" w:rsidR="00EF64FB" w:rsidTr="0087668A" w14:paraId="02E8481E" w14:textId="77777777">
        <w:trPr>
          <w:trHeight w:val="484"/>
        </w:trPr>
        <w:tc>
          <w:tcPr>
            <w:tcW w:w="9895" w:type="dxa"/>
            <w:gridSpan w:val="3"/>
            <w:shd w:val="clear" w:color="auto" w:fill="000000"/>
          </w:tcPr>
          <w:p w:rsidRPr="00935D5E" w:rsidR="00EF64FB" w:rsidP="00EF64FB" w:rsidRDefault="00EF64FB" w14:paraId="4C4B6180" w14:textId="77777777">
            <w:pPr>
              <w:pStyle w:val="TableParagraph"/>
              <w:spacing w:before="59"/>
              <w:rPr>
                <w:rFonts w:ascii="Space Grotesk" w:hAnsi="Space Grotesk"/>
                <w:b/>
                <w:sz w:val="18"/>
                <w:szCs w:val="18"/>
              </w:rPr>
            </w:pPr>
            <w:r w:rsidRPr="00935D5E">
              <w:rPr>
                <w:rFonts w:ascii="Space Grotesk" w:hAnsi="Space Grotesk"/>
                <w:b/>
                <w:color w:val="FFFFFF"/>
                <w:spacing w:val="-2"/>
                <w:sz w:val="18"/>
                <w:szCs w:val="18"/>
              </w:rPr>
              <w:t>Approvals</w:t>
            </w:r>
          </w:p>
        </w:tc>
      </w:tr>
      <w:tr w:rsidRPr="003A0A38" w:rsidR="0087668A" w:rsidTr="0087668A" w14:paraId="0EAAB286" w14:textId="77777777">
        <w:trPr>
          <w:trHeight w:val="480"/>
        </w:trPr>
        <w:tc>
          <w:tcPr>
            <w:tcW w:w="2703" w:type="dxa"/>
            <w:shd w:val="clear" w:color="auto" w:fill="F1F1F1"/>
          </w:tcPr>
          <w:p w:rsidRPr="00935D5E" w:rsidR="0087668A" w:rsidP="00EF64FB" w:rsidRDefault="0087668A" w14:paraId="2423477F" w14:textId="77777777">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rsidRPr="00935D5E" w:rsidR="0087668A" w:rsidP="00EF64FB" w:rsidRDefault="0087668A" w14:paraId="787A8723" w14:textId="77777777">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rsidRPr="00935D5E" w:rsidR="0087668A" w:rsidP="00EF64FB" w:rsidRDefault="0087668A" w14:paraId="0F9F3CCF" w14:textId="77777777">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Pr="003A0A38" w:rsidR="0087668A" w:rsidTr="0087668A" w14:paraId="1FDB3BE1" w14:textId="77777777">
        <w:trPr>
          <w:cantSplit/>
          <w:trHeight w:val="1440"/>
        </w:trPr>
        <w:tc>
          <w:tcPr>
            <w:tcW w:w="2703" w:type="dxa"/>
            <w:shd w:val="clear" w:color="auto" w:fill="D9D9D9"/>
            <w:vAlign w:val="center"/>
          </w:tcPr>
          <w:p w:rsidRPr="00935D5E" w:rsidR="0087668A" w:rsidP="00EF64FB" w:rsidRDefault="0087668A" w14:paraId="458F71DB" w14:textId="7EF1AE3E">
            <w:pPr>
              <w:spacing w:line="360" w:lineRule="auto"/>
              <w:jc w:val="mediumKashida"/>
              <w:rPr>
                <w:rFonts w:ascii="Space Grotesk" w:hAnsi="Space Grotesk"/>
                <w:b/>
                <w:bCs/>
                <w:szCs w:val="18"/>
              </w:rPr>
            </w:pPr>
            <w:del w:author="Mohammed Khateeb" w:date="2025-01-29T14:04:00Z" w16du:dateUtc="2025-01-29T10:04:00Z" w:id="54">
              <w:r w:rsidRPr="00935D5E" w:rsidDel="00804C9A">
                <w:rPr>
                  <w:rFonts w:ascii="Space Grotesk" w:hAnsi="Space Grotesk"/>
                  <w:b/>
                  <w:bCs/>
                  <w:szCs w:val="18"/>
                </w:rPr>
                <w:delText>Guruprasad Muralidharan</w:delText>
              </w:r>
            </w:del>
          </w:p>
        </w:tc>
        <w:tc>
          <w:tcPr>
            <w:tcW w:w="3524" w:type="dxa"/>
            <w:shd w:val="clear" w:color="auto" w:fill="D9D9D9"/>
            <w:vAlign w:val="center"/>
          </w:tcPr>
          <w:p w:rsidRPr="00935D5E" w:rsidR="0087668A" w:rsidP="0087668A" w:rsidRDefault="0087668A" w14:paraId="2B0FBAB9" w14:textId="232FE1AF">
            <w:pPr>
              <w:spacing w:line="360" w:lineRule="auto"/>
              <w:ind w:left="152" w:right="181"/>
              <w:jc w:val="mediumKashida"/>
              <w:rPr>
                <w:rFonts w:ascii="Space Grotesk" w:hAnsi="Space Grotesk"/>
                <w:szCs w:val="18"/>
              </w:rPr>
            </w:pPr>
            <w:del w:author="Mohammed Khateeb" w:date="2025-01-29T14:04:00Z" w16du:dateUtc="2025-01-29T10:04:00Z" w:id="55">
              <w:r w:rsidRPr="00935D5E" w:rsidDel="00804C9A">
                <w:rPr>
                  <w:rFonts w:ascii="Space Grotesk" w:hAnsi="Space Grotesk"/>
                  <w:szCs w:val="18"/>
                </w:rPr>
                <w:delText>Chief Information Security Officer</w:delText>
              </w:r>
            </w:del>
          </w:p>
        </w:tc>
        <w:tc>
          <w:tcPr>
            <w:tcW w:w="3668" w:type="dxa"/>
            <w:shd w:val="clear" w:color="auto" w:fill="D9D9D9"/>
            <w:vAlign w:val="center"/>
          </w:tcPr>
          <w:p w:rsidRPr="00935D5E" w:rsidR="0087668A" w:rsidP="00EF64FB" w:rsidRDefault="0087668A" w14:paraId="157B0EB8" w14:textId="77777777">
            <w:pPr>
              <w:spacing w:line="360" w:lineRule="auto"/>
              <w:jc w:val="mediumKashida"/>
              <w:rPr>
                <w:rFonts w:ascii="Space Grotesk" w:hAnsi="Space Grotesk"/>
                <w:szCs w:val="18"/>
              </w:rPr>
            </w:pPr>
          </w:p>
        </w:tc>
      </w:tr>
    </w:tbl>
    <w:p w:rsidRPr="00EF64FB" w:rsidR="009D42D4" w:rsidP="00EF64FB" w:rsidRDefault="00525A09" w14:paraId="5140FD2D" w14:textId="3291C0E5">
      <w:pPr>
        <w:rPr>
          <w:rFonts w:asciiTheme="majorHAnsi" w:hAnsiTheme="majorHAnsi" w:cstheme="minorHAnsi"/>
          <w:b/>
          <w:color w:val="5C5C5C" w:themeColor="text2"/>
          <w:szCs w:val="16"/>
        </w:rPr>
      </w:pPr>
      <w:r>
        <w:rPr>
          <w:rFonts w:asciiTheme="majorHAnsi" w:hAnsiTheme="majorHAnsi" w:cstheme="minorHAnsi"/>
          <w:b/>
          <w:color w:val="5C5C5C" w:themeColor="text2"/>
          <w:szCs w:val="16"/>
        </w:rPr>
        <w:br w:type="page"/>
      </w:r>
    </w:p>
    <w:sdt>
      <w:sdtPr>
        <w:id w:val="1671600472"/>
        <w:docPartObj>
          <w:docPartGallery w:val="Table of Contents"/>
          <w:docPartUnique/>
        </w:docPartObj>
        <w:rPr>
          <w:rFonts w:ascii="Space Grotesk" w:hAnsi="Space Grotesk" w:eastAsia="Space Grotesk" w:cs="Helvetica Neue" w:asciiTheme="minorAscii" w:hAnsiTheme="minorAscii" w:eastAsiaTheme="minorAscii" w:cstheme="minorBidi"/>
          <w:b w:val="1"/>
          <w:bCs w:val="1"/>
          <w:color w:val="000000" w:themeColor="text1"/>
          <w:sz w:val="18"/>
          <w:szCs w:val="18"/>
        </w:rPr>
      </w:sdtPr>
      <w:sdtEndPr>
        <w:rPr>
          <w:rFonts w:ascii="Space Grotesk" w:hAnsi="Space Grotesk" w:eastAsia="Space Grotesk" w:cs="Helvetica Neue" w:asciiTheme="minorAscii" w:hAnsiTheme="minorAscii" w:eastAsiaTheme="minorAscii" w:cstheme="minorBidi"/>
          <w:b w:val="1"/>
          <w:bCs w:val="1"/>
          <w:noProof/>
          <w:color w:val="000000" w:themeColor="accent2" w:themeTint="FF" w:themeShade="FF"/>
          <w:sz w:val="18"/>
          <w:szCs w:val="18"/>
        </w:rPr>
      </w:sdtEndPr>
      <w:sdtContent>
        <w:p w:rsidRPr="00882598" w:rsidR="00015A7D" w:rsidRDefault="00882598" w14:paraId="50801BA5" w14:textId="4B80764A">
          <w:pPr>
            <w:pStyle w:val="TOCHeading"/>
            <w:rPr>
              <w:b/>
              <w:bCs/>
            </w:rPr>
          </w:pPr>
          <w:r>
            <w:rPr>
              <w:b/>
              <w:bCs/>
            </w:rPr>
            <w:t>Table of C</w:t>
          </w:r>
          <w:r w:rsidRPr="00882598" w:rsidR="00015A7D">
            <w:rPr>
              <w:b/>
              <w:bCs/>
            </w:rPr>
            <w:t>onte</w:t>
          </w:r>
          <w:r w:rsidR="00653D9F">
            <w:rPr>
              <w:b/>
              <w:bCs/>
            </w:rPr>
            <w:t>n</w:t>
          </w:r>
          <w:r w:rsidRPr="00882598" w:rsidR="00015A7D">
            <w:rPr>
              <w:b/>
              <w:bCs/>
            </w:rPr>
            <w:t>ts</w:t>
          </w:r>
        </w:p>
        <w:p w:rsidR="00804C9A" w:rsidRDefault="00015A7D" w14:paraId="5014DC5B" w14:textId="08079560">
          <w:pPr>
            <w:pStyle w:val="TOC1"/>
            <w:rPr>
              <w:ins w:author="Mohammed Khateeb" w:date="2025-01-29T14:09:00Z" w16du:dateUtc="2025-01-29T10:09:00Z" w:id="56"/>
              <w:rFonts w:asciiTheme="minorHAnsi" w:hAnsiTheme="minorHAnsi" w:eastAsiaTheme="minorEastAsia"/>
              <w:b w:val="0"/>
              <w:color w:val="auto"/>
              <w:kern w:val="2"/>
              <w:sz w:val="24"/>
              <w14:ligatures w14:val="standardContextual"/>
            </w:rPr>
          </w:pPr>
          <w:r>
            <w:fldChar w:fldCharType="begin"/>
          </w:r>
          <w:r>
            <w:instrText xml:space="preserve"> TOC \o "1-3" \h \z \u </w:instrText>
          </w:r>
          <w:r>
            <w:fldChar w:fldCharType="separate"/>
          </w:r>
          <w:ins w:author="Mohammed Khateeb" w:date="2025-01-29T14:09:00Z" w16du:dateUtc="2025-01-29T10:09:00Z" w:id="57">
            <w:r w:rsidRPr="00CC1F2A" w:rsidR="00804C9A">
              <w:rPr>
                <w:rStyle w:val="Hyperlink"/>
              </w:rPr>
              <w:fldChar w:fldCharType="begin"/>
            </w:r>
            <w:r w:rsidRPr="00CC1F2A" w:rsidR="00804C9A">
              <w:rPr>
                <w:rStyle w:val="Hyperlink"/>
              </w:rPr>
              <w:instrText xml:space="preserve"> </w:instrText>
            </w:r>
            <w:r w:rsidR="00804C9A">
              <w:instrText>HYPERLINK \l "_Toc189052213"</w:instrText>
            </w:r>
            <w:r w:rsidRPr="00CC1F2A" w:rsidR="00804C9A">
              <w:rPr>
                <w:rStyle w:val="Hyperlink"/>
              </w:rPr>
              <w:instrText xml:space="preserve"> </w:instrText>
            </w:r>
            <w:r w:rsidRPr="00CC1F2A" w:rsidR="00804C9A">
              <w:rPr>
                <w:rStyle w:val="Hyperlink"/>
              </w:rPr>
            </w:r>
            <w:r w:rsidRPr="00CC1F2A" w:rsidR="00804C9A">
              <w:rPr>
                <w:rStyle w:val="Hyperlink"/>
              </w:rPr>
              <w:fldChar w:fldCharType="separate"/>
            </w:r>
            <w:r w:rsidRPr="00CC1F2A" w:rsidR="00804C9A">
              <w:rPr>
                <w:rStyle w:val="Hyperlink"/>
                <w:rFonts w:ascii="Space Grotesk" w:hAnsi="Space Grotesk" w:eastAsia="Times New Roman" w:cs="Calibri"/>
                <w:bCs/>
                <w:spacing w:val="10"/>
              </w:rPr>
              <w:t>1.</w:t>
            </w:r>
            <w:r w:rsidR="00804C9A">
              <w:rPr>
                <w:rFonts w:asciiTheme="minorHAnsi" w:hAnsiTheme="minorHAnsi" w:eastAsiaTheme="minorEastAsia"/>
                <w:b w:val="0"/>
                <w:color w:val="auto"/>
                <w:kern w:val="2"/>
                <w:sz w:val="24"/>
                <w14:ligatures w14:val="standardContextual"/>
              </w:rPr>
              <w:tab/>
            </w:r>
            <w:r w:rsidRPr="00CC1F2A" w:rsidR="00804C9A">
              <w:rPr>
                <w:rStyle w:val="Hyperlink"/>
                <w:rFonts w:ascii="Space Grotesk" w:hAnsi="Space Grotesk" w:eastAsia="Times New Roman" w:cs="Calibri"/>
                <w:bCs/>
                <w:spacing w:val="10"/>
              </w:rPr>
              <w:t>INTRODUCTION</w:t>
            </w:r>
            <w:r w:rsidR="00804C9A">
              <w:rPr>
                <w:webHidden/>
              </w:rPr>
              <w:tab/>
            </w:r>
            <w:r w:rsidR="00804C9A">
              <w:rPr>
                <w:webHidden/>
              </w:rPr>
              <w:fldChar w:fldCharType="begin"/>
            </w:r>
            <w:r w:rsidR="00804C9A">
              <w:rPr>
                <w:webHidden/>
              </w:rPr>
              <w:instrText xml:space="preserve"> PAGEREF _Toc189052213 \h </w:instrText>
            </w:r>
          </w:ins>
          <w:r w:rsidR="00804C9A">
            <w:rPr>
              <w:webHidden/>
            </w:rPr>
          </w:r>
          <w:r w:rsidR="00804C9A">
            <w:rPr>
              <w:webHidden/>
            </w:rPr>
            <w:fldChar w:fldCharType="separate"/>
          </w:r>
          <w:ins w:author="Mohammed Khateeb" w:date="2025-01-29T14:09:00Z" w16du:dateUtc="2025-01-29T10:09:00Z" w:id="58">
            <w:r w:rsidR="00804C9A">
              <w:rPr>
                <w:webHidden/>
              </w:rPr>
              <w:t>4</w:t>
            </w:r>
            <w:r w:rsidR="00804C9A">
              <w:rPr>
                <w:webHidden/>
              </w:rPr>
              <w:fldChar w:fldCharType="end"/>
            </w:r>
            <w:r w:rsidRPr="00CC1F2A" w:rsidR="00804C9A">
              <w:rPr>
                <w:rStyle w:val="Hyperlink"/>
              </w:rPr>
              <w:fldChar w:fldCharType="end"/>
            </w:r>
          </w:ins>
        </w:p>
        <w:p w:rsidR="00804C9A" w:rsidRDefault="00804C9A" w14:paraId="4B56793B" w14:textId="257A36DE">
          <w:pPr>
            <w:pStyle w:val="TOC1"/>
            <w:rPr>
              <w:ins w:author="Mohammed Khateeb" w:date="2025-01-29T14:09:00Z" w16du:dateUtc="2025-01-29T10:09:00Z" w:id="59"/>
              <w:rFonts w:asciiTheme="minorHAnsi" w:hAnsiTheme="minorHAnsi" w:eastAsiaTheme="minorEastAsia"/>
              <w:b w:val="0"/>
              <w:color w:val="auto"/>
              <w:kern w:val="2"/>
              <w:sz w:val="24"/>
              <w14:ligatures w14:val="standardContextual"/>
            </w:rPr>
          </w:pPr>
          <w:ins w:author="Mohammed Khateeb" w:date="2025-01-29T14:09:00Z" w16du:dateUtc="2025-01-29T10:09:00Z" w:id="60">
            <w:r w:rsidRPr="00CC1F2A">
              <w:rPr>
                <w:rStyle w:val="Hyperlink"/>
              </w:rPr>
              <w:fldChar w:fldCharType="begin"/>
            </w:r>
            <w:r w:rsidRPr="00CC1F2A">
              <w:rPr>
                <w:rStyle w:val="Hyperlink"/>
              </w:rPr>
              <w:instrText xml:space="preserve"> </w:instrText>
            </w:r>
            <w:r>
              <w:instrText>HYPERLINK \l "_Toc189052214"</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Cs/>
                <w:spacing w:val="10"/>
              </w:rPr>
              <w:t>2.</w:t>
            </w:r>
            <w:r>
              <w:rPr>
                <w:rFonts w:asciiTheme="minorHAnsi" w:hAnsiTheme="minorHAnsi" w:eastAsiaTheme="minorEastAsia"/>
                <w:b w:val="0"/>
                <w:color w:val="auto"/>
                <w:kern w:val="2"/>
                <w:sz w:val="24"/>
                <w14:ligatures w14:val="standardContextual"/>
              </w:rPr>
              <w:tab/>
            </w:r>
            <w:r w:rsidRPr="00CC1F2A">
              <w:rPr>
                <w:rStyle w:val="Hyperlink"/>
                <w:rFonts w:ascii="Space Grotesk" w:hAnsi="Space Grotesk" w:eastAsia="Times New Roman" w:cs="Calibri"/>
                <w:bCs/>
                <w:spacing w:val="10"/>
              </w:rPr>
              <w:t>PURPOSE</w:t>
            </w:r>
            <w:r>
              <w:rPr>
                <w:webHidden/>
              </w:rPr>
              <w:tab/>
            </w:r>
            <w:r>
              <w:rPr>
                <w:webHidden/>
              </w:rPr>
              <w:fldChar w:fldCharType="begin"/>
            </w:r>
            <w:r>
              <w:rPr>
                <w:webHidden/>
              </w:rPr>
              <w:instrText xml:space="preserve"> PAGEREF _Toc189052214 \h </w:instrText>
            </w:r>
          </w:ins>
          <w:r>
            <w:rPr>
              <w:webHidden/>
            </w:rPr>
          </w:r>
          <w:r>
            <w:rPr>
              <w:webHidden/>
            </w:rPr>
            <w:fldChar w:fldCharType="separate"/>
          </w:r>
          <w:ins w:author="Mohammed Khateeb" w:date="2025-01-29T14:09:00Z" w16du:dateUtc="2025-01-29T10:09:00Z" w:id="61">
            <w:r>
              <w:rPr>
                <w:webHidden/>
              </w:rPr>
              <w:t>4</w:t>
            </w:r>
            <w:r>
              <w:rPr>
                <w:webHidden/>
              </w:rPr>
              <w:fldChar w:fldCharType="end"/>
            </w:r>
            <w:r w:rsidRPr="00CC1F2A">
              <w:rPr>
                <w:rStyle w:val="Hyperlink"/>
              </w:rPr>
              <w:fldChar w:fldCharType="end"/>
            </w:r>
          </w:ins>
        </w:p>
        <w:p w:rsidR="00804C9A" w:rsidRDefault="00804C9A" w14:paraId="4F75B508" w14:textId="66A0829B">
          <w:pPr>
            <w:pStyle w:val="TOC1"/>
            <w:rPr>
              <w:ins w:author="Mohammed Khateeb" w:date="2025-01-29T14:09:00Z" w16du:dateUtc="2025-01-29T10:09:00Z" w:id="62"/>
              <w:rFonts w:asciiTheme="minorHAnsi" w:hAnsiTheme="minorHAnsi" w:eastAsiaTheme="minorEastAsia"/>
              <w:b w:val="0"/>
              <w:color w:val="auto"/>
              <w:kern w:val="2"/>
              <w:sz w:val="24"/>
              <w14:ligatures w14:val="standardContextual"/>
            </w:rPr>
          </w:pPr>
          <w:ins w:author="Mohammed Khateeb" w:date="2025-01-29T14:09:00Z" w16du:dateUtc="2025-01-29T10:09:00Z" w:id="63">
            <w:r w:rsidRPr="00CC1F2A">
              <w:rPr>
                <w:rStyle w:val="Hyperlink"/>
              </w:rPr>
              <w:fldChar w:fldCharType="begin"/>
            </w:r>
            <w:r w:rsidRPr="00CC1F2A">
              <w:rPr>
                <w:rStyle w:val="Hyperlink"/>
              </w:rPr>
              <w:instrText xml:space="preserve"> </w:instrText>
            </w:r>
            <w:r>
              <w:instrText>HYPERLINK \l "_Toc189052215"</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Cs/>
                <w:spacing w:val="10"/>
              </w:rPr>
              <w:t>3.</w:t>
            </w:r>
            <w:r>
              <w:rPr>
                <w:rFonts w:asciiTheme="minorHAnsi" w:hAnsiTheme="minorHAnsi" w:eastAsiaTheme="minorEastAsia"/>
                <w:b w:val="0"/>
                <w:color w:val="auto"/>
                <w:kern w:val="2"/>
                <w:sz w:val="24"/>
                <w14:ligatures w14:val="standardContextual"/>
              </w:rPr>
              <w:tab/>
            </w:r>
            <w:r w:rsidRPr="00CC1F2A">
              <w:rPr>
                <w:rStyle w:val="Hyperlink"/>
                <w:rFonts w:ascii="Space Grotesk" w:hAnsi="Space Grotesk" w:eastAsia="Times New Roman" w:cs="Calibri"/>
                <w:bCs/>
                <w:spacing w:val="10"/>
              </w:rPr>
              <w:t>SCOPE</w:t>
            </w:r>
            <w:r>
              <w:rPr>
                <w:webHidden/>
              </w:rPr>
              <w:tab/>
            </w:r>
            <w:r>
              <w:rPr>
                <w:webHidden/>
              </w:rPr>
              <w:fldChar w:fldCharType="begin"/>
            </w:r>
            <w:r>
              <w:rPr>
                <w:webHidden/>
              </w:rPr>
              <w:instrText xml:space="preserve"> PAGEREF _Toc189052215 \h </w:instrText>
            </w:r>
          </w:ins>
          <w:r>
            <w:rPr>
              <w:webHidden/>
            </w:rPr>
          </w:r>
          <w:r>
            <w:rPr>
              <w:webHidden/>
            </w:rPr>
            <w:fldChar w:fldCharType="separate"/>
          </w:r>
          <w:ins w:author="Mohammed Khateeb" w:date="2025-01-29T14:09:00Z" w16du:dateUtc="2025-01-29T10:09:00Z" w:id="64">
            <w:r>
              <w:rPr>
                <w:webHidden/>
              </w:rPr>
              <w:t>4</w:t>
            </w:r>
            <w:r>
              <w:rPr>
                <w:webHidden/>
              </w:rPr>
              <w:fldChar w:fldCharType="end"/>
            </w:r>
            <w:r w:rsidRPr="00CC1F2A">
              <w:rPr>
                <w:rStyle w:val="Hyperlink"/>
              </w:rPr>
              <w:fldChar w:fldCharType="end"/>
            </w:r>
          </w:ins>
        </w:p>
        <w:p w:rsidR="00804C9A" w:rsidRDefault="00804C9A" w14:paraId="71AEE39F" w14:textId="4A4ED2A2">
          <w:pPr>
            <w:pStyle w:val="TOC1"/>
            <w:rPr>
              <w:ins w:author="Mohammed Khateeb" w:date="2025-01-29T14:09:00Z" w16du:dateUtc="2025-01-29T10:09:00Z" w:id="65"/>
              <w:rFonts w:asciiTheme="minorHAnsi" w:hAnsiTheme="minorHAnsi" w:eastAsiaTheme="minorEastAsia"/>
              <w:b w:val="0"/>
              <w:color w:val="auto"/>
              <w:kern w:val="2"/>
              <w:sz w:val="24"/>
              <w14:ligatures w14:val="standardContextual"/>
            </w:rPr>
          </w:pPr>
          <w:ins w:author="Mohammed Khateeb" w:date="2025-01-29T14:09:00Z" w16du:dateUtc="2025-01-29T10:09:00Z" w:id="66">
            <w:r w:rsidRPr="00CC1F2A">
              <w:rPr>
                <w:rStyle w:val="Hyperlink"/>
              </w:rPr>
              <w:fldChar w:fldCharType="begin"/>
            </w:r>
            <w:r w:rsidRPr="00CC1F2A">
              <w:rPr>
                <w:rStyle w:val="Hyperlink"/>
              </w:rPr>
              <w:instrText xml:space="preserve"> </w:instrText>
            </w:r>
            <w:r>
              <w:instrText>HYPERLINK \l "_Toc189052216"</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Cs/>
                <w:spacing w:val="10"/>
              </w:rPr>
              <w:t>4.</w:t>
            </w:r>
            <w:r>
              <w:rPr>
                <w:rFonts w:asciiTheme="minorHAnsi" w:hAnsiTheme="minorHAnsi" w:eastAsiaTheme="minorEastAsia"/>
                <w:b w:val="0"/>
                <w:color w:val="auto"/>
                <w:kern w:val="2"/>
                <w:sz w:val="24"/>
                <w14:ligatures w14:val="standardContextual"/>
              </w:rPr>
              <w:tab/>
            </w:r>
            <w:r w:rsidRPr="00CC1F2A">
              <w:rPr>
                <w:rStyle w:val="Hyperlink"/>
                <w:rFonts w:ascii="Space Grotesk" w:hAnsi="Space Grotesk" w:eastAsia="Times New Roman" w:cs="Calibri"/>
                <w:bCs/>
                <w:spacing w:val="10"/>
              </w:rPr>
              <w:t>POLICY STATEMENT</w:t>
            </w:r>
            <w:r>
              <w:rPr>
                <w:webHidden/>
              </w:rPr>
              <w:tab/>
            </w:r>
            <w:r>
              <w:rPr>
                <w:webHidden/>
              </w:rPr>
              <w:fldChar w:fldCharType="begin"/>
            </w:r>
            <w:r>
              <w:rPr>
                <w:webHidden/>
              </w:rPr>
              <w:instrText xml:space="preserve"> PAGEREF _Toc189052216 \h </w:instrText>
            </w:r>
          </w:ins>
          <w:r>
            <w:rPr>
              <w:webHidden/>
            </w:rPr>
          </w:r>
          <w:r>
            <w:rPr>
              <w:webHidden/>
            </w:rPr>
            <w:fldChar w:fldCharType="separate"/>
          </w:r>
          <w:ins w:author="Mohammed Khateeb" w:date="2025-01-29T14:09:00Z" w16du:dateUtc="2025-01-29T10:09:00Z" w:id="67">
            <w:r>
              <w:rPr>
                <w:webHidden/>
              </w:rPr>
              <w:t>5</w:t>
            </w:r>
            <w:r>
              <w:rPr>
                <w:webHidden/>
              </w:rPr>
              <w:fldChar w:fldCharType="end"/>
            </w:r>
            <w:r w:rsidRPr="00CC1F2A">
              <w:rPr>
                <w:rStyle w:val="Hyperlink"/>
              </w:rPr>
              <w:fldChar w:fldCharType="end"/>
            </w:r>
          </w:ins>
        </w:p>
        <w:p w:rsidR="00804C9A" w:rsidRDefault="00804C9A" w14:paraId="5D5F444B" w14:textId="2D462D68">
          <w:pPr>
            <w:pStyle w:val="TOC1"/>
            <w:rPr>
              <w:ins w:author="Mohammed Khateeb" w:date="2025-01-29T14:09:00Z" w16du:dateUtc="2025-01-29T10:09:00Z" w:id="68"/>
              <w:rFonts w:asciiTheme="minorHAnsi" w:hAnsiTheme="minorHAnsi" w:eastAsiaTheme="minorEastAsia"/>
              <w:b w:val="0"/>
              <w:color w:val="auto"/>
              <w:kern w:val="2"/>
              <w:sz w:val="24"/>
              <w14:ligatures w14:val="standardContextual"/>
            </w:rPr>
          </w:pPr>
          <w:ins w:author="Mohammed Khateeb" w:date="2025-01-29T14:09:00Z" w16du:dateUtc="2025-01-29T10:09:00Z" w:id="69">
            <w:r w:rsidRPr="00CC1F2A">
              <w:rPr>
                <w:rStyle w:val="Hyperlink"/>
              </w:rPr>
              <w:fldChar w:fldCharType="begin"/>
            </w:r>
            <w:r w:rsidRPr="00CC1F2A">
              <w:rPr>
                <w:rStyle w:val="Hyperlink"/>
              </w:rPr>
              <w:instrText xml:space="preserve"> </w:instrText>
            </w:r>
            <w:r>
              <w:instrText>HYPERLINK \l "_Toc189052217"</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Cs/>
                <w:spacing w:val="10"/>
              </w:rPr>
              <w:t>5.</w:t>
            </w:r>
            <w:r>
              <w:rPr>
                <w:rFonts w:asciiTheme="minorHAnsi" w:hAnsiTheme="minorHAnsi" w:eastAsiaTheme="minorEastAsia"/>
                <w:b w:val="0"/>
                <w:color w:val="auto"/>
                <w:kern w:val="2"/>
                <w:sz w:val="24"/>
                <w14:ligatures w14:val="standardContextual"/>
              </w:rPr>
              <w:tab/>
            </w:r>
            <w:r w:rsidRPr="00CC1F2A">
              <w:rPr>
                <w:rStyle w:val="Hyperlink"/>
                <w:rFonts w:ascii="Space Grotesk" w:hAnsi="Space Grotesk" w:eastAsia="Times New Roman" w:cs="Calibri"/>
                <w:bCs/>
                <w:spacing w:val="10"/>
              </w:rPr>
              <w:t>POLICY DETAILS</w:t>
            </w:r>
            <w:r>
              <w:rPr>
                <w:webHidden/>
              </w:rPr>
              <w:tab/>
            </w:r>
            <w:r>
              <w:rPr>
                <w:webHidden/>
              </w:rPr>
              <w:fldChar w:fldCharType="begin"/>
            </w:r>
            <w:r>
              <w:rPr>
                <w:webHidden/>
              </w:rPr>
              <w:instrText xml:space="preserve"> PAGEREF _Toc189052217 \h </w:instrText>
            </w:r>
          </w:ins>
          <w:r>
            <w:rPr>
              <w:webHidden/>
            </w:rPr>
          </w:r>
          <w:r>
            <w:rPr>
              <w:webHidden/>
            </w:rPr>
            <w:fldChar w:fldCharType="separate"/>
          </w:r>
          <w:ins w:author="Mohammed Khateeb" w:date="2025-01-29T14:09:00Z" w16du:dateUtc="2025-01-29T10:09:00Z" w:id="70">
            <w:r>
              <w:rPr>
                <w:webHidden/>
              </w:rPr>
              <w:t>5</w:t>
            </w:r>
            <w:r>
              <w:rPr>
                <w:webHidden/>
              </w:rPr>
              <w:fldChar w:fldCharType="end"/>
            </w:r>
            <w:r w:rsidRPr="00CC1F2A">
              <w:rPr>
                <w:rStyle w:val="Hyperlink"/>
              </w:rPr>
              <w:fldChar w:fldCharType="end"/>
            </w:r>
          </w:ins>
        </w:p>
        <w:p w:rsidR="00804C9A" w:rsidRDefault="00804C9A" w14:paraId="2ACBE310" w14:textId="5A66088E">
          <w:pPr>
            <w:pStyle w:val="TOC2"/>
            <w:rPr>
              <w:ins w:author="Mohammed Khateeb" w:date="2025-01-29T14:09:00Z" w16du:dateUtc="2025-01-29T10:09:00Z" w:id="71"/>
              <w:rFonts w:asciiTheme="minorHAnsi" w:hAnsiTheme="minorHAnsi" w:eastAsiaTheme="minorEastAsia"/>
              <w:color w:val="auto"/>
              <w:kern w:val="2"/>
              <w:szCs w:val="24"/>
              <w14:ligatures w14:val="standardContextual"/>
            </w:rPr>
          </w:pPr>
          <w:ins w:author="Mohammed Khateeb" w:date="2025-01-29T14:09:00Z" w16du:dateUtc="2025-01-29T10:09:00Z" w:id="72">
            <w:r w:rsidRPr="00CC1F2A">
              <w:rPr>
                <w:rStyle w:val="Hyperlink"/>
              </w:rPr>
              <w:fldChar w:fldCharType="begin"/>
            </w:r>
            <w:r w:rsidRPr="00CC1F2A">
              <w:rPr>
                <w:rStyle w:val="Hyperlink"/>
              </w:rPr>
              <w:instrText xml:space="preserve"> </w:instrText>
            </w:r>
            <w:r>
              <w:instrText>HYPERLINK \l "_Toc189052218"</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
                <w:bCs/>
                <w:spacing w:val="10"/>
              </w:rPr>
              <w:t>5.1</w:t>
            </w:r>
            <w:r>
              <w:rPr>
                <w:rFonts w:asciiTheme="minorHAnsi" w:hAnsiTheme="minorHAnsi" w:eastAsiaTheme="minorEastAsia"/>
                <w:color w:val="auto"/>
                <w:kern w:val="2"/>
                <w:szCs w:val="24"/>
                <w14:ligatures w14:val="standardContextual"/>
              </w:rPr>
              <w:tab/>
            </w:r>
            <w:r w:rsidRPr="00CC1F2A">
              <w:rPr>
                <w:rStyle w:val="Hyperlink"/>
                <w:rFonts w:ascii="Space Grotesk" w:hAnsi="Space Grotesk" w:eastAsia="Times New Roman" w:cs="Calibri"/>
                <w:b/>
                <w:bCs/>
                <w:spacing w:val="10"/>
              </w:rPr>
              <w:t>Logging Requirements</w:t>
            </w:r>
            <w:r>
              <w:rPr>
                <w:webHidden/>
              </w:rPr>
              <w:tab/>
            </w:r>
            <w:r>
              <w:rPr>
                <w:webHidden/>
              </w:rPr>
              <w:fldChar w:fldCharType="begin"/>
            </w:r>
            <w:r>
              <w:rPr>
                <w:webHidden/>
              </w:rPr>
              <w:instrText xml:space="preserve"> PAGEREF _Toc189052218 \h </w:instrText>
            </w:r>
          </w:ins>
          <w:r>
            <w:rPr>
              <w:webHidden/>
            </w:rPr>
          </w:r>
          <w:r>
            <w:rPr>
              <w:webHidden/>
            </w:rPr>
            <w:fldChar w:fldCharType="separate"/>
          </w:r>
          <w:ins w:author="Mohammed Khateeb" w:date="2025-01-29T14:09:00Z" w16du:dateUtc="2025-01-29T10:09:00Z" w:id="73">
            <w:r>
              <w:rPr>
                <w:webHidden/>
              </w:rPr>
              <w:t>5</w:t>
            </w:r>
            <w:r>
              <w:rPr>
                <w:webHidden/>
              </w:rPr>
              <w:fldChar w:fldCharType="end"/>
            </w:r>
            <w:r w:rsidRPr="00CC1F2A">
              <w:rPr>
                <w:rStyle w:val="Hyperlink"/>
              </w:rPr>
              <w:fldChar w:fldCharType="end"/>
            </w:r>
          </w:ins>
        </w:p>
        <w:p w:rsidR="00804C9A" w:rsidRDefault="00804C9A" w14:paraId="6AD2B347" w14:textId="0935AA14">
          <w:pPr>
            <w:pStyle w:val="TOC2"/>
            <w:rPr>
              <w:ins w:author="Mohammed Khateeb" w:date="2025-01-29T14:09:00Z" w16du:dateUtc="2025-01-29T10:09:00Z" w:id="74"/>
              <w:rFonts w:asciiTheme="minorHAnsi" w:hAnsiTheme="minorHAnsi" w:eastAsiaTheme="minorEastAsia"/>
              <w:color w:val="auto"/>
              <w:kern w:val="2"/>
              <w:szCs w:val="24"/>
              <w14:ligatures w14:val="standardContextual"/>
            </w:rPr>
          </w:pPr>
          <w:ins w:author="Mohammed Khateeb" w:date="2025-01-29T14:09:00Z" w16du:dateUtc="2025-01-29T10:09:00Z" w:id="75">
            <w:r w:rsidRPr="00CC1F2A">
              <w:rPr>
                <w:rStyle w:val="Hyperlink"/>
              </w:rPr>
              <w:fldChar w:fldCharType="begin"/>
            </w:r>
            <w:r w:rsidRPr="00CC1F2A">
              <w:rPr>
                <w:rStyle w:val="Hyperlink"/>
              </w:rPr>
              <w:instrText xml:space="preserve"> </w:instrText>
            </w:r>
            <w:r>
              <w:instrText>HYPERLINK \l "_Toc189052219"</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
                <w:bCs/>
                <w:spacing w:val="10"/>
              </w:rPr>
              <w:t>5.2</w:t>
            </w:r>
            <w:r>
              <w:rPr>
                <w:rFonts w:asciiTheme="minorHAnsi" w:hAnsiTheme="minorHAnsi" w:eastAsiaTheme="minorEastAsia"/>
                <w:color w:val="auto"/>
                <w:kern w:val="2"/>
                <w:szCs w:val="24"/>
                <w14:ligatures w14:val="standardContextual"/>
              </w:rPr>
              <w:tab/>
            </w:r>
            <w:r w:rsidRPr="00CC1F2A">
              <w:rPr>
                <w:rStyle w:val="Hyperlink"/>
                <w:rFonts w:ascii="Space Grotesk" w:hAnsi="Space Grotesk" w:eastAsia="Times New Roman" w:cs="Calibri"/>
                <w:b/>
                <w:bCs/>
                <w:spacing w:val="10"/>
              </w:rPr>
              <w:t>Logging Parameters</w:t>
            </w:r>
            <w:r>
              <w:rPr>
                <w:webHidden/>
              </w:rPr>
              <w:tab/>
            </w:r>
            <w:r>
              <w:rPr>
                <w:webHidden/>
              </w:rPr>
              <w:fldChar w:fldCharType="begin"/>
            </w:r>
            <w:r>
              <w:rPr>
                <w:webHidden/>
              </w:rPr>
              <w:instrText xml:space="preserve"> PAGEREF _Toc189052219 \h </w:instrText>
            </w:r>
          </w:ins>
          <w:r>
            <w:rPr>
              <w:webHidden/>
            </w:rPr>
          </w:r>
          <w:r>
            <w:rPr>
              <w:webHidden/>
            </w:rPr>
            <w:fldChar w:fldCharType="separate"/>
          </w:r>
          <w:ins w:author="Mohammed Khateeb" w:date="2025-01-29T14:09:00Z" w16du:dateUtc="2025-01-29T10:09:00Z" w:id="76">
            <w:r>
              <w:rPr>
                <w:webHidden/>
              </w:rPr>
              <w:t>5</w:t>
            </w:r>
            <w:r>
              <w:rPr>
                <w:webHidden/>
              </w:rPr>
              <w:fldChar w:fldCharType="end"/>
            </w:r>
            <w:r w:rsidRPr="00CC1F2A">
              <w:rPr>
                <w:rStyle w:val="Hyperlink"/>
              </w:rPr>
              <w:fldChar w:fldCharType="end"/>
            </w:r>
          </w:ins>
        </w:p>
        <w:p w:rsidR="00804C9A" w:rsidRDefault="00804C9A" w14:paraId="30349C29" w14:textId="65220333">
          <w:pPr>
            <w:pStyle w:val="TOC2"/>
            <w:rPr>
              <w:ins w:author="Mohammed Khateeb" w:date="2025-01-29T14:09:00Z" w16du:dateUtc="2025-01-29T10:09:00Z" w:id="77"/>
              <w:rFonts w:asciiTheme="minorHAnsi" w:hAnsiTheme="minorHAnsi" w:eastAsiaTheme="minorEastAsia"/>
              <w:color w:val="auto"/>
              <w:kern w:val="2"/>
              <w:szCs w:val="24"/>
              <w14:ligatures w14:val="standardContextual"/>
            </w:rPr>
          </w:pPr>
          <w:ins w:author="Mohammed Khateeb" w:date="2025-01-29T14:09:00Z" w16du:dateUtc="2025-01-29T10:09:00Z" w:id="78">
            <w:r w:rsidRPr="00CC1F2A">
              <w:rPr>
                <w:rStyle w:val="Hyperlink"/>
              </w:rPr>
              <w:fldChar w:fldCharType="begin"/>
            </w:r>
            <w:r w:rsidRPr="00CC1F2A">
              <w:rPr>
                <w:rStyle w:val="Hyperlink"/>
              </w:rPr>
              <w:instrText xml:space="preserve"> </w:instrText>
            </w:r>
            <w:r>
              <w:instrText>HYPERLINK \l "_Toc189052220"</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
                <w:bCs/>
                <w:spacing w:val="10"/>
              </w:rPr>
              <w:t>5.3</w:t>
            </w:r>
            <w:r>
              <w:rPr>
                <w:rFonts w:asciiTheme="minorHAnsi" w:hAnsiTheme="minorHAnsi" w:eastAsiaTheme="minorEastAsia"/>
                <w:color w:val="auto"/>
                <w:kern w:val="2"/>
                <w:szCs w:val="24"/>
                <w14:ligatures w14:val="standardContextual"/>
              </w:rPr>
              <w:tab/>
            </w:r>
            <w:r w:rsidRPr="00CC1F2A">
              <w:rPr>
                <w:rStyle w:val="Hyperlink"/>
                <w:rFonts w:ascii="Space Grotesk" w:hAnsi="Space Grotesk" w:eastAsia="Times New Roman" w:cs="Calibri"/>
                <w:b/>
                <w:bCs/>
                <w:spacing w:val="10"/>
              </w:rPr>
              <w:t>Log Storage &amp; Retention</w:t>
            </w:r>
            <w:r>
              <w:rPr>
                <w:webHidden/>
              </w:rPr>
              <w:tab/>
            </w:r>
            <w:r>
              <w:rPr>
                <w:webHidden/>
              </w:rPr>
              <w:fldChar w:fldCharType="begin"/>
            </w:r>
            <w:r>
              <w:rPr>
                <w:webHidden/>
              </w:rPr>
              <w:instrText xml:space="preserve"> PAGEREF _Toc189052220 \h </w:instrText>
            </w:r>
          </w:ins>
          <w:r>
            <w:rPr>
              <w:webHidden/>
            </w:rPr>
          </w:r>
          <w:r>
            <w:rPr>
              <w:webHidden/>
            </w:rPr>
            <w:fldChar w:fldCharType="separate"/>
          </w:r>
          <w:ins w:author="Mohammed Khateeb" w:date="2025-01-29T14:09:00Z" w16du:dateUtc="2025-01-29T10:09:00Z" w:id="79">
            <w:r>
              <w:rPr>
                <w:webHidden/>
              </w:rPr>
              <w:t>5</w:t>
            </w:r>
            <w:r>
              <w:rPr>
                <w:webHidden/>
              </w:rPr>
              <w:fldChar w:fldCharType="end"/>
            </w:r>
            <w:r w:rsidRPr="00CC1F2A">
              <w:rPr>
                <w:rStyle w:val="Hyperlink"/>
              </w:rPr>
              <w:fldChar w:fldCharType="end"/>
            </w:r>
          </w:ins>
        </w:p>
        <w:p w:rsidR="00804C9A" w:rsidRDefault="00804C9A" w14:paraId="6D57A3FD" w14:textId="5AF7E130">
          <w:pPr>
            <w:pStyle w:val="TOC2"/>
            <w:rPr>
              <w:ins w:author="Mohammed Khateeb" w:date="2025-01-29T14:09:00Z" w16du:dateUtc="2025-01-29T10:09:00Z" w:id="80"/>
              <w:rFonts w:asciiTheme="minorHAnsi" w:hAnsiTheme="minorHAnsi" w:eastAsiaTheme="minorEastAsia"/>
              <w:color w:val="auto"/>
              <w:kern w:val="2"/>
              <w:szCs w:val="24"/>
              <w14:ligatures w14:val="standardContextual"/>
            </w:rPr>
          </w:pPr>
          <w:ins w:author="Mohammed Khateeb" w:date="2025-01-29T14:09:00Z" w16du:dateUtc="2025-01-29T10:09:00Z" w:id="81">
            <w:r w:rsidRPr="00CC1F2A">
              <w:rPr>
                <w:rStyle w:val="Hyperlink"/>
              </w:rPr>
              <w:fldChar w:fldCharType="begin"/>
            </w:r>
            <w:r w:rsidRPr="00CC1F2A">
              <w:rPr>
                <w:rStyle w:val="Hyperlink"/>
              </w:rPr>
              <w:instrText xml:space="preserve"> </w:instrText>
            </w:r>
            <w:r>
              <w:instrText>HYPERLINK \l "_Toc189052221"</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
                <w:bCs/>
                <w:spacing w:val="10"/>
              </w:rPr>
              <w:t>5.4</w:t>
            </w:r>
            <w:r>
              <w:rPr>
                <w:rFonts w:asciiTheme="minorHAnsi" w:hAnsiTheme="minorHAnsi" w:eastAsiaTheme="minorEastAsia"/>
                <w:color w:val="auto"/>
                <w:kern w:val="2"/>
                <w:szCs w:val="24"/>
                <w14:ligatures w14:val="standardContextual"/>
              </w:rPr>
              <w:tab/>
            </w:r>
            <w:r w:rsidRPr="00CC1F2A">
              <w:rPr>
                <w:rStyle w:val="Hyperlink"/>
                <w:rFonts w:ascii="Space Grotesk" w:hAnsi="Space Grotesk" w:eastAsia="Times New Roman" w:cs="Calibri"/>
                <w:b/>
                <w:bCs/>
                <w:spacing w:val="10"/>
              </w:rPr>
              <w:t>Log Reporting</w:t>
            </w:r>
            <w:r>
              <w:rPr>
                <w:webHidden/>
              </w:rPr>
              <w:tab/>
            </w:r>
            <w:r>
              <w:rPr>
                <w:webHidden/>
              </w:rPr>
              <w:fldChar w:fldCharType="begin"/>
            </w:r>
            <w:r>
              <w:rPr>
                <w:webHidden/>
              </w:rPr>
              <w:instrText xml:space="preserve"> PAGEREF _Toc189052221 \h </w:instrText>
            </w:r>
          </w:ins>
          <w:r>
            <w:rPr>
              <w:webHidden/>
            </w:rPr>
          </w:r>
          <w:r>
            <w:rPr>
              <w:webHidden/>
            </w:rPr>
            <w:fldChar w:fldCharType="separate"/>
          </w:r>
          <w:ins w:author="Mohammed Khateeb" w:date="2025-01-29T14:09:00Z" w16du:dateUtc="2025-01-29T10:09:00Z" w:id="82">
            <w:r>
              <w:rPr>
                <w:webHidden/>
              </w:rPr>
              <w:t>6</w:t>
            </w:r>
            <w:r>
              <w:rPr>
                <w:webHidden/>
              </w:rPr>
              <w:fldChar w:fldCharType="end"/>
            </w:r>
            <w:r w:rsidRPr="00CC1F2A">
              <w:rPr>
                <w:rStyle w:val="Hyperlink"/>
              </w:rPr>
              <w:fldChar w:fldCharType="end"/>
            </w:r>
          </w:ins>
        </w:p>
        <w:p w:rsidR="00804C9A" w:rsidRDefault="00804C9A" w14:paraId="563B0B9B" w14:textId="2942D026">
          <w:pPr>
            <w:pStyle w:val="TOC2"/>
            <w:rPr>
              <w:ins w:author="Mohammed Khateeb" w:date="2025-01-29T14:09:00Z" w16du:dateUtc="2025-01-29T10:09:00Z" w:id="83"/>
              <w:rFonts w:asciiTheme="minorHAnsi" w:hAnsiTheme="minorHAnsi" w:eastAsiaTheme="minorEastAsia"/>
              <w:color w:val="auto"/>
              <w:kern w:val="2"/>
              <w:szCs w:val="24"/>
              <w14:ligatures w14:val="standardContextual"/>
            </w:rPr>
          </w:pPr>
          <w:ins w:author="Mohammed Khateeb" w:date="2025-01-29T14:09:00Z" w16du:dateUtc="2025-01-29T10:09:00Z" w:id="84">
            <w:r w:rsidRPr="00CC1F2A">
              <w:rPr>
                <w:rStyle w:val="Hyperlink"/>
              </w:rPr>
              <w:fldChar w:fldCharType="begin"/>
            </w:r>
            <w:r w:rsidRPr="00CC1F2A">
              <w:rPr>
                <w:rStyle w:val="Hyperlink"/>
              </w:rPr>
              <w:instrText xml:space="preserve"> </w:instrText>
            </w:r>
            <w:r>
              <w:instrText>HYPERLINK \l "_Toc189052222"</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ascii="Space Grotesk" w:hAnsi="Space Grotesk" w:eastAsia="Times New Roman" w:cs="Calibri"/>
                <w:b/>
                <w:bCs/>
                <w:spacing w:val="10"/>
              </w:rPr>
              <w:t>5.5</w:t>
            </w:r>
            <w:r>
              <w:rPr>
                <w:rFonts w:asciiTheme="minorHAnsi" w:hAnsiTheme="minorHAnsi" w:eastAsiaTheme="minorEastAsia"/>
                <w:color w:val="auto"/>
                <w:kern w:val="2"/>
                <w:szCs w:val="24"/>
                <w14:ligatures w14:val="standardContextual"/>
              </w:rPr>
              <w:tab/>
            </w:r>
            <w:r w:rsidRPr="00CC1F2A">
              <w:rPr>
                <w:rStyle w:val="Hyperlink"/>
                <w:rFonts w:ascii="Space Grotesk" w:hAnsi="Space Grotesk" w:eastAsia="Times New Roman" w:cs="Calibri"/>
                <w:b/>
                <w:bCs/>
                <w:spacing w:val="10"/>
              </w:rPr>
              <w:t>Log Protection and Access</w:t>
            </w:r>
            <w:r>
              <w:rPr>
                <w:webHidden/>
              </w:rPr>
              <w:tab/>
            </w:r>
            <w:r>
              <w:rPr>
                <w:webHidden/>
              </w:rPr>
              <w:fldChar w:fldCharType="begin"/>
            </w:r>
            <w:r>
              <w:rPr>
                <w:webHidden/>
              </w:rPr>
              <w:instrText xml:space="preserve"> PAGEREF _Toc189052222 \h </w:instrText>
            </w:r>
          </w:ins>
          <w:r>
            <w:rPr>
              <w:webHidden/>
            </w:rPr>
          </w:r>
          <w:r>
            <w:rPr>
              <w:webHidden/>
            </w:rPr>
            <w:fldChar w:fldCharType="separate"/>
          </w:r>
          <w:ins w:author="Mohammed Khateeb" w:date="2025-01-29T14:09:00Z" w16du:dateUtc="2025-01-29T10:09:00Z" w:id="85">
            <w:r>
              <w:rPr>
                <w:webHidden/>
              </w:rPr>
              <w:t>6</w:t>
            </w:r>
            <w:r>
              <w:rPr>
                <w:webHidden/>
              </w:rPr>
              <w:fldChar w:fldCharType="end"/>
            </w:r>
            <w:r w:rsidRPr="00CC1F2A">
              <w:rPr>
                <w:rStyle w:val="Hyperlink"/>
              </w:rPr>
              <w:fldChar w:fldCharType="end"/>
            </w:r>
          </w:ins>
        </w:p>
        <w:p w:rsidR="00804C9A" w:rsidRDefault="00804C9A" w14:paraId="32392C53" w14:textId="5A346775">
          <w:pPr>
            <w:pStyle w:val="TOC2"/>
            <w:rPr>
              <w:ins w:author="Mohammed Khateeb" w:date="2025-01-29T14:09:00Z" w16du:dateUtc="2025-01-29T10:09:00Z" w:id="86"/>
              <w:rFonts w:asciiTheme="minorHAnsi" w:hAnsiTheme="minorHAnsi" w:eastAsiaTheme="minorEastAsia"/>
              <w:color w:val="auto"/>
              <w:kern w:val="2"/>
              <w:szCs w:val="24"/>
              <w14:ligatures w14:val="standardContextual"/>
            </w:rPr>
          </w:pPr>
          <w:ins w:author="Mohammed Khateeb" w:date="2025-01-29T14:09:00Z" w16du:dateUtc="2025-01-29T10:09:00Z" w:id="87">
            <w:r w:rsidRPr="00CC1F2A">
              <w:rPr>
                <w:rStyle w:val="Hyperlink"/>
              </w:rPr>
              <w:fldChar w:fldCharType="begin"/>
            </w:r>
            <w:r w:rsidRPr="00CC1F2A">
              <w:rPr>
                <w:rStyle w:val="Hyperlink"/>
              </w:rPr>
              <w:instrText xml:space="preserve"> </w:instrText>
            </w:r>
            <w:r>
              <w:instrText>HYPERLINK \l "_Toc189052223"</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cs="Calibri"/>
                <w:b/>
                <w:bCs/>
              </w:rPr>
              <w:t>5.6</w:t>
            </w:r>
            <w:r>
              <w:rPr>
                <w:rFonts w:asciiTheme="minorHAnsi" w:hAnsiTheme="minorHAnsi" w:eastAsiaTheme="minorEastAsia"/>
                <w:color w:val="auto"/>
                <w:kern w:val="2"/>
                <w:szCs w:val="24"/>
                <w14:ligatures w14:val="standardContextual"/>
              </w:rPr>
              <w:tab/>
            </w:r>
            <w:r w:rsidRPr="00CC1F2A">
              <w:rPr>
                <w:rStyle w:val="Hyperlink"/>
                <w:rFonts w:cs="Calibri"/>
                <w:b/>
                <w:bCs/>
              </w:rPr>
              <w:t>Log Monitoring, Analysis &amp; Review</w:t>
            </w:r>
            <w:r>
              <w:rPr>
                <w:webHidden/>
              </w:rPr>
              <w:tab/>
            </w:r>
            <w:r>
              <w:rPr>
                <w:webHidden/>
              </w:rPr>
              <w:fldChar w:fldCharType="begin"/>
            </w:r>
            <w:r>
              <w:rPr>
                <w:webHidden/>
              </w:rPr>
              <w:instrText xml:space="preserve"> PAGEREF _Toc189052223 \h </w:instrText>
            </w:r>
          </w:ins>
          <w:r>
            <w:rPr>
              <w:webHidden/>
            </w:rPr>
          </w:r>
          <w:r>
            <w:rPr>
              <w:webHidden/>
            </w:rPr>
            <w:fldChar w:fldCharType="separate"/>
          </w:r>
          <w:ins w:author="Mohammed Khateeb" w:date="2025-01-29T14:09:00Z" w16du:dateUtc="2025-01-29T10:09:00Z" w:id="88">
            <w:r>
              <w:rPr>
                <w:webHidden/>
              </w:rPr>
              <w:t>6</w:t>
            </w:r>
            <w:r>
              <w:rPr>
                <w:webHidden/>
              </w:rPr>
              <w:fldChar w:fldCharType="end"/>
            </w:r>
            <w:r w:rsidRPr="00CC1F2A">
              <w:rPr>
                <w:rStyle w:val="Hyperlink"/>
              </w:rPr>
              <w:fldChar w:fldCharType="end"/>
            </w:r>
          </w:ins>
        </w:p>
        <w:p w:rsidR="00804C9A" w:rsidRDefault="00804C9A" w14:paraId="56663F06" w14:textId="03966799">
          <w:pPr>
            <w:pStyle w:val="TOC2"/>
            <w:rPr>
              <w:ins w:author="Mohammed Khateeb" w:date="2025-01-29T14:09:00Z" w16du:dateUtc="2025-01-29T10:09:00Z" w:id="89"/>
              <w:rFonts w:asciiTheme="minorHAnsi" w:hAnsiTheme="minorHAnsi" w:eastAsiaTheme="minorEastAsia"/>
              <w:color w:val="auto"/>
              <w:kern w:val="2"/>
              <w:szCs w:val="24"/>
              <w14:ligatures w14:val="standardContextual"/>
            </w:rPr>
          </w:pPr>
          <w:ins w:author="Mohammed Khateeb" w:date="2025-01-29T14:09:00Z" w16du:dateUtc="2025-01-29T10:09:00Z" w:id="90">
            <w:r w:rsidRPr="00CC1F2A">
              <w:rPr>
                <w:rStyle w:val="Hyperlink"/>
              </w:rPr>
              <w:fldChar w:fldCharType="begin"/>
            </w:r>
            <w:r w:rsidRPr="00CC1F2A">
              <w:rPr>
                <w:rStyle w:val="Hyperlink"/>
              </w:rPr>
              <w:instrText xml:space="preserve"> </w:instrText>
            </w:r>
            <w:r>
              <w:instrText>HYPERLINK \l "_Toc189052224"</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cs="Calibri"/>
                <w:b/>
                <w:bCs/>
              </w:rPr>
              <w:t>5.7</w:t>
            </w:r>
            <w:r>
              <w:rPr>
                <w:rFonts w:asciiTheme="minorHAnsi" w:hAnsiTheme="minorHAnsi" w:eastAsiaTheme="minorEastAsia"/>
                <w:color w:val="auto"/>
                <w:kern w:val="2"/>
                <w:szCs w:val="24"/>
                <w14:ligatures w14:val="standardContextual"/>
              </w:rPr>
              <w:tab/>
            </w:r>
            <w:r w:rsidRPr="00CC1F2A">
              <w:rPr>
                <w:rStyle w:val="Hyperlink"/>
                <w:rFonts w:cs="Calibri"/>
                <w:b/>
                <w:bCs/>
              </w:rPr>
              <w:t>Time Synchronization</w:t>
            </w:r>
            <w:r>
              <w:rPr>
                <w:webHidden/>
              </w:rPr>
              <w:tab/>
            </w:r>
            <w:r>
              <w:rPr>
                <w:webHidden/>
              </w:rPr>
              <w:fldChar w:fldCharType="begin"/>
            </w:r>
            <w:r>
              <w:rPr>
                <w:webHidden/>
              </w:rPr>
              <w:instrText xml:space="preserve"> PAGEREF _Toc189052224 \h </w:instrText>
            </w:r>
          </w:ins>
          <w:r>
            <w:rPr>
              <w:webHidden/>
            </w:rPr>
          </w:r>
          <w:r>
            <w:rPr>
              <w:webHidden/>
            </w:rPr>
            <w:fldChar w:fldCharType="separate"/>
          </w:r>
          <w:ins w:author="Mohammed Khateeb" w:date="2025-01-29T14:09:00Z" w16du:dateUtc="2025-01-29T10:09:00Z" w:id="91">
            <w:r>
              <w:rPr>
                <w:webHidden/>
              </w:rPr>
              <w:t>7</w:t>
            </w:r>
            <w:r>
              <w:rPr>
                <w:webHidden/>
              </w:rPr>
              <w:fldChar w:fldCharType="end"/>
            </w:r>
            <w:r w:rsidRPr="00CC1F2A">
              <w:rPr>
                <w:rStyle w:val="Hyperlink"/>
              </w:rPr>
              <w:fldChar w:fldCharType="end"/>
            </w:r>
          </w:ins>
        </w:p>
        <w:p w:rsidR="00804C9A" w:rsidRDefault="00804C9A" w14:paraId="2B8C9EF9" w14:textId="3C1A25A6">
          <w:pPr>
            <w:pStyle w:val="TOC1"/>
            <w:rPr>
              <w:ins w:author="Mohammed Khateeb" w:date="2025-01-29T14:09:00Z" w16du:dateUtc="2025-01-29T10:09:00Z" w:id="92"/>
              <w:rFonts w:asciiTheme="minorHAnsi" w:hAnsiTheme="minorHAnsi" w:eastAsiaTheme="minorEastAsia"/>
              <w:b w:val="0"/>
              <w:color w:val="auto"/>
              <w:kern w:val="2"/>
              <w:sz w:val="24"/>
              <w14:ligatures w14:val="standardContextual"/>
            </w:rPr>
          </w:pPr>
          <w:ins w:author="Mohammed Khateeb" w:date="2025-01-29T14:09:00Z" w16du:dateUtc="2025-01-29T10:09:00Z" w:id="93">
            <w:r w:rsidRPr="00CC1F2A">
              <w:rPr>
                <w:rStyle w:val="Hyperlink"/>
              </w:rPr>
              <w:fldChar w:fldCharType="begin"/>
            </w:r>
            <w:r w:rsidRPr="00CC1F2A">
              <w:rPr>
                <w:rStyle w:val="Hyperlink"/>
              </w:rPr>
              <w:instrText xml:space="preserve"> </w:instrText>
            </w:r>
            <w:r>
              <w:instrText>HYPERLINK \l "_Toc189052225"</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cs="Calibri"/>
                <w:bCs/>
              </w:rPr>
              <w:t>6.</w:t>
            </w:r>
            <w:r>
              <w:rPr>
                <w:rFonts w:asciiTheme="minorHAnsi" w:hAnsiTheme="minorHAnsi" w:eastAsiaTheme="minorEastAsia"/>
                <w:b w:val="0"/>
                <w:color w:val="auto"/>
                <w:kern w:val="2"/>
                <w:sz w:val="24"/>
                <w14:ligatures w14:val="standardContextual"/>
              </w:rPr>
              <w:tab/>
            </w:r>
            <w:r w:rsidRPr="00CC1F2A">
              <w:rPr>
                <w:rStyle w:val="Hyperlink"/>
                <w:rFonts w:cs="Calibri"/>
                <w:bCs/>
              </w:rPr>
              <w:t>ROLES AND RESPONSIBILITIES</w:t>
            </w:r>
            <w:r>
              <w:rPr>
                <w:webHidden/>
              </w:rPr>
              <w:tab/>
            </w:r>
            <w:r>
              <w:rPr>
                <w:webHidden/>
              </w:rPr>
              <w:fldChar w:fldCharType="begin"/>
            </w:r>
            <w:r>
              <w:rPr>
                <w:webHidden/>
              </w:rPr>
              <w:instrText xml:space="preserve"> PAGEREF _Toc189052225 \h </w:instrText>
            </w:r>
          </w:ins>
          <w:r>
            <w:rPr>
              <w:webHidden/>
            </w:rPr>
          </w:r>
          <w:r>
            <w:rPr>
              <w:webHidden/>
            </w:rPr>
            <w:fldChar w:fldCharType="separate"/>
          </w:r>
          <w:ins w:author="Mohammed Khateeb" w:date="2025-01-29T14:09:00Z" w16du:dateUtc="2025-01-29T10:09:00Z" w:id="94">
            <w:r>
              <w:rPr>
                <w:webHidden/>
              </w:rPr>
              <w:t>7</w:t>
            </w:r>
            <w:r>
              <w:rPr>
                <w:webHidden/>
              </w:rPr>
              <w:fldChar w:fldCharType="end"/>
            </w:r>
            <w:r w:rsidRPr="00CC1F2A">
              <w:rPr>
                <w:rStyle w:val="Hyperlink"/>
              </w:rPr>
              <w:fldChar w:fldCharType="end"/>
            </w:r>
          </w:ins>
        </w:p>
        <w:p w:rsidR="00804C9A" w:rsidRDefault="00804C9A" w14:paraId="4CBB8F79" w14:textId="3A5618C2">
          <w:pPr>
            <w:pStyle w:val="TOC1"/>
            <w:rPr>
              <w:ins w:author="Mohammed Khateeb" w:date="2025-01-29T14:09:00Z" w16du:dateUtc="2025-01-29T10:09:00Z" w:id="95"/>
              <w:rFonts w:asciiTheme="minorHAnsi" w:hAnsiTheme="minorHAnsi" w:eastAsiaTheme="minorEastAsia"/>
              <w:b w:val="0"/>
              <w:color w:val="auto"/>
              <w:kern w:val="2"/>
              <w:sz w:val="24"/>
              <w14:ligatures w14:val="standardContextual"/>
            </w:rPr>
          </w:pPr>
          <w:ins w:author="Mohammed Khateeb" w:date="2025-01-29T14:09:00Z" w16du:dateUtc="2025-01-29T10:09:00Z" w:id="96">
            <w:r w:rsidRPr="00CC1F2A">
              <w:rPr>
                <w:rStyle w:val="Hyperlink"/>
              </w:rPr>
              <w:fldChar w:fldCharType="begin"/>
            </w:r>
            <w:r w:rsidRPr="00CC1F2A">
              <w:rPr>
                <w:rStyle w:val="Hyperlink"/>
              </w:rPr>
              <w:instrText xml:space="preserve"> </w:instrText>
            </w:r>
            <w:r>
              <w:instrText>HYPERLINK \l "_Toc189052226"</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cs="Calibri"/>
                <w:bCs/>
              </w:rPr>
              <w:t>7.</w:t>
            </w:r>
            <w:r>
              <w:rPr>
                <w:rFonts w:asciiTheme="minorHAnsi" w:hAnsiTheme="minorHAnsi" w:eastAsiaTheme="minorEastAsia"/>
                <w:b w:val="0"/>
                <w:color w:val="auto"/>
                <w:kern w:val="2"/>
                <w:sz w:val="24"/>
                <w14:ligatures w14:val="standardContextual"/>
              </w:rPr>
              <w:tab/>
            </w:r>
            <w:r w:rsidRPr="00CC1F2A">
              <w:rPr>
                <w:rStyle w:val="Hyperlink"/>
                <w:rFonts w:cs="Calibri"/>
                <w:bCs/>
              </w:rPr>
              <w:t>POLICY ENFORCEMENT AND EXCEPTIONS</w:t>
            </w:r>
            <w:r>
              <w:rPr>
                <w:webHidden/>
              </w:rPr>
              <w:tab/>
            </w:r>
            <w:r>
              <w:rPr>
                <w:webHidden/>
              </w:rPr>
              <w:fldChar w:fldCharType="begin"/>
            </w:r>
            <w:r>
              <w:rPr>
                <w:webHidden/>
              </w:rPr>
              <w:instrText xml:space="preserve"> PAGEREF _Toc189052226 \h </w:instrText>
            </w:r>
          </w:ins>
          <w:r>
            <w:rPr>
              <w:webHidden/>
            </w:rPr>
          </w:r>
          <w:r>
            <w:rPr>
              <w:webHidden/>
            </w:rPr>
            <w:fldChar w:fldCharType="separate"/>
          </w:r>
          <w:ins w:author="Mohammed Khateeb" w:date="2025-01-29T14:09:00Z" w16du:dateUtc="2025-01-29T10:09:00Z" w:id="97">
            <w:r>
              <w:rPr>
                <w:webHidden/>
              </w:rPr>
              <w:t>8</w:t>
            </w:r>
            <w:r>
              <w:rPr>
                <w:webHidden/>
              </w:rPr>
              <w:fldChar w:fldCharType="end"/>
            </w:r>
            <w:r w:rsidRPr="00CC1F2A">
              <w:rPr>
                <w:rStyle w:val="Hyperlink"/>
              </w:rPr>
              <w:fldChar w:fldCharType="end"/>
            </w:r>
          </w:ins>
        </w:p>
        <w:p w:rsidR="00804C9A" w:rsidRDefault="00804C9A" w14:paraId="527BE6B4" w14:textId="331A5EA5">
          <w:pPr>
            <w:pStyle w:val="TOC1"/>
            <w:rPr>
              <w:ins w:author="Mohammed Khateeb" w:date="2025-01-29T14:09:00Z" w16du:dateUtc="2025-01-29T10:09:00Z" w:id="98"/>
              <w:rFonts w:asciiTheme="minorHAnsi" w:hAnsiTheme="minorHAnsi" w:eastAsiaTheme="minorEastAsia"/>
              <w:b w:val="0"/>
              <w:color w:val="auto"/>
              <w:kern w:val="2"/>
              <w:sz w:val="24"/>
              <w14:ligatures w14:val="standardContextual"/>
            </w:rPr>
          </w:pPr>
          <w:ins w:author="Mohammed Khateeb" w:date="2025-01-29T14:09:00Z" w16du:dateUtc="2025-01-29T10:09:00Z" w:id="99">
            <w:r w:rsidRPr="00CC1F2A">
              <w:rPr>
                <w:rStyle w:val="Hyperlink"/>
              </w:rPr>
              <w:fldChar w:fldCharType="begin"/>
            </w:r>
            <w:r w:rsidRPr="00CC1F2A">
              <w:rPr>
                <w:rStyle w:val="Hyperlink"/>
              </w:rPr>
              <w:instrText xml:space="preserve"> </w:instrText>
            </w:r>
            <w:r>
              <w:instrText>HYPERLINK \l "_Toc189052227"</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cs="Calibri"/>
                <w:bCs/>
              </w:rPr>
              <w:t>8.</w:t>
            </w:r>
            <w:r>
              <w:rPr>
                <w:rFonts w:asciiTheme="minorHAnsi" w:hAnsiTheme="minorHAnsi" w:eastAsiaTheme="minorEastAsia"/>
                <w:b w:val="0"/>
                <w:color w:val="auto"/>
                <w:kern w:val="2"/>
                <w:sz w:val="24"/>
                <w14:ligatures w14:val="standardContextual"/>
              </w:rPr>
              <w:tab/>
            </w:r>
            <w:r w:rsidRPr="00CC1F2A">
              <w:rPr>
                <w:rStyle w:val="Hyperlink"/>
                <w:rFonts w:cs="Calibri"/>
                <w:bCs/>
              </w:rPr>
              <w:t>MONITORING AND REVIEW</w:t>
            </w:r>
            <w:r>
              <w:rPr>
                <w:webHidden/>
              </w:rPr>
              <w:tab/>
            </w:r>
            <w:r>
              <w:rPr>
                <w:webHidden/>
              </w:rPr>
              <w:fldChar w:fldCharType="begin"/>
            </w:r>
            <w:r>
              <w:rPr>
                <w:webHidden/>
              </w:rPr>
              <w:instrText xml:space="preserve"> PAGEREF _Toc189052227 \h </w:instrText>
            </w:r>
          </w:ins>
          <w:r>
            <w:rPr>
              <w:webHidden/>
            </w:rPr>
          </w:r>
          <w:r>
            <w:rPr>
              <w:webHidden/>
            </w:rPr>
            <w:fldChar w:fldCharType="separate"/>
          </w:r>
          <w:ins w:author="Mohammed Khateeb" w:date="2025-01-29T14:09:00Z" w16du:dateUtc="2025-01-29T10:09:00Z" w:id="100">
            <w:r>
              <w:rPr>
                <w:webHidden/>
              </w:rPr>
              <w:t>8</w:t>
            </w:r>
            <w:r>
              <w:rPr>
                <w:webHidden/>
              </w:rPr>
              <w:fldChar w:fldCharType="end"/>
            </w:r>
            <w:r w:rsidRPr="00CC1F2A">
              <w:rPr>
                <w:rStyle w:val="Hyperlink"/>
              </w:rPr>
              <w:fldChar w:fldCharType="end"/>
            </w:r>
          </w:ins>
        </w:p>
        <w:p w:rsidR="00804C9A" w:rsidRDefault="00804C9A" w14:paraId="764E67BF" w14:textId="6717FBB4">
          <w:pPr>
            <w:pStyle w:val="TOC1"/>
            <w:rPr>
              <w:ins w:author="Mohammed Khateeb" w:date="2025-01-29T14:09:00Z" w16du:dateUtc="2025-01-29T10:09:00Z" w:id="101"/>
              <w:rFonts w:asciiTheme="minorHAnsi" w:hAnsiTheme="minorHAnsi" w:eastAsiaTheme="minorEastAsia"/>
              <w:b w:val="0"/>
              <w:color w:val="auto"/>
              <w:kern w:val="2"/>
              <w:sz w:val="24"/>
              <w14:ligatures w14:val="standardContextual"/>
            </w:rPr>
          </w:pPr>
          <w:ins w:author="Mohammed Khateeb" w:date="2025-01-29T14:09:00Z" w16du:dateUtc="2025-01-29T10:09:00Z" w:id="102">
            <w:r w:rsidRPr="00CC1F2A">
              <w:rPr>
                <w:rStyle w:val="Hyperlink"/>
              </w:rPr>
              <w:fldChar w:fldCharType="begin"/>
            </w:r>
            <w:r w:rsidRPr="00CC1F2A">
              <w:rPr>
                <w:rStyle w:val="Hyperlink"/>
              </w:rPr>
              <w:instrText xml:space="preserve"> </w:instrText>
            </w:r>
            <w:r>
              <w:instrText>HYPERLINK \l "_Toc189052228"</w:instrText>
            </w:r>
            <w:r w:rsidRPr="00CC1F2A">
              <w:rPr>
                <w:rStyle w:val="Hyperlink"/>
              </w:rPr>
              <w:instrText xml:space="preserve"> </w:instrText>
            </w:r>
            <w:r w:rsidRPr="00CC1F2A">
              <w:rPr>
                <w:rStyle w:val="Hyperlink"/>
              </w:rPr>
            </w:r>
            <w:r w:rsidRPr="00CC1F2A">
              <w:rPr>
                <w:rStyle w:val="Hyperlink"/>
              </w:rPr>
              <w:fldChar w:fldCharType="separate"/>
            </w:r>
            <w:r w:rsidRPr="00CC1F2A">
              <w:rPr>
                <w:rStyle w:val="Hyperlink"/>
                <w:rFonts w:cs="Calibri"/>
                <w:bCs/>
              </w:rPr>
              <w:t>9.</w:t>
            </w:r>
            <w:r>
              <w:rPr>
                <w:rFonts w:asciiTheme="minorHAnsi" w:hAnsiTheme="minorHAnsi" w:eastAsiaTheme="minorEastAsia"/>
                <w:b w:val="0"/>
                <w:color w:val="auto"/>
                <w:kern w:val="2"/>
                <w:sz w:val="24"/>
                <w14:ligatures w14:val="standardContextual"/>
              </w:rPr>
              <w:tab/>
            </w:r>
            <w:r w:rsidRPr="00CC1F2A">
              <w:rPr>
                <w:rStyle w:val="Hyperlink"/>
                <w:rFonts w:cs="Calibri"/>
                <w:bCs/>
              </w:rPr>
              <w:t xml:space="preserve">POLICY </w:t>
            </w:r>
            <w:r w:rsidRPr="00CC1F2A">
              <w:rPr>
                <w:rStyle w:val="Hyperlink"/>
                <w:rFonts w:hint="eastAsia" w:cs="Calibri"/>
                <w:bCs/>
              </w:rPr>
              <w:t>–</w:t>
            </w:r>
            <w:r w:rsidRPr="00CC1F2A">
              <w:rPr>
                <w:rStyle w:val="Hyperlink"/>
                <w:rFonts w:cs="Calibri"/>
                <w:bCs/>
              </w:rPr>
              <w:t xml:space="preserve"> UAE IA CONTROL MAPPING</w:t>
            </w:r>
            <w:r>
              <w:rPr>
                <w:webHidden/>
              </w:rPr>
              <w:tab/>
            </w:r>
            <w:r>
              <w:rPr>
                <w:webHidden/>
              </w:rPr>
              <w:fldChar w:fldCharType="begin"/>
            </w:r>
            <w:r>
              <w:rPr>
                <w:webHidden/>
              </w:rPr>
              <w:instrText xml:space="preserve"> PAGEREF _Toc189052228 \h </w:instrText>
            </w:r>
          </w:ins>
          <w:r>
            <w:rPr>
              <w:webHidden/>
            </w:rPr>
          </w:r>
          <w:r>
            <w:rPr>
              <w:webHidden/>
            </w:rPr>
            <w:fldChar w:fldCharType="separate"/>
          </w:r>
          <w:ins w:author="Mohammed Khateeb" w:date="2025-01-29T14:09:00Z" w16du:dateUtc="2025-01-29T10:09:00Z" w:id="103">
            <w:r>
              <w:rPr>
                <w:webHidden/>
              </w:rPr>
              <w:t>8</w:t>
            </w:r>
            <w:r>
              <w:rPr>
                <w:webHidden/>
              </w:rPr>
              <w:fldChar w:fldCharType="end"/>
            </w:r>
            <w:r w:rsidRPr="00CC1F2A">
              <w:rPr>
                <w:rStyle w:val="Hyperlink"/>
              </w:rPr>
              <w:fldChar w:fldCharType="end"/>
            </w:r>
          </w:ins>
        </w:p>
        <w:p w:rsidR="00B73699" w:rsidDel="003B7228" w:rsidRDefault="00B73699" w14:paraId="35AC3013" w14:textId="38EEFADB">
          <w:pPr>
            <w:pStyle w:val="TOC1"/>
            <w:rPr>
              <w:del w:author="Mohammed Khateeb" w:date="2025-01-29T13:34:00Z" w16du:dateUtc="2025-01-29T09:34:00Z" w:id="104"/>
              <w:rFonts w:asciiTheme="minorHAnsi" w:hAnsiTheme="minorHAnsi" w:eastAsiaTheme="minorEastAsia"/>
              <w:b w:val="0"/>
              <w:color w:val="auto"/>
              <w:sz w:val="22"/>
              <w:szCs w:val="22"/>
            </w:rPr>
          </w:pPr>
          <w:del w:author="Mohammed Khateeb" w:date="2025-01-29T13:34:00Z" w16du:dateUtc="2025-01-29T09:34:00Z" w:id="105">
            <w:r w:rsidRPr="003B7228" w:rsidDel="003B7228">
              <w:rPr>
                <w:rPrChange w:author="Mohammed Khateeb" w:date="2025-01-29T13:34:00Z" w16du:dateUtc="2025-01-29T09:34:00Z" w:id="106">
                  <w:rPr>
                    <w:rStyle w:val="Hyperlink"/>
                    <w:rFonts w:ascii="Space Grotesk" w:hAnsi="Space Grotesk" w:eastAsia="Times New Roman" w:cs="Calibri"/>
                    <w:bCs/>
                    <w:spacing w:val="10"/>
                  </w:rPr>
                </w:rPrChange>
              </w:rPr>
              <w:delText>1.</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07">
                  <w:rPr>
                    <w:rStyle w:val="Hyperlink"/>
                    <w:rFonts w:ascii="Space Grotesk" w:hAnsi="Space Grotesk" w:eastAsia="Times New Roman" w:cs="Calibri"/>
                    <w:bCs/>
                    <w:spacing w:val="10"/>
                  </w:rPr>
                </w:rPrChange>
              </w:rPr>
              <w:delText>INTRODUCTION</w:delText>
            </w:r>
            <w:r w:rsidDel="003B7228">
              <w:rPr>
                <w:webHidden/>
              </w:rPr>
              <w:tab/>
            </w:r>
            <w:r w:rsidDel="003B7228">
              <w:rPr>
                <w:webHidden/>
              </w:rPr>
              <w:delText>5</w:delText>
            </w:r>
          </w:del>
        </w:p>
        <w:p w:rsidR="00B73699" w:rsidDel="003B7228" w:rsidRDefault="00B73699" w14:paraId="29BD28BD" w14:textId="55096603">
          <w:pPr>
            <w:pStyle w:val="TOC1"/>
            <w:rPr>
              <w:del w:author="Mohammed Khateeb" w:date="2025-01-29T13:34:00Z" w16du:dateUtc="2025-01-29T09:34:00Z" w:id="108"/>
              <w:rFonts w:asciiTheme="minorHAnsi" w:hAnsiTheme="minorHAnsi" w:eastAsiaTheme="minorEastAsia"/>
              <w:b w:val="0"/>
              <w:color w:val="auto"/>
              <w:sz w:val="22"/>
              <w:szCs w:val="22"/>
            </w:rPr>
          </w:pPr>
          <w:del w:author="Mohammed Khateeb" w:date="2025-01-29T13:34:00Z" w16du:dateUtc="2025-01-29T09:34:00Z" w:id="109">
            <w:r w:rsidRPr="003B7228" w:rsidDel="003B7228">
              <w:rPr>
                <w:rPrChange w:author="Mohammed Khateeb" w:date="2025-01-29T13:34:00Z" w16du:dateUtc="2025-01-29T09:34:00Z" w:id="110">
                  <w:rPr>
                    <w:rStyle w:val="Hyperlink"/>
                    <w:rFonts w:ascii="Space Grotesk" w:hAnsi="Space Grotesk" w:eastAsia="Times New Roman" w:cs="Calibri"/>
                    <w:bCs/>
                    <w:spacing w:val="10"/>
                  </w:rPr>
                </w:rPrChange>
              </w:rPr>
              <w:delText>2.</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11">
                  <w:rPr>
                    <w:rStyle w:val="Hyperlink"/>
                    <w:rFonts w:ascii="Space Grotesk" w:hAnsi="Space Grotesk" w:eastAsia="Times New Roman" w:cs="Calibri"/>
                    <w:bCs/>
                    <w:spacing w:val="10"/>
                  </w:rPr>
                </w:rPrChange>
              </w:rPr>
              <w:delText>PURPOSE</w:delText>
            </w:r>
            <w:r w:rsidDel="003B7228">
              <w:rPr>
                <w:webHidden/>
              </w:rPr>
              <w:tab/>
            </w:r>
            <w:r w:rsidDel="003B7228">
              <w:rPr>
                <w:webHidden/>
              </w:rPr>
              <w:delText>5</w:delText>
            </w:r>
          </w:del>
        </w:p>
        <w:p w:rsidR="00B73699" w:rsidDel="003B7228" w:rsidRDefault="00B73699" w14:paraId="58D09A59" w14:textId="3D9F89BB">
          <w:pPr>
            <w:pStyle w:val="TOC1"/>
            <w:rPr>
              <w:del w:author="Mohammed Khateeb" w:date="2025-01-29T13:34:00Z" w16du:dateUtc="2025-01-29T09:34:00Z" w:id="112"/>
              <w:rFonts w:asciiTheme="minorHAnsi" w:hAnsiTheme="minorHAnsi" w:eastAsiaTheme="minorEastAsia"/>
              <w:b w:val="0"/>
              <w:color w:val="auto"/>
              <w:sz w:val="22"/>
              <w:szCs w:val="22"/>
            </w:rPr>
          </w:pPr>
          <w:del w:author="Mohammed Khateeb" w:date="2025-01-29T13:34:00Z" w16du:dateUtc="2025-01-29T09:34:00Z" w:id="113">
            <w:r w:rsidRPr="003B7228" w:rsidDel="003B7228">
              <w:rPr>
                <w:rPrChange w:author="Mohammed Khateeb" w:date="2025-01-29T13:34:00Z" w16du:dateUtc="2025-01-29T09:34:00Z" w:id="114">
                  <w:rPr>
                    <w:rStyle w:val="Hyperlink"/>
                    <w:rFonts w:ascii="Space Grotesk" w:hAnsi="Space Grotesk" w:eastAsia="Times New Roman" w:cs="Calibri"/>
                    <w:bCs/>
                    <w:spacing w:val="10"/>
                  </w:rPr>
                </w:rPrChange>
              </w:rPr>
              <w:delText>3.</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15">
                  <w:rPr>
                    <w:rStyle w:val="Hyperlink"/>
                    <w:rFonts w:ascii="Space Grotesk" w:hAnsi="Space Grotesk" w:eastAsia="Times New Roman" w:cs="Calibri"/>
                    <w:bCs/>
                    <w:spacing w:val="10"/>
                  </w:rPr>
                </w:rPrChange>
              </w:rPr>
              <w:delText>SCOPE</w:delText>
            </w:r>
            <w:r w:rsidDel="003B7228">
              <w:rPr>
                <w:webHidden/>
              </w:rPr>
              <w:tab/>
            </w:r>
            <w:r w:rsidDel="003B7228">
              <w:rPr>
                <w:webHidden/>
              </w:rPr>
              <w:delText>5</w:delText>
            </w:r>
          </w:del>
        </w:p>
        <w:p w:rsidR="00B73699" w:rsidDel="003B7228" w:rsidRDefault="00B73699" w14:paraId="55BE314E" w14:textId="185FA154">
          <w:pPr>
            <w:pStyle w:val="TOC1"/>
            <w:rPr>
              <w:del w:author="Mohammed Khateeb" w:date="2025-01-29T13:34:00Z" w16du:dateUtc="2025-01-29T09:34:00Z" w:id="116"/>
              <w:rFonts w:asciiTheme="minorHAnsi" w:hAnsiTheme="minorHAnsi" w:eastAsiaTheme="minorEastAsia"/>
              <w:b w:val="0"/>
              <w:color w:val="auto"/>
              <w:sz w:val="22"/>
              <w:szCs w:val="22"/>
            </w:rPr>
          </w:pPr>
          <w:del w:author="Mohammed Khateeb" w:date="2025-01-29T13:34:00Z" w16du:dateUtc="2025-01-29T09:34:00Z" w:id="117">
            <w:r w:rsidRPr="003B7228" w:rsidDel="003B7228">
              <w:rPr>
                <w:rPrChange w:author="Mohammed Khateeb" w:date="2025-01-29T13:34:00Z" w16du:dateUtc="2025-01-29T09:34:00Z" w:id="118">
                  <w:rPr>
                    <w:rStyle w:val="Hyperlink"/>
                    <w:rFonts w:ascii="Space Grotesk" w:hAnsi="Space Grotesk" w:eastAsia="Times New Roman" w:cs="Calibri"/>
                    <w:bCs/>
                    <w:spacing w:val="10"/>
                  </w:rPr>
                </w:rPrChange>
              </w:rPr>
              <w:delText>4.</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19">
                  <w:rPr>
                    <w:rStyle w:val="Hyperlink"/>
                    <w:rFonts w:ascii="Space Grotesk" w:hAnsi="Space Grotesk" w:eastAsia="Times New Roman" w:cs="Calibri"/>
                    <w:bCs/>
                    <w:spacing w:val="10"/>
                  </w:rPr>
                </w:rPrChange>
              </w:rPr>
              <w:delText>POLICY STATEMENT</w:delText>
            </w:r>
            <w:r w:rsidDel="003B7228">
              <w:rPr>
                <w:webHidden/>
              </w:rPr>
              <w:tab/>
            </w:r>
            <w:r w:rsidDel="003B7228">
              <w:rPr>
                <w:webHidden/>
              </w:rPr>
              <w:delText>6</w:delText>
            </w:r>
          </w:del>
        </w:p>
        <w:p w:rsidR="00B73699" w:rsidDel="003B7228" w:rsidRDefault="00B73699" w14:paraId="7C766987" w14:textId="5B5101B5">
          <w:pPr>
            <w:pStyle w:val="TOC1"/>
            <w:rPr>
              <w:del w:author="Mohammed Khateeb" w:date="2025-01-29T13:34:00Z" w16du:dateUtc="2025-01-29T09:34:00Z" w:id="120"/>
              <w:rFonts w:asciiTheme="minorHAnsi" w:hAnsiTheme="minorHAnsi" w:eastAsiaTheme="minorEastAsia"/>
              <w:b w:val="0"/>
              <w:color w:val="auto"/>
              <w:sz w:val="22"/>
              <w:szCs w:val="22"/>
            </w:rPr>
          </w:pPr>
          <w:del w:author="Mohammed Khateeb" w:date="2025-01-29T13:34:00Z" w16du:dateUtc="2025-01-29T09:34:00Z" w:id="121">
            <w:r w:rsidRPr="003B7228" w:rsidDel="003B7228">
              <w:rPr>
                <w:rPrChange w:author="Mohammed Khateeb" w:date="2025-01-29T13:34:00Z" w16du:dateUtc="2025-01-29T09:34:00Z" w:id="122">
                  <w:rPr>
                    <w:rStyle w:val="Hyperlink"/>
                    <w:rFonts w:ascii="Space Grotesk" w:hAnsi="Space Grotesk" w:eastAsia="Times New Roman" w:cs="Calibri"/>
                    <w:bCs/>
                    <w:spacing w:val="10"/>
                  </w:rPr>
                </w:rPrChange>
              </w:rPr>
              <w:delText>5.</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23">
                  <w:rPr>
                    <w:rStyle w:val="Hyperlink"/>
                    <w:rFonts w:ascii="Space Grotesk" w:hAnsi="Space Grotesk" w:eastAsia="Times New Roman" w:cs="Calibri"/>
                    <w:bCs/>
                    <w:spacing w:val="10"/>
                  </w:rPr>
                </w:rPrChange>
              </w:rPr>
              <w:delText>POLICY DETAILS</w:delText>
            </w:r>
            <w:r w:rsidDel="003B7228">
              <w:rPr>
                <w:webHidden/>
              </w:rPr>
              <w:tab/>
            </w:r>
            <w:r w:rsidDel="003B7228">
              <w:rPr>
                <w:webHidden/>
              </w:rPr>
              <w:delText>6</w:delText>
            </w:r>
          </w:del>
        </w:p>
        <w:p w:rsidR="00B73699" w:rsidDel="003B7228" w:rsidRDefault="00B73699" w14:paraId="65BB6B55" w14:textId="5455C00B">
          <w:pPr>
            <w:pStyle w:val="TOC2"/>
            <w:rPr>
              <w:del w:author="Mohammed Khateeb" w:date="2025-01-29T13:34:00Z" w16du:dateUtc="2025-01-29T09:34:00Z" w:id="124"/>
              <w:rFonts w:asciiTheme="minorHAnsi" w:hAnsiTheme="minorHAnsi" w:eastAsiaTheme="minorEastAsia"/>
              <w:color w:val="auto"/>
              <w:sz w:val="22"/>
              <w:szCs w:val="22"/>
            </w:rPr>
          </w:pPr>
          <w:del w:author="Mohammed Khateeb" w:date="2025-01-29T13:34:00Z" w16du:dateUtc="2025-01-29T09:34:00Z" w:id="125">
            <w:r w:rsidRPr="003B7228" w:rsidDel="003B7228">
              <w:rPr>
                <w:rPrChange w:author="Mohammed Khateeb" w:date="2025-01-29T13:34:00Z" w16du:dateUtc="2025-01-29T09:34:00Z" w:id="126">
                  <w:rPr>
                    <w:rStyle w:val="Hyperlink"/>
                    <w:rFonts w:ascii="Space Grotesk" w:hAnsi="Space Grotesk" w:eastAsia="Times New Roman" w:cs="Calibri"/>
                    <w:b/>
                    <w:bCs/>
                    <w:spacing w:val="10"/>
                  </w:rPr>
                </w:rPrChange>
              </w:rPr>
              <w:delText>5.1</w:delText>
            </w:r>
            <w:r w:rsidDel="003B7228">
              <w:rPr>
                <w:rFonts w:asciiTheme="minorHAnsi" w:hAnsiTheme="minorHAnsi" w:eastAsiaTheme="minorEastAsia"/>
                <w:color w:val="auto"/>
                <w:sz w:val="22"/>
                <w:szCs w:val="22"/>
              </w:rPr>
              <w:tab/>
            </w:r>
            <w:r w:rsidRPr="003B7228" w:rsidDel="003B7228">
              <w:rPr>
                <w:rPrChange w:author="Mohammed Khateeb" w:date="2025-01-29T13:34:00Z" w16du:dateUtc="2025-01-29T09:34:00Z" w:id="127">
                  <w:rPr>
                    <w:rStyle w:val="Hyperlink"/>
                    <w:rFonts w:ascii="Space Grotesk" w:hAnsi="Space Grotesk" w:eastAsia="Times New Roman" w:cs="Calibri"/>
                    <w:b/>
                    <w:bCs/>
                    <w:spacing w:val="10"/>
                  </w:rPr>
                </w:rPrChange>
              </w:rPr>
              <w:delText>Logging Requirements</w:delText>
            </w:r>
            <w:r w:rsidDel="003B7228">
              <w:rPr>
                <w:webHidden/>
              </w:rPr>
              <w:tab/>
            </w:r>
            <w:r w:rsidDel="003B7228">
              <w:rPr>
                <w:webHidden/>
              </w:rPr>
              <w:delText>6</w:delText>
            </w:r>
          </w:del>
        </w:p>
        <w:p w:rsidR="00B73699" w:rsidDel="003B7228" w:rsidRDefault="00B73699" w14:paraId="62118F7E" w14:textId="57B9812C">
          <w:pPr>
            <w:pStyle w:val="TOC2"/>
            <w:rPr>
              <w:del w:author="Mohammed Khateeb" w:date="2025-01-29T13:34:00Z" w16du:dateUtc="2025-01-29T09:34:00Z" w:id="128"/>
              <w:rFonts w:asciiTheme="minorHAnsi" w:hAnsiTheme="minorHAnsi" w:eastAsiaTheme="minorEastAsia"/>
              <w:color w:val="auto"/>
              <w:sz w:val="22"/>
              <w:szCs w:val="22"/>
            </w:rPr>
          </w:pPr>
          <w:del w:author="Mohammed Khateeb" w:date="2025-01-29T13:34:00Z" w16du:dateUtc="2025-01-29T09:34:00Z" w:id="129">
            <w:r w:rsidRPr="003B7228" w:rsidDel="003B7228">
              <w:rPr>
                <w:rPrChange w:author="Mohammed Khateeb" w:date="2025-01-29T13:34:00Z" w16du:dateUtc="2025-01-29T09:34:00Z" w:id="130">
                  <w:rPr>
                    <w:rStyle w:val="Hyperlink"/>
                    <w:rFonts w:ascii="Space Grotesk" w:hAnsi="Space Grotesk" w:eastAsia="Times New Roman" w:cs="Calibri"/>
                    <w:b/>
                    <w:bCs/>
                    <w:spacing w:val="10"/>
                  </w:rPr>
                </w:rPrChange>
              </w:rPr>
              <w:delText>5.2</w:delText>
            </w:r>
            <w:r w:rsidDel="003B7228">
              <w:rPr>
                <w:rFonts w:asciiTheme="minorHAnsi" w:hAnsiTheme="minorHAnsi" w:eastAsiaTheme="minorEastAsia"/>
                <w:color w:val="auto"/>
                <w:sz w:val="22"/>
                <w:szCs w:val="22"/>
              </w:rPr>
              <w:tab/>
            </w:r>
            <w:r w:rsidRPr="003B7228" w:rsidDel="003B7228">
              <w:rPr>
                <w:rPrChange w:author="Mohammed Khateeb" w:date="2025-01-29T13:34:00Z" w16du:dateUtc="2025-01-29T09:34:00Z" w:id="131">
                  <w:rPr>
                    <w:rStyle w:val="Hyperlink"/>
                    <w:rFonts w:ascii="Space Grotesk" w:hAnsi="Space Grotesk" w:eastAsia="Times New Roman" w:cs="Calibri"/>
                    <w:b/>
                    <w:bCs/>
                    <w:spacing w:val="10"/>
                  </w:rPr>
                </w:rPrChange>
              </w:rPr>
              <w:delText>Logging Parameters</w:delText>
            </w:r>
            <w:r w:rsidDel="003B7228">
              <w:rPr>
                <w:webHidden/>
              </w:rPr>
              <w:tab/>
            </w:r>
            <w:r w:rsidDel="003B7228">
              <w:rPr>
                <w:webHidden/>
              </w:rPr>
              <w:delText>6</w:delText>
            </w:r>
          </w:del>
        </w:p>
        <w:p w:rsidR="00B73699" w:rsidDel="003B7228" w:rsidRDefault="00B73699" w14:paraId="56BAB907" w14:textId="40F76F88">
          <w:pPr>
            <w:pStyle w:val="TOC2"/>
            <w:rPr>
              <w:del w:author="Mohammed Khateeb" w:date="2025-01-29T13:34:00Z" w16du:dateUtc="2025-01-29T09:34:00Z" w:id="132"/>
              <w:rFonts w:asciiTheme="minorHAnsi" w:hAnsiTheme="minorHAnsi" w:eastAsiaTheme="minorEastAsia"/>
              <w:color w:val="auto"/>
              <w:sz w:val="22"/>
              <w:szCs w:val="22"/>
            </w:rPr>
          </w:pPr>
          <w:del w:author="Mohammed Khateeb" w:date="2025-01-29T13:34:00Z" w16du:dateUtc="2025-01-29T09:34:00Z" w:id="133">
            <w:r w:rsidRPr="003B7228" w:rsidDel="003B7228">
              <w:rPr>
                <w:rPrChange w:author="Mohammed Khateeb" w:date="2025-01-29T13:34:00Z" w16du:dateUtc="2025-01-29T09:34:00Z" w:id="134">
                  <w:rPr>
                    <w:rStyle w:val="Hyperlink"/>
                    <w:rFonts w:ascii="Space Grotesk" w:hAnsi="Space Grotesk" w:eastAsia="Times New Roman" w:cs="Calibri"/>
                    <w:b/>
                    <w:bCs/>
                    <w:spacing w:val="10"/>
                  </w:rPr>
                </w:rPrChange>
              </w:rPr>
              <w:delText>5.3</w:delText>
            </w:r>
            <w:r w:rsidDel="003B7228">
              <w:rPr>
                <w:rFonts w:asciiTheme="minorHAnsi" w:hAnsiTheme="minorHAnsi" w:eastAsiaTheme="minorEastAsia"/>
                <w:color w:val="auto"/>
                <w:sz w:val="22"/>
                <w:szCs w:val="22"/>
              </w:rPr>
              <w:tab/>
            </w:r>
            <w:r w:rsidRPr="003B7228" w:rsidDel="003B7228">
              <w:rPr>
                <w:rPrChange w:author="Mohammed Khateeb" w:date="2025-01-29T13:34:00Z" w16du:dateUtc="2025-01-29T09:34:00Z" w:id="135">
                  <w:rPr>
                    <w:rStyle w:val="Hyperlink"/>
                    <w:rFonts w:ascii="Space Grotesk" w:hAnsi="Space Grotesk" w:eastAsia="Times New Roman" w:cs="Calibri"/>
                    <w:b/>
                    <w:bCs/>
                    <w:spacing w:val="10"/>
                  </w:rPr>
                </w:rPrChange>
              </w:rPr>
              <w:delText>Log Storage &amp; Retention</w:delText>
            </w:r>
            <w:r w:rsidDel="003B7228">
              <w:rPr>
                <w:webHidden/>
              </w:rPr>
              <w:tab/>
            </w:r>
            <w:r w:rsidDel="003B7228">
              <w:rPr>
                <w:webHidden/>
              </w:rPr>
              <w:delText>6</w:delText>
            </w:r>
          </w:del>
        </w:p>
        <w:p w:rsidR="00B73699" w:rsidDel="003B7228" w:rsidRDefault="00B73699" w14:paraId="54591CBB" w14:textId="05424F72">
          <w:pPr>
            <w:pStyle w:val="TOC2"/>
            <w:rPr>
              <w:del w:author="Mohammed Khateeb" w:date="2025-01-29T13:34:00Z" w16du:dateUtc="2025-01-29T09:34:00Z" w:id="136"/>
              <w:rFonts w:asciiTheme="minorHAnsi" w:hAnsiTheme="minorHAnsi" w:eastAsiaTheme="minorEastAsia"/>
              <w:color w:val="auto"/>
              <w:sz w:val="22"/>
              <w:szCs w:val="22"/>
            </w:rPr>
          </w:pPr>
          <w:del w:author="Mohammed Khateeb" w:date="2025-01-29T13:34:00Z" w16du:dateUtc="2025-01-29T09:34:00Z" w:id="137">
            <w:r w:rsidRPr="003B7228" w:rsidDel="003B7228">
              <w:rPr>
                <w:rPrChange w:author="Mohammed Khateeb" w:date="2025-01-29T13:34:00Z" w16du:dateUtc="2025-01-29T09:34:00Z" w:id="138">
                  <w:rPr>
                    <w:rStyle w:val="Hyperlink"/>
                    <w:rFonts w:ascii="Space Grotesk" w:hAnsi="Space Grotesk" w:eastAsia="Times New Roman" w:cs="Calibri"/>
                    <w:b/>
                    <w:bCs/>
                    <w:spacing w:val="10"/>
                  </w:rPr>
                </w:rPrChange>
              </w:rPr>
              <w:delText>5.4</w:delText>
            </w:r>
            <w:r w:rsidDel="003B7228">
              <w:rPr>
                <w:rFonts w:asciiTheme="minorHAnsi" w:hAnsiTheme="minorHAnsi" w:eastAsiaTheme="minorEastAsia"/>
                <w:color w:val="auto"/>
                <w:sz w:val="22"/>
                <w:szCs w:val="22"/>
              </w:rPr>
              <w:tab/>
            </w:r>
            <w:r w:rsidRPr="003B7228" w:rsidDel="003B7228">
              <w:rPr>
                <w:rPrChange w:author="Mohammed Khateeb" w:date="2025-01-29T13:34:00Z" w16du:dateUtc="2025-01-29T09:34:00Z" w:id="139">
                  <w:rPr>
                    <w:rStyle w:val="Hyperlink"/>
                    <w:rFonts w:ascii="Space Grotesk" w:hAnsi="Space Grotesk" w:eastAsia="Times New Roman" w:cs="Calibri"/>
                    <w:b/>
                    <w:bCs/>
                    <w:spacing w:val="10"/>
                  </w:rPr>
                </w:rPrChange>
              </w:rPr>
              <w:delText>Log Reporting</w:delText>
            </w:r>
            <w:r w:rsidDel="003B7228">
              <w:rPr>
                <w:webHidden/>
              </w:rPr>
              <w:tab/>
            </w:r>
            <w:r w:rsidDel="003B7228">
              <w:rPr>
                <w:webHidden/>
              </w:rPr>
              <w:delText>7</w:delText>
            </w:r>
          </w:del>
        </w:p>
        <w:p w:rsidR="00B73699" w:rsidDel="003B7228" w:rsidRDefault="00B73699" w14:paraId="79B00DF1" w14:textId="6FF68F83">
          <w:pPr>
            <w:pStyle w:val="TOC2"/>
            <w:rPr>
              <w:del w:author="Mohammed Khateeb" w:date="2025-01-29T13:34:00Z" w16du:dateUtc="2025-01-29T09:34:00Z" w:id="140"/>
              <w:rFonts w:asciiTheme="minorHAnsi" w:hAnsiTheme="minorHAnsi" w:eastAsiaTheme="minorEastAsia"/>
              <w:color w:val="auto"/>
              <w:sz w:val="22"/>
              <w:szCs w:val="22"/>
            </w:rPr>
          </w:pPr>
          <w:del w:author="Mohammed Khateeb" w:date="2025-01-29T13:34:00Z" w16du:dateUtc="2025-01-29T09:34:00Z" w:id="141">
            <w:r w:rsidRPr="003B7228" w:rsidDel="003B7228">
              <w:rPr>
                <w:rPrChange w:author="Mohammed Khateeb" w:date="2025-01-29T13:34:00Z" w16du:dateUtc="2025-01-29T09:34:00Z" w:id="142">
                  <w:rPr>
                    <w:rStyle w:val="Hyperlink"/>
                    <w:rFonts w:ascii="Space Grotesk" w:hAnsi="Space Grotesk" w:eastAsia="Times New Roman" w:cs="Calibri"/>
                    <w:b/>
                    <w:bCs/>
                    <w:spacing w:val="10"/>
                  </w:rPr>
                </w:rPrChange>
              </w:rPr>
              <w:delText>5.5</w:delText>
            </w:r>
            <w:r w:rsidDel="003B7228">
              <w:rPr>
                <w:rFonts w:asciiTheme="minorHAnsi" w:hAnsiTheme="minorHAnsi" w:eastAsiaTheme="minorEastAsia"/>
                <w:color w:val="auto"/>
                <w:sz w:val="22"/>
                <w:szCs w:val="22"/>
              </w:rPr>
              <w:tab/>
            </w:r>
            <w:r w:rsidRPr="003B7228" w:rsidDel="003B7228">
              <w:rPr>
                <w:rPrChange w:author="Mohammed Khateeb" w:date="2025-01-29T13:34:00Z" w16du:dateUtc="2025-01-29T09:34:00Z" w:id="143">
                  <w:rPr>
                    <w:rStyle w:val="Hyperlink"/>
                    <w:rFonts w:ascii="Space Grotesk" w:hAnsi="Space Grotesk" w:eastAsia="Times New Roman" w:cs="Calibri"/>
                    <w:b/>
                    <w:bCs/>
                    <w:spacing w:val="10"/>
                  </w:rPr>
                </w:rPrChange>
              </w:rPr>
              <w:delText>Log Protection and Access</w:delText>
            </w:r>
            <w:r w:rsidDel="003B7228">
              <w:rPr>
                <w:webHidden/>
              </w:rPr>
              <w:tab/>
            </w:r>
            <w:r w:rsidDel="003B7228">
              <w:rPr>
                <w:webHidden/>
              </w:rPr>
              <w:delText>7</w:delText>
            </w:r>
          </w:del>
        </w:p>
        <w:p w:rsidR="00B73699" w:rsidDel="003B7228" w:rsidRDefault="00B73699" w14:paraId="7213D8D9" w14:textId="7ABF41D2">
          <w:pPr>
            <w:pStyle w:val="TOC2"/>
            <w:rPr>
              <w:del w:author="Mohammed Khateeb" w:date="2025-01-29T13:34:00Z" w16du:dateUtc="2025-01-29T09:34:00Z" w:id="144"/>
              <w:rFonts w:asciiTheme="minorHAnsi" w:hAnsiTheme="minorHAnsi" w:eastAsiaTheme="minorEastAsia"/>
              <w:color w:val="auto"/>
              <w:sz w:val="22"/>
              <w:szCs w:val="22"/>
            </w:rPr>
          </w:pPr>
          <w:del w:author="Mohammed Khateeb" w:date="2025-01-29T13:34:00Z" w16du:dateUtc="2025-01-29T09:34:00Z" w:id="145">
            <w:r w:rsidRPr="003B7228" w:rsidDel="003B7228">
              <w:rPr>
                <w:rPrChange w:author="Mohammed Khateeb" w:date="2025-01-29T13:34:00Z" w16du:dateUtc="2025-01-29T09:34:00Z" w:id="146">
                  <w:rPr>
                    <w:rStyle w:val="Hyperlink"/>
                    <w:rFonts w:cs="Calibri"/>
                    <w:b/>
                    <w:bCs/>
                  </w:rPr>
                </w:rPrChange>
              </w:rPr>
              <w:delText>5.6</w:delText>
            </w:r>
            <w:r w:rsidDel="003B7228">
              <w:rPr>
                <w:rFonts w:asciiTheme="minorHAnsi" w:hAnsiTheme="minorHAnsi" w:eastAsiaTheme="minorEastAsia"/>
                <w:color w:val="auto"/>
                <w:sz w:val="22"/>
                <w:szCs w:val="22"/>
              </w:rPr>
              <w:tab/>
            </w:r>
            <w:r w:rsidRPr="003B7228" w:rsidDel="003B7228">
              <w:rPr>
                <w:rPrChange w:author="Mohammed Khateeb" w:date="2025-01-29T13:34:00Z" w16du:dateUtc="2025-01-29T09:34:00Z" w:id="147">
                  <w:rPr>
                    <w:rStyle w:val="Hyperlink"/>
                    <w:rFonts w:cs="Calibri"/>
                    <w:b/>
                    <w:bCs/>
                  </w:rPr>
                </w:rPrChange>
              </w:rPr>
              <w:delText>Log Monitoring, Analysis &amp; Review</w:delText>
            </w:r>
            <w:r w:rsidDel="003B7228">
              <w:rPr>
                <w:webHidden/>
              </w:rPr>
              <w:tab/>
            </w:r>
            <w:r w:rsidDel="003B7228">
              <w:rPr>
                <w:webHidden/>
              </w:rPr>
              <w:delText>7</w:delText>
            </w:r>
          </w:del>
        </w:p>
        <w:p w:rsidR="00B73699" w:rsidDel="003B7228" w:rsidRDefault="00B73699" w14:paraId="7E72F83C" w14:textId="00F841AA">
          <w:pPr>
            <w:pStyle w:val="TOC2"/>
            <w:rPr>
              <w:del w:author="Mohammed Khateeb" w:date="2025-01-29T13:34:00Z" w16du:dateUtc="2025-01-29T09:34:00Z" w:id="148"/>
              <w:rFonts w:asciiTheme="minorHAnsi" w:hAnsiTheme="minorHAnsi" w:eastAsiaTheme="minorEastAsia"/>
              <w:color w:val="auto"/>
              <w:sz w:val="22"/>
              <w:szCs w:val="22"/>
            </w:rPr>
          </w:pPr>
          <w:del w:author="Mohammed Khateeb" w:date="2025-01-29T13:34:00Z" w16du:dateUtc="2025-01-29T09:34:00Z" w:id="149">
            <w:r w:rsidRPr="003B7228" w:rsidDel="003B7228">
              <w:rPr>
                <w:rPrChange w:author="Mohammed Khateeb" w:date="2025-01-29T13:34:00Z" w16du:dateUtc="2025-01-29T09:34:00Z" w:id="150">
                  <w:rPr>
                    <w:rStyle w:val="Hyperlink"/>
                    <w:rFonts w:cs="Calibri"/>
                    <w:b/>
                    <w:bCs/>
                  </w:rPr>
                </w:rPrChange>
              </w:rPr>
              <w:delText>5.7</w:delText>
            </w:r>
            <w:r w:rsidDel="003B7228">
              <w:rPr>
                <w:rFonts w:asciiTheme="minorHAnsi" w:hAnsiTheme="minorHAnsi" w:eastAsiaTheme="minorEastAsia"/>
                <w:color w:val="auto"/>
                <w:sz w:val="22"/>
                <w:szCs w:val="22"/>
              </w:rPr>
              <w:tab/>
            </w:r>
            <w:r w:rsidRPr="003B7228" w:rsidDel="003B7228">
              <w:rPr>
                <w:rPrChange w:author="Mohammed Khateeb" w:date="2025-01-29T13:34:00Z" w16du:dateUtc="2025-01-29T09:34:00Z" w:id="151">
                  <w:rPr>
                    <w:rStyle w:val="Hyperlink"/>
                    <w:rFonts w:cs="Calibri"/>
                    <w:b/>
                    <w:bCs/>
                  </w:rPr>
                </w:rPrChange>
              </w:rPr>
              <w:delText>Time Synchronization</w:delText>
            </w:r>
            <w:r w:rsidDel="003B7228">
              <w:rPr>
                <w:webHidden/>
              </w:rPr>
              <w:tab/>
            </w:r>
            <w:r w:rsidDel="003B7228">
              <w:rPr>
                <w:webHidden/>
              </w:rPr>
              <w:delText>7</w:delText>
            </w:r>
          </w:del>
        </w:p>
        <w:p w:rsidR="00B73699" w:rsidDel="003B7228" w:rsidRDefault="00B73699" w14:paraId="1BAA1C4C" w14:textId="0888C9BB">
          <w:pPr>
            <w:pStyle w:val="TOC1"/>
            <w:rPr>
              <w:del w:author="Mohammed Khateeb" w:date="2025-01-29T13:34:00Z" w16du:dateUtc="2025-01-29T09:34:00Z" w:id="152"/>
              <w:rFonts w:asciiTheme="minorHAnsi" w:hAnsiTheme="minorHAnsi" w:eastAsiaTheme="minorEastAsia"/>
              <w:b w:val="0"/>
              <w:color w:val="auto"/>
              <w:sz w:val="22"/>
              <w:szCs w:val="22"/>
            </w:rPr>
          </w:pPr>
          <w:del w:author="Mohammed Khateeb" w:date="2025-01-29T13:34:00Z" w16du:dateUtc="2025-01-29T09:34:00Z" w:id="153">
            <w:r w:rsidRPr="003B7228" w:rsidDel="003B7228">
              <w:rPr>
                <w:rPrChange w:author="Mohammed Khateeb" w:date="2025-01-29T13:34:00Z" w16du:dateUtc="2025-01-29T09:34:00Z" w:id="154">
                  <w:rPr>
                    <w:rStyle w:val="Hyperlink"/>
                    <w:rFonts w:cs="Calibri"/>
                    <w:bCs/>
                  </w:rPr>
                </w:rPrChange>
              </w:rPr>
              <w:delText>6.</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55">
                  <w:rPr>
                    <w:rStyle w:val="Hyperlink"/>
                    <w:rFonts w:cs="Calibri"/>
                    <w:bCs/>
                  </w:rPr>
                </w:rPrChange>
              </w:rPr>
              <w:delText>ROLES AND RESPONSIBILITIES</w:delText>
            </w:r>
            <w:r w:rsidDel="003B7228">
              <w:rPr>
                <w:webHidden/>
              </w:rPr>
              <w:tab/>
            </w:r>
            <w:r w:rsidDel="003B7228">
              <w:rPr>
                <w:webHidden/>
              </w:rPr>
              <w:delText>8</w:delText>
            </w:r>
          </w:del>
        </w:p>
        <w:p w:rsidR="00B73699" w:rsidDel="003B7228" w:rsidRDefault="00B73699" w14:paraId="680C44E2" w14:textId="72437325">
          <w:pPr>
            <w:pStyle w:val="TOC1"/>
            <w:rPr>
              <w:del w:author="Mohammed Khateeb" w:date="2025-01-29T13:34:00Z" w16du:dateUtc="2025-01-29T09:34:00Z" w:id="156"/>
              <w:rFonts w:asciiTheme="minorHAnsi" w:hAnsiTheme="minorHAnsi" w:eastAsiaTheme="minorEastAsia"/>
              <w:b w:val="0"/>
              <w:color w:val="auto"/>
              <w:sz w:val="22"/>
              <w:szCs w:val="22"/>
            </w:rPr>
          </w:pPr>
          <w:del w:author="Mohammed Khateeb" w:date="2025-01-29T13:34:00Z" w16du:dateUtc="2025-01-29T09:34:00Z" w:id="157">
            <w:r w:rsidRPr="003B7228" w:rsidDel="003B7228">
              <w:rPr>
                <w:rPrChange w:author="Mohammed Khateeb" w:date="2025-01-29T13:34:00Z" w16du:dateUtc="2025-01-29T09:34:00Z" w:id="158">
                  <w:rPr>
                    <w:rStyle w:val="Hyperlink"/>
                    <w:rFonts w:cs="Calibri"/>
                    <w:bCs/>
                  </w:rPr>
                </w:rPrChange>
              </w:rPr>
              <w:delText>7.</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59">
                  <w:rPr>
                    <w:rStyle w:val="Hyperlink"/>
                    <w:rFonts w:cs="Calibri"/>
                    <w:bCs/>
                  </w:rPr>
                </w:rPrChange>
              </w:rPr>
              <w:delText>POLICY ENFORCEMENT AND EXCEPTIONS</w:delText>
            </w:r>
            <w:r w:rsidDel="003B7228">
              <w:rPr>
                <w:webHidden/>
              </w:rPr>
              <w:tab/>
            </w:r>
            <w:r w:rsidDel="003B7228">
              <w:rPr>
                <w:webHidden/>
              </w:rPr>
              <w:delText>9</w:delText>
            </w:r>
          </w:del>
        </w:p>
        <w:p w:rsidR="00B73699" w:rsidDel="003B7228" w:rsidRDefault="00B73699" w14:paraId="39BB7190" w14:textId="4CF355CC">
          <w:pPr>
            <w:pStyle w:val="TOC1"/>
            <w:rPr>
              <w:del w:author="Mohammed Khateeb" w:date="2025-01-29T13:34:00Z" w16du:dateUtc="2025-01-29T09:34:00Z" w:id="160"/>
              <w:rFonts w:asciiTheme="minorHAnsi" w:hAnsiTheme="minorHAnsi" w:eastAsiaTheme="minorEastAsia"/>
              <w:b w:val="0"/>
              <w:color w:val="auto"/>
              <w:sz w:val="22"/>
              <w:szCs w:val="22"/>
            </w:rPr>
          </w:pPr>
          <w:del w:author="Mohammed Khateeb" w:date="2025-01-29T13:34:00Z" w16du:dateUtc="2025-01-29T09:34:00Z" w:id="161">
            <w:r w:rsidRPr="003B7228" w:rsidDel="003B7228">
              <w:rPr>
                <w:rPrChange w:author="Mohammed Khateeb" w:date="2025-01-29T13:34:00Z" w16du:dateUtc="2025-01-29T09:34:00Z" w:id="162">
                  <w:rPr>
                    <w:rStyle w:val="Hyperlink"/>
                    <w:rFonts w:cs="Calibri"/>
                    <w:bCs/>
                  </w:rPr>
                </w:rPrChange>
              </w:rPr>
              <w:delText>8.</w:delText>
            </w:r>
            <w:r w:rsidDel="003B7228">
              <w:rPr>
                <w:rFonts w:asciiTheme="minorHAnsi" w:hAnsiTheme="minorHAnsi" w:eastAsiaTheme="minorEastAsia"/>
                <w:b w:val="0"/>
                <w:color w:val="auto"/>
                <w:sz w:val="22"/>
                <w:szCs w:val="22"/>
              </w:rPr>
              <w:tab/>
            </w:r>
            <w:r w:rsidRPr="003B7228" w:rsidDel="003B7228">
              <w:rPr>
                <w:rPrChange w:author="Mohammed Khateeb" w:date="2025-01-29T13:34:00Z" w16du:dateUtc="2025-01-29T09:34:00Z" w:id="163">
                  <w:rPr>
                    <w:rStyle w:val="Hyperlink"/>
                    <w:rFonts w:cs="Calibri"/>
                    <w:bCs/>
                  </w:rPr>
                </w:rPrChange>
              </w:rPr>
              <w:delText>MONITORING AND REVIEW</w:delText>
            </w:r>
            <w:r w:rsidDel="003B7228">
              <w:rPr>
                <w:webHidden/>
              </w:rPr>
              <w:tab/>
            </w:r>
            <w:r w:rsidDel="003B7228">
              <w:rPr>
                <w:webHidden/>
              </w:rPr>
              <w:delText>9</w:delText>
            </w:r>
          </w:del>
        </w:p>
        <w:p w:rsidR="00015A7D" w:rsidRDefault="00015A7D" w14:paraId="5DB15930" w14:textId="3CA233DB">
          <w:r>
            <w:rPr>
              <w:b/>
              <w:bCs/>
              <w:noProof/>
            </w:rPr>
            <w:fldChar w:fldCharType="end"/>
          </w:r>
        </w:p>
      </w:sdtContent>
    </w:sdt>
    <w:p w:rsidR="009D42D4" w:rsidP="009D42D4" w:rsidRDefault="009D42D4" w14:paraId="24585138" w14:textId="77777777">
      <w:pPr>
        <w:rPr>
          <w:rFonts w:asciiTheme="majorHAnsi" w:hAnsiTheme="majorHAnsi"/>
        </w:rPr>
      </w:pPr>
    </w:p>
    <w:p w:rsidR="009D42D4" w:rsidP="009D42D4" w:rsidRDefault="009D42D4" w14:paraId="0CF35448" w14:textId="78CCB60C">
      <w:pPr>
        <w:rPr>
          <w:rFonts w:asciiTheme="majorHAnsi" w:hAnsiTheme="majorHAnsi"/>
        </w:rPr>
      </w:pPr>
    </w:p>
    <w:p w:rsidR="00213F5F" w:rsidRDefault="00213F5F" w14:paraId="6070DE1F" w14:textId="77777777">
      <w:pPr>
        <w:rPr>
          <w:rFonts w:asciiTheme="majorHAnsi" w:hAnsiTheme="majorHAnsi"/>
        </w:rPr>
        <w:sectPr w:rsidR="00213F5F" w:rsidSect="00A624B4">
          <w:pgSz w:w="11906" w:h="16838" w:orient="portrait" w:code="9"/>
          <w:pgMar w:top="1296" w:right="1008" w:bottom="1296" w:left="1008" w:header="576" w:footer="857" w:gutter="0"/>
          <w:cols w:space="708"/>
          <w:docGrid w:linePitch="360"/>
        </w:sectPr>
      </w:pPr>
    </w:p>
    <w:p w:rsidRPr="00840DC9" w:rsidR="00075511" w:rsidP="00075511" w:rsidRDefault="00075511" w14:paraId="6D4F7909" w14:textId="77777777">
      <w:pPr>
        <w:numPr>
          <w:ilvl w:val="0"/>
          <w:numId w:val="7"/>
        </w:numPr>
        <w:spacing w:before="360" w:after="240" w:line="280" w:lineRule="exact"/>
        <w:ind w:left="360" w:hanging="360"/>
        <w:jc w:val="both"/>
        <w:outlineLvl w:val="0"/>
        <w:rPr>
          <w:rFonts w:ascii="Space Grotesk" w:hAnsi="Space Grotesk" w:eastAsia="Times New Roman" w:cs="Calibri"/>
          <w:b/>
          <w:bCs/>
          <w:color w:val="000000"/>
          <w:spacing w:val="10"/>
          <w:sz w:val="32"/>
          <w:szCs w:val="32"/>
        </w:rPr>
      </w:pPr>
      <w:bookmarkStart w:name="_Toc189052213" w:id="164"/>
      <w:bookmarkStart w:name="_Toc116381837" w:id="165"/>
      <w:r w:rsidRPr="00840DC9">
        <w:rPr>
          <w:rFonts w:ascii="Space Grotesk" w:hAnsi="Space Grotesk" w:eastAsia="Times New Roman" w:cs="Calibri"/>
          <w:b/>
          <w:bCs/>
          <w:color w:val="000000"/>
          <w:spacing w:val="10"/>
          <w:sz w:val="32"/>
          <w:szCs w:val="32"/>
        </w:rPr>
        <w:t>INTRODUCTION</w:t>
      </w:r>
      <w:bookmarkEnd w:id="164"/>
    </w:p>
    <w:p w:rsidR="00075511" w:rsidP="00075511" w:rsidRDefault="00075511" w14:paraId="1CE3409D" w14:textId="77B582AA">
      <w:pPr>
        <w:jc w:val="both"/>
        <w:rPr>
          <w:rFonts w:ascii="Space Grotesk" w:hAnsi="Space Grotesk" w:eastAsia="Space Grotesk" w:cs="Helvetica Neue"/>
          <w:color w:val="000000"/>
        </w:rPr>
      </w:pPr>
      <w:r w:rsidRPr="00840DC9">
        <w:rPr>
          <w:rFonts w:ascii="Space Grotesk" w:hAnsi="Space Grotesk" w:eastAsia="Space Grotesk" w:cs="Helvetica Neue"/>
          <w:color w:val="000000"/>
        </w:rPr>
        <w:t>A regular monitoring program is key to managing risk in an organization.  Security monitoring occurs on both physical areas as well as logical components in different information system areas.  Information security monitoring confirms that appropriate mechanisms and controls are in place to secure systems and applications, that they are effective, and are not being bypassed in any way.</w:t>
      </w:r>
    </w:p>
    <w:p w:rsidRPr="00840DC9" w:rsidR="005F2960" w:rsidP="00075511" w:rsidRDefault="005F2960" w14:paraId="0962A6DA" w14:textId="77777777">
      <w:pPr>
        <w:jc w:val="both"/>
        <w:rPr>
          <w:rFonts w:ascii="Space Grotesk" w:hAnsi="Space Grotesk" w:eastAsia="Space Grotesk" w:cs="Helvetica Neue"/>
          <w:color w:val="000000"/>
        </w:rPr>
      </w:pPr>
    </w:p>
    <w:p w:rsidRPr="00840DC9" w:rsidR="00075511" w:rsidP="00075511" w:rsidRDefault="00075511" w14:paraId="553281B4" w14:textId="77777777">
      <w:pPr>
        <w:numPr>
          <w:ilvl w:val="0"/>
          <w:numId w:val="7"/>
        </w:numPr>
        <w:spacing w:before="360" w:after="240" w:line="280" w:lineRule="exact"/>
        <w:ind w:left="360" w:hanging="360"/>
        <w:jc w:val="both"/>
        <w:outlineLvl w:val="0"/>
        <w:rPr>
          <w:rFonts w:ascii="Space Grotesk" w:hAnsi="Space Grotesk" w:eastAsia="Times New Roman" w:cs="Calibri"/>
          <w:b/>
          <w:bCs/>
          <w:color w:val="000000"/>
          <w:spacing w:val="10"/>
          <w:sz w:val="32"/>
          <w:szCs w:val="32"/>
        </w:rPr>
      </w:pPr>
      <w:bookmarkStart w:name="_Toc189052214" w:id="166"/>
      <w:r w:rsidRPr="00840DC9">
        <w:rPr>
          <w:rFonts w:ascii="Space Grotesk" w:hAnsi="Space Grotesk" w:eastAsia="Times New Roman" w:cs="Calibri"/>
          <w:b/>
          <w:bCs/>
          <w:color w:val="000000"/>
          <w:spacing w:val="10"/>
          <w:sz w:val="32"/>
          <w:szCs w:val="32"/>
        </w:rPr>
        <w:t>PURPOSE</w:t>
      </w:r>
      <w:bookmarkEnd w:id="166"/>
    </w:p>
    <w:p w:rsidR="00075511" w:rsidP="00075511" w:rsidRDefault="00075511" w14:paraId="0DA6B8DA" w14:textId="18E20044">
      <w:pPr>
        <w:jc w:val="both"/>
        <w:rPr>
          <w:rFonts w:ascii="Space Grotesk" w:hAnsi="Space Grotesk" w:eastAsia="Space Grotesk" w:cs="Helvetica Neue"/>
          <w:color w:val="000000"/>
        </w:rPr>
      </w:pPr>
      <w:r w:rsidRPr="00840DC9">
        <w:rPr>
          <w:rFonts w:ascii="Space Grotesk" w:hAnsi="Space Grotesk" w:eastAsia="Space Grotesk" w:cs="Helvetica Neue"/>
          <w:color w:val="000000"/>
        </w:rPr>
        <w:t xml:space="preserve">The purpose of this </w:t>
      </w:r>
      <w:del w:author="Mohammed Khateeb" w:date="2025-01-29T14:03:00Z" w16du:dateUtc="2025-01-29T10:03:00Z" w:id="167">
        <w:r w:rsidRPr="00840DC9" w:rsidDel="00804C9A">
          <w:rPr>
            <w:rFonts w:ascii="Space Grotesk" w:hAnsi="Space Grotesk" w:eastAsia="Space Grotesk" w:cs="Helvetica Neue"/>
            <w:color w:val="000000"/>
          </w:rPr>
          <w:delText>CPX</w:delText>
        </w:r>
      </w:del>
      <w:ins w:author="Mohammed Khateeb" w:date="2025-01-29T14:03:00Z" w16du:dateUtc="2025-01-29T10:03:00Z" w:id="168">
        <w:r w:rsidR="00804C9A">
          <w:rPr>
            <w:rFonts w:ascii="Space Grotesk" w:hAnsi="Space Grotesk" w:eastAsia="Space Grotesk" w:cs="Helvetica Neue"/>
            <w:color w:val="000000"/>
          </w:rPr>
          <w:t>&lt;CLIENT&gt;</w:t>
        </w:r>
      </w:ins>
      <w:r w:rsidRPr="00840DC9">
        <w:rPr>
          <w:rFonts w:ascii="Space Grotesk" w:hAnsi="Space Grotesk" w:eastAsia="Space Grotesk" w:cs="Helvetica Neue"/>
          <w:color w:val="000000"/>
        </w:rPr>
        <w:t xml:space="preserve"> </w:t>
      </w:r>
      <w:r w:rsidR="009F2F6B">
        <w:rPr>
          <w:rFonts w:ascii="Space Grotesk" w:hAnsi="Space Grotesk" w:eastAsia="Space Grotesk" w:cs="Helvetica Neue"/>
          <w:color w:val="000000"/>
        </w:rPr>
        <w:t xml:space="preserve">Logging and </w:t>
      </w:r>
      <w:r w:rsidRPr="00840DC9">
        <w:rPr>
          <w:rFonts w:ascii="Space Grotesk" w:hAnsi="Space Grotesk" w:eastAsia="Space Grotesk" w:cs="Helvetica Neue"/>
          <w:color w:val="000000"/>
        </w:rPr>
        <w:t xml:space="preserve">Monitoring Policy ("Policy") is to define a framework for proactively monitoring events in order to detect potential security incidents quickly and efficiently. </w:t>
      </w:r>
    </w:p>
    <w:p w:rsidRPr="00840DC9" w:rsidR="00B65AFD" w:rsidP="00075511" w:rsidRDefault="00B65AFD" w14:paraId="26D64BBE" w14:textId="77777777">
      <w:pPr>
        <w:jc w:val="both"/>
        <w:rPr>
          <w:rFonts w:ascii="Space Grotesk" w:hAnsi="Space Grotesk" w:eastAsia="Space Grotesk" w:cs="Helvetica Neue"/>
          <w:color w:val="000000"/>
        </w:rPr>
      </w:pPr>
    </w:p>
    <w:p w:rsidRPr="00840DC9" w:rsidR="00075511" w:rsidP="00075511" w:rsidRDefault="00075511" w14:paraId="500E2A3B" w14:textId="77777777">
      <w:pPr>
        <w:numPr>
          <w:ilvl w:val="0"/>
          <w:numId w:val="7"/>
        </w:numPr>
        <w:spacing w:before="360" w:after="240" w:line="280" w:lineRule="exact"/>
        <w:ind w:left="360" w:hanging="360"/>
        <w:jc w:val="both"/>
        <w:outlineLvl w:val="0"/>
        <w:rPr>
          <w:rFonts w:ascii="Space Grotesk" w:hAnsi="Space Grotesk" w:eastAsia="Times New Roman" w:cs="Calibri"/>
          <w:b/>
          <w:bCs/>
          <w:color w:val="000000"/>
          <w:spacing w:val="10"/>
          <w:sz w:val="32"/>
          <w:szCs w:val="32"/>
        </w:rPr>
      </w:pPr>
      <w:bookmarkStart w:name="_Toc189052215" w:id="169"/>
      <w:r w:rsidRPr="00840DC9">
        <w:rPr>
          <w:rFonts w:ascii="Space Grotesk" w:hAnsi="Space Grotesk" w:eastAsia="Times New Roman" w:cs="Calibri"/>
          <w:b/>
          <w:bCs/>
          <w:color w:val="000000"/>
          <w:spacing w:val="10"/>
          <w:sz w:val="32"/>
          <w:szCs w:val="32"/>
        </w:rPr>
        <w:t>SCOPE</w:t>
      </w:r>
      <w:bookmarkEnd w:id="169"/>
    </w:p>
    <w:p w:rsidRPr="00840DC9" w:rsidR="00075511" w:rsidP="00075511" w:rsidRDefault="00075511" w14:paraId="4A770BA0" w14:textId="77777777">
      <w:pPr>
        <w:contextualSpacing/>
        <w:jc w:val="both"/>
        <w:rPr>
          <w:rFonts w:ascii="Space Grotesk" w:hAnsi="Space Grotesk" w:eastAsia="Space Grotesk" w:cs="Calibri"/>
          <w:color w:val="000000"/>
          <w:szCs w:val="18"/>
        </w:rPr>
      </w:pPr>
      <w:r w:rsidRPr="00840DC9">
        <w:rPr>
          <w:rFonts w:ascii="Space Grotesk" w:hAnsi="Space Grotesk" w:eastAsia="Space Grotesk" w:cs="Calibri"/>
          <w:color w:val="000000"/>
          <w:szCs w:val="18"/>
        </w:rPr>
        <w:t>This Policy applies to all employees and third parties who access or manage information and information assets or use the organization's information and communications technology (ICT) systems.</w:t>
      </w:r>
    </w:p>
    <w:p w:rsidRPr="00840DC9" w:rsidR="00075511" w:rsidP="00075511" w:rsidRDefault="00075511" w14:paraId="5405CC12" w14:textId="77777777">
      <w:pPr>
        <w:contextualSpacing/>
        <w:jc w:val="both"/>
        <w:rPr>
          <w:rFonts w:ascii="Space Grotesk" w:hAnsi="Space Grotesk" w:eastAsia="Space Grotesk" w:cs="Calibri"/>
          <w:color w:val="000000"/>
          <w:szCs w:val="28"/>
        </w:rPr>
      </w:pPr>
      <w:r w:rsidRPr="00840DC9">
        <w:rPr>
          <w:rFonts w:ascii="Space Grotesk" w:hAnsi="Space Grotesk" w:eastAsia="Space Grotesk" w:cs="Calibri"/>
          <w:color w:val="000000"/>
          <w:szCs w:val="18"/>
        </w:rPr>
        <w:br/>
      </w:r>
      <w:r w:rsidRPr="00840DC9">
        <w:rPr>
          <w:rFonts w:ascii="Space Grotesk" w:hAnsi="Space Grotesk" w:eastAsia="Space Grotesk" w:cs="Calibri"/>
          <w:color w:val="000000"/>
          <w:szCs w:val="18"/>
        </w:rPr>
        <w:t>Any exceptions on the applicability of this Policy should be formally requested through the 'Policy Exception Management procedure.</w:t>
      </w:r>
      <w:r w:rsidRPr="00840DC9">
        <w:rPr>
          <w:rFonts w:ascii="Space Grotesk" w:hAnsi="Space Grotesk" w:eastAsia="Space Grotesk" w:cs="Calibri"/>
          <w:color w:val="000000"/>
          <w:szCs w:val="28"/>
        </w:rPr>
        <w:t>’</w:t>
      </w:r>
      <w:r w:rsidRPr="00840DC9">
        <w:rPr>
          <w:rFonts w:ascii="Space Grotesk" w:hAnsi="Space Grotesk" w:eastAsia="Space Grotesk" w:cs="Calibri"/>
          <w:b/>
          <w:bCs/>
          <w:color w:val="000000"/>
          <w:sz w:val="32"/>
          <w:szCs w:val="32"/>
        </w:rPr>
        <w:br w:type="page"/>
      </w:r>
    </w:p>
    <w:p w:rsidRPr="00840DC9" w:rsidR="00075511" w:rsidP="00075511" w:rsidRDefault="00075511" w14:paraId="7D72AB4C" w14:textId="77777777">
      <w:pPr>
        <w:numPr>
          <w:ilvl w:val="0"/>
          <w:numId w:val="7"/>
        </w:numPr>
        <w:spacing w:before="360" w:after="240" w:line="280" w:lineRule="exact"/>
        <w:ind w:left="360" w:hanging="360"/>
        <w:jc w:val="both"/>
        <w:outlineLvl w:val="0"/>
        <w:rPr>
          <w:rFonts w:ascii="Space Grotesk" w:hAnsi="Space Grotesk" w:eastAsia="Times New Roman" w:cs="Calibri"/>
          <w:b/>
          <w:bCs/>
          <w:color w:val="000000"/>
          <w:spacing w:val="10"/>
          <w:sz w:val="32"/>
          <w:szCs w:val="32"/>
        </w:rPr>
      </w:pPr>
      <w:bookmarkStart w:name="_Toc189052216" w:id="170"/>
      <w:r w:rsidRPr="00840DC9">
        <w:rPr>
          <w:rFonts w:ascii="Space Grotesk" w:hAnsi="Space Grotesk" w:eastAsia="Times New Roman" w:cs="Calibri"/>
          <w:b/>
          <w:bCs/>
          <w:color w:val="000000"/>
          <w:spacing w:val="10"/>
          <w:sz w:val="32"/>
          <w:szCs w:val="32"/>
        </w:rPr>
        <w:t>POLICY STATEMENT</w:t>
      </w:r>
      <w:bookmarkEnd w:id="170"/>
    </w:p>
    <w:p w:rsidR="00075511" w:rsidP="00075511" w:rsidRDefault="00BE5086" w14:paraId="33227DDE" w14:textId="3130EBBF">
      <w:pPr>
        <w:jc w:val="both"/>
        <w:rPr>
          <w:rFonts w:ascii="Space Grotesk" w:hAnsi="Space Grotesk" w:eastAsia="Space Grotesk" w:cs="Helvetica Neue"/>
          <w:color w:val="000000"/>
        </w:rPr>
      </w:pPr>
      <w:del w:author="Mohammed Khateeb" w:date="2025-01-29T14:03:00Z" w16du:dateUtc="2025-01-29T10:03:00Z" w:id="171">
        <w:r w:rsidDel="00804C9A">
          <w:rPr>
            <w:rFonts w:ascii="Space Grotesk" w:hAnsi="Space Grotesk" w:eastAsia="Space Grotesk" w:cs="Helvetica Neue"/>
            <w:color w:val="000000"/>
          </w:rPr>
          <w:delText>CPX</w:delText>
        </w:r>
      </w:del>
      <w:ins w:author="Mohammed Khateeb" w:date="2025-01-29T14:03:00Z" w16du:dateUtc="2025-01-29T10:03:00Z" w:id="172">
        <w:r w:rsidR="00804C9A">
          <w:rPr>
            <w:rFonts w:ascii="Space Grotesk" w:hAnsi="Space Grotesk" w:eastAsia="Space Grotesk" w:cs="Helvetica Neue"/>
            <w:color w:val="000000"/>
          </w:rPr>
          <w:t>&lt;CLIENT&gt;</w:t>
        </w:r>
      </w:ins>
      <w:r w:rsidRPr="00840DC9" w:rsidR="00075511">
        <w:rPr>
          <w:rFonts w:ascii="Space Grotesk" w:hAnsi="Space Grotesk" w:eastAsia="Space Grotesk" w:cs="Helvetica Neue"/>
          <w:color w:val="000000"/>
        </w:rPr>
        <w:t xml:space="preserve"> shall develop, implement, and maintain a </w:t>
      </w:r>
      <w:r w:rsidR="00006249">
        <w:rPr>
          <w:rFonts w:ascii="Space Grotesk" w:hAnsi="Space Grotesk" w:eastAsia="Space Grotesk" w:cs="Helvetica Neue"/>
          <w:color w:val="000000"/>
        </w:rPr>
        <w:t xml:space="preserve">Logging and </w:t>
      </w:r>
      <w:r w:rsidRPr="00840DC9" w:rsidR="00075511">
        <w:rPr>
          <w:rFonts w:ascii="Space Grotesk" w:hAnsi="Space Grotesk" w:eastAsia="Space Grotesk" w:cs="Helvetica Neue"/>
          <w:color w:val="000000"/>
        </w:rPr>
        <w:t>Monitoring Policy</w:t>
      </w:r>
      <w:ins w:author="Mohammed Khateeb" w:date="2025-01-29T13:07:00Z" w16du:dateUtc="2025-01-29T09:07:00Z" w:id="173">
        <w:r w:rsidR="0027231A">
          <w:rPr>
            <w:rFonts w:ascii="Space Grotesk" w:hAnsi="Space Grotesk" w:eastAsia="Space Grotesk" w:cs="Helvetica Neue"/>
            <w:color w:val="000000"/>
          </w:rPr>
          <w:t xml:space="preserve"> and relevant Procedures</w:t>
        </w:r>
      </w:ins>
      <w:r w:rsidRPr="00840DC9" w:rsidR="00075511">
        <w:rPr>
          <w:rFonts w:ascii="Space Grotesk" w:hAnsi="Space Grotesk" w:eastAsia="Space Grotesk" w:cs="Helvetica Neue"/>
          <w:color w:val="000000"/>
        </w:rPr>
        <w:t xml:space="preserve"> to secure the confidentiality, integrity, availability, secrecy, and privacy of information and its underlying assets for day-to-day business operations.</w:t>
      </w:r>
    </w:p>
    <w:p w:rsidRPr="00840DC9" w:rsidR="00060901" w:rsidP="00075511" w:rsidRDefault="00060901" w14:paraId="17E6DE3C" w14:textId="77777777">
      <w:pPr>
        <w:jc w:val="both"/>
        <w:rPr>
          <w:rFonts w:ascii="Space Grotesk" w:hAnsi="Space Grotesk" w:eastAsia="Space Grotesk" w:cs="Helvetica Neue"/>
          <w:color w:val="000000"/>
        </w:rPr>
      </w:pPr>
    </w:p>
    <w:p w:rsidRPr="00840DC9" w:rsidR="00075511" w:rsidP="00075511" w:rsidRDefault="00075511" w14:paraId="4D437FD8" w14:textId="77777777">
      <w:pPr>
        <w:numPr>
          <w:ilvl w:val="0"/>
          <w:numId w:val="7"/>
        </w:numPr>
        <w:spacing w:before="360" w:after="240" w:line="280" w:lineRule="exact"/>
        <w:ind w:left="360" w:hanging="360"/>
        <w:jc w:val="both"/>
        <w:outlineLvl w:val="0"/>
        <w:rPr>
          <w:rFonts w:ascii="Space Grotesk" w:hAnsi="Space Grotesk" w:eastAsia="Times New Roman" w:cs="Calibri"/>
          <w:b/>
          <w:bCs/>
          <w:color w:val="000000"/>
          <w:spacing w:val="10"/>
          <w:sz w:val="32"/>
          <w:szCs w:val="32"/>
        </w:rPr>
      </w:pPr>
      <w:bookmarkStart w:name="_Toc189052217" w:id="174"/>
      <w:r w:rsidRPr="00840DC9">
        <w:rPr>
          <w:rFonts w:ascii="Space Grotesk" w:hAnsi="Space Grotesk" w:eastAsia="Times New Roman" w:cs="Calibri"/>
          <w:b/>
          <w:bCs/>
          <w:color w:val="000000"/>
          <w:spacing w:val="10"/>
          <w:sz w:val="32"/>
          <w:szCs w:val="32"/>
        </w:rPr>
        <w:t>POLICY DETAILS</w:t>
      </w:r>
      <w:bookmarkEnd w:id="174"/>
    </w:p>
    <w:p w:rsidRPr="00840DC9" w:rsidR="00075511" w:rsidP="00075511" w:rsidRDefault="00075511" w14:paraId="318C6546" w14:textId="77777777">
      <w:pPr>
        <w:numPr>
          <w:ilvl w:val="1"/>
          <w:numId w:val="7"/>
        </w:numPr>
        <w:spacing w:after="240" w:line="240" w:lineRule="atLeast"/>
        <w:ind w:left="540"/>
        <w:jc w:val="both"/>
        <w:outlineLvl w:val="1"/>
        <w:rPr>
          <w:rFonts w:ascii="Space Grotesk" w:hAnsi="Space Grotesk" w:eastAsia="Times New Roman" w:cs="Calibri"/>
          <w:b/>
          <w:bCs/>
          <w:color w:val="000000"/>
          <w:spacing w:val="10"/>
          <w:sz w:val="28"/>
          <w:szCs w:val="24"/>
        </w:rPr>
      </w:pPr>
      <w:bookmarkStart w:name="_Toc189052218" w:id="175"/>
      <w:r w:rsidRPr="00840DC9">
        <w:rPr>
          <w:rFonts w:ascii="Space Grotesk" w:hAnsi="Space Grotesk" w:eastAsia="Times New Roman" w:cs="Calibri"/>
          <w:b/>
          <w:bCs/>
          <w:color w:val="000000"/>
          <w:spacing w:val="10"/>
          <w:sz w:val="28"/>
          <w:szCs w:val="24"/>
        </w:rPr>
        <w:t>Logging Requirements</w:t>
      </w:r>
      <w:bookmarkEnd w:id="175"/>
    </w:p>
    <w:p w:rsidRPr="00804C9A" w:rsidR="00075511" w:rsidRDefault="00075511" w14:paraId="7216062B" w14:textId="2022B38D">
      <w:pPr>
        <w:pStyle w:val="ListParagraphBulleted"/>
        <w:numPr>
          <w:ilvl w:val="2"/>
          <w:numId w:val="46"/>
        </w:numPr>
        <w:rPr>
          <w:rPrChange w:author="Mohammed Khateeb" w:date="2025-01-29T14:05:00Z" w16du:dateUtc="2025-01-29T10:05:00Z" w:id="176">
            <w:rPr>
              <w:rFonts w:ascii="Space Grotesk" w:hAnsi="Space Grotesk" w:eastAsia="Space Grotesk" w:cs="Helvetica Neue"/>
              <w:color w:val="000000"/>
            </w:rPr>
          </w:rPrChange>
        </w:rPr>
        <w:pPrChange w:author="Mohammed Khateeb" w:date="2025-01-29T14:05:00Z" w16du:dateUtc="2025-01-29T10:05:00Z" w:id="177">
          <w:pPr>
            <w:numPr>
              <w:numId w:val="39"/>
            </w:numPr>
            <w:ind w:left="360" w:hanging="360"/>
            <w:contextualSpacing/>
            <w:jc w:val="both"/>
          </w:pPr>
        </w:pPrChange>
      </w:pPr>
      <w:r w:rsidRPr="00804C9A">
        <w:rPr>
          <w:rPrChange w:author="Mohammed Khateeb" w:date="2025-01-29T14:05:00Z" w16du:dateUtc="2025-01-29T10:05:00Z" w:id="178">
            <w:rPr>
              <w:rFonts w:ascii="Space Grotesk" w:hAnsi="Space Grotesk" w:eastAsia="Space Grotesk" w:cs="Helvetica Neue"/>
              <w:color w:val="000000"/>
            </w:rPr>
          </w:rPrChange>
        </w:rPr>
        <w:t>Logging requirements shall be determined based on scope, information to be captured in audit logs, frequency for review of audit log data, and applicable laws and regulations.</w:t>
      </w:r>
    </w:p>
    <w:p w:rsidRPr="00804C9A" w:rsidR="00075511" w:rsidRDefault="00075511" w14:paraId="51F7945C" w14:textId="77777777">
      <w:pPr>
        <w:pStyle w:val="ListParagraphBulleted"/>
        <w:numPr>
          <w:ilvl w:val="2"/>
          <w:numId w:val="46"/>
        </w:numPr>
        <w:rPr>
          <w:rPrChange w:author="Mohammed Khateeb" w:date="2025-01-29T14:05:00Z" w16du:dateUtc="2025-01-29T10:05:00Z" w:id="179">
            <w:rPr>
              <w:rFonts w:ascii="Space Grotesk" w:hAnsi="Space Grotesk" w:eastAsia="Space Grotesk" w:cs="Helvetica Neue"/>
              <w:color w:val="000000"/>
            </w:rPr>
          </w:rPrChange>
        </w:rPr>
        <w:pPrChange w:author="Mohammed Khateeb" w:date="2025-01-29T14:05:00Z" w16du:dateUtc="2025-01-29T10:05:00Z" w:id="180">
          <w:pPr>
            <w:numPr>
              <w:numId w:val="39"/>
            </w:numPr>
            <w:ind w:left="360" w:hanging="360"/>
            <w:contextualSpacing/>
            <w:jc w:val="both"/>
          </w:pPr>
        </w:pPrChange>
      </w:pPr>
      <w:r w:rsidRPr="00804C9A">
        <w:rPr>
          <w:rPrChange w:author="Mohammed Khateeb" w:date="2025-01-29T14:05:00Z" w16du:dateUtc="2025-01-29T10:05:00Z" w:id="181">
            <w:rPr>
              <w:rFonts w:ascii="Space Grotesk" w:hAnsi="Space Grotesk" w:eastAsia="Space Grotesk" w:cs="Helvetica Neue"/>
              <w:color w:val="000000"/>
            </w:rPr>
          </w:rPrChange>
        </w:rPr>
        <w:t>High level log activities that the company would like to track shall be defined.</w:t>
      </w:r>
    </w:p>
    <w:p w:rsidRPr="00804C9A" w:rsidR="00075511" w:rsidRDefault="00075511" w14:paraId="22036743" w14:textId="77777777">
      <w:pPr>
        <w:pStyle w:val="ListParagraphBulleted"/>
        <w:numPr>
          <w:ilvl w:val="2"/>
          <w:numId w:val="46"/>
        </w:numPr>
        <w:rPr>
          <w:rPrChange w:author="Mohammed Khateeb" w:date="2025-01-29T14:05:00Z" w16du:dateUtc="2025-01-29T10:05:00Z" w:id="182">
            <w:rPr>
              <w:rFonts w:ascii="Space Grotesk" w:hAnsi="Space Grotesk" w:eastAsia="Space Grotesk" w:cs="Helvetica Neue"/>
              <w:color w:val="000000"/>
            </w:rPr>
          </w:rPrChange>
        </w:rPr>
        <w:pPrChange w:author="Mohammed Khateeb" w:date="2025-01-29T14:05:00Z" w16du:dateUtc="2025-01-29T10:05:00Z" w:id="183">
          <w:pPr>
            <w:numPr>
              <w:numId w:val="39"/>
            </w:numPr>
            <w:ind w:left="360" w:hanging="360"/>
            <w:contextualSpacing/>
            <w:jc w:val="both"/>
          </w:pPr>
        </w:pPrChange>
      </w:pPr>
      <w:r w:rsidRPr="00804C9A">
        <w:rPr>
          <w:rPrChange w:author="Mohammed Khateeb" w:date="2025-01-29T14:05:00Z" w16du:dateUtc="2025-01-29T10:05:00Z" w:id="184">
            <w:rPr>
              <w:rFonts w:ascii="Space Grotesk" w:hAnsi="Space Grotesk" w:eastAsia="Space Grotesk" w:cs="Helvetica Neue"/>
              <w:color w:val="000000"/>
            </w:rPr>
          </w:rPrChange>
        </w:rPr>
        <w:t>Potential log sources shall be identified for log monitoring based upon a risk assessment and their importance to the business.</w:t>
      </w:r>
    </w:p>
    <w:p w:rsidRPr="00804C9A" w:rsidR="00075511" w:rsidRDefault="00075511" w14:paraId="779D4702" w14:textId="77777777">
      <w:pPr>
        <w:pStyle w:val="ListParagraphBulleted"/>
        <w:numPr>
          <w:ilvl w:val="2"/>
          <w:numId w:val="46"/>
        </w:numPr>
        <w:rPr>
          <w:rPrChange w:author="Mohammed Khateeb" w:date="2025-01-29T14:05:00Z" w16du:dateUtc="2025-01-29T10:05:00Z" w:id="185">
            <w:rPr>
              <w:rFonts w:ascii="Space Grotesk" w:hAnsi="Space Grotesk" w:eastAsia="Space Grotesk" w:cs="Helvetica Neue"/>
              <w:color w:val="000000"/>
            </w:rPr>
          </w:rPrChange>
        </w:rPr>
        <w:pPrChange w:author="Mohammed Khateeb" w:date="2025-01-29T14:05:00Z" w16du:dateUtc="2025-01-29T10:05:00Z" w:id="186">
          <w:pPr>
            <w:numPr>
              <w:numId w:val="39"/>
            </w:numPr>
            <w:ind w:left="360" w:hanging="360"/>
            <w:contextualSpacing/>
            <w:jc w:val="both"/>
          </w:pPr>
        </w:pPrChange>
      </w:pPr>
      <w:r w:rsidRPr="00804C9A">
        <w:rPr>
          <w:rPrChange w:author="Mohammed Khateeb" w:date="2025-01-29T14:05:00Z" w16du:dateUtc="2025-01-29T10:05:00Z" w:id="187">
            <w:rPr>
              <w:rFonts w:ascii="Space Grotesk" w:hAnsi="Space Grotesk" w:eastAsia="Space Grotesk" w:cs="Helvetica Neue"/>
              <w:color w:val="000000"/>
            </w:rPr>
          </w:rPrChange>
        </w:rPr>
        <w:t xml:space="preserve">The critical log sources shall be configured and documented for log generation. </w:t>
      </w:r>
    </w:p>
    <w:p w:rsidRPr="00804C9A" w:rsidR="00075511" w:rsidRDefault="00075511" w14:paraId="67BA177A" w14:textId="0EE86CA1">
      <w:pPr>
        <w:pStyle w:val="ListParagraphBulleted"/>
        <w:numPr>
          <w:ilvl w:val="2"/>
          <w:numId w:val="46"/>
        </w:numPr>
        <w:rPr>
          <w:rPrChange w:author="Mohammed Khateeb" w:date="2025-01-29T14:05:00Z" w16du:dateUtc="2025-01-29T10:05:00Z" w:id="188">
            <w:rPr>
              <w:rFonts w:ascii="Space Grotesk" w:hAnsi="Space Grotesk" w:eastAsia="Space Grotesk" w:cs="Helvetica Neue"/>
              <w:color w:val="000000"/>
            </w:rPr>
          </w:rPrChange>
        </w:rPr>
        <w:pPrChange w:author="Mohammed Khateeb" w:date="2025-01-29T14:05:00Z" w16du:dateUtc="2025-01-29T10:05:00Z" w:id="189">
          <w:pPr>
            <w:numPr>
              <w:numId w:val="39"/>
            </w:numPr>
            <w:ind w:left="360" w:hanging="360"/>
            <w:contextualSpacing/>
            <w:jc w:val="both"/>
          </w:pPr>
        </w:pPrChange>
      </w:pPr>
      <w:r w:rsidRPr="00804C9A">
        <w:rPr>
          <w:rPrChange w:author="Mohammed Khateeb" w:date="2025-01-29T14:05:00Z" w16du:dateUtc="2025-01-29T10:05:00Z" w:id="190">
            <w:rPr>
              <w:rFonts w:ascii="Space Grotesk" w:hAnsi="Space Grotesk" w:eastAsia="Space Grotesk" w:cs="Helvetica Neue"/>
              <w:color w:val="000000"/>
            </w:rPr>
          </w:rPrChange>
        </w:rPr>
        <w:t>Logs generated for activities that affect the availability and security of the systems, shall be configured for monitoring.</w:t>
      </w:r>
    </w:p>
    <w:p w:rsidRPr="00840DC9" w:rsidR="00060901" w:rsidP="00060901" w:rsidRDefault="00060901" w14:paraId="059C253F" w14:textId="77777777">
      <w:pPr>
        <w:ind w:left="360"/>
        <w:contextualSpacing/>
        <w:jc w:val="both"/>
        <w:rPr>
          <w:rFonts w:ascii="Space Grotesk" w:hAnsi="Space Grotesk" w:eastAsia="Space Grotesk" w:cs="Helvetica Neue"/>
          <w:color w:val="000000"/>
        </w:rPr>
      </w:pPr>
    </w:p>
    <w:p w:rsidRPr="00840DC9" w:rsidR="00075511" w:rsidP="00075511" w:rsidRDefault="00075511" w14:paraId="692397FB" w14:textId="77777777">
      <w:pPr>
        <w:numPr>
          <w:ilvl w:val="1"/>
          <w:numId w:val="7"/>
        </w:numPr>
        <w:spacing w:after="240" w:line="240" w:lineRule="atLeast"/>
        <w:ind w:left="540"/>
        <w:jc w:val="both"/>
        <w:outlineLvl w:val="1"/>
        <w:rPr>
          <w:rFonts w:ascii="Space Grotesk" w:hAnsi="Space Grotesk" w:eastAsia="Times New Roman" w:cs="Calibri"/>
          <w:b/>
          <w:bCs/>
          <w:color w:val="000000"/>
          <w:spacing w:val="10"/>
          <w:sz w:val="28"/>
          <w:szCs w:val="24"/>
        </w:rPr>
      </w:pPr>
      <w:bookmarkStart w:name="_Toc189052219" w:id="191"/>
      <w:r w:rsidRPr="00840DC9">
        <w:rPr>
          <w:rFonts w:ascii="Space Grotesk" w:hAnsi="Space Grotesk" w:eastAsia="Times New Roman" w:cs="Calibri"/>
          <w:b/>
          <w:bCs/>
          <w:color w:val="000000"/>
          <w:spacing w:val="10"/>
          <w:sz w:val="28"/>
          <w:szCs w:val="24"/>
        </w:rPr>
        <w:t>Logging Parameters</w:t>
      </w:r>
      <w:bookmarkEnd w:id="191"/>
      <w:r w:rsidRPr="00840DC9">
        <w:rPr>
          <w:rFonts w:ascii="Space Grotesk" w:hAnsi="Space Grotesk" w:eastAsia="Times New Roman" w:cs="Calibri"/>
          <w:b/>
          <w:bCs/>
          <w:color w:val="000000"/>
          <w:spacing w:val="10"/>
          <w:sz w:val="28"/>
          <w:szCs w:val="24"/>
        </w:rPr>
        <w:t xml:space="preserve"> </w:t>
      </w:r>
    </w:p>
    <w:p w:rsidRPr="00804C9A" w:rsidR="00075511" w:rsidRDefault="00075511" w14:paraId="158A7145" w14:textId="762307C9">
      <w:pPr>
        <w:pStyle w:val="ListParagraphBulleted"/>
        <w:numPr>
          <w:ilvl w:val="2"/>
          <w:numId w:val="47"/>
        </w:numPr>
        <w:rPr>
          <w:rPrChange w:author="Mohammed Khateeb" w:date="2025-01-29T14:06:00Z" w16du:dateUtc="2025-01-29T10:06:00Z" w:id="192">
            <w:rPr>
              <w:rFonts w:ascii="Space Grotesk" w:hAnsi="Space Grotesk" w:eastAsia="Space Grotesk" w:cs="Helvetica Neue"/>
              <w:bCs/>
              <w:color w:val="000000"/>
            </w:rPr>
          </w:rPrChange>
        </w:rPr>
        <w:pPrChange w:author="Mohammed Khateeb" w:date="2025-01-29T14:06:00Z" w16du:dateUtc="2025-01-29T10:06:00Z" w:id="193">
          <w:pPr>
            <w:numPr>
              <w:numId w:val="39"/>
            </w:numPr>
            <w:ind w:left="360" w:hanging="360"/>
            <w:contextualSpacing/>
            <w:jc w:val="both"/>
          </w:pPr>
        </w:pPrChange>
      </w:pPr>
      <w:r w:rsidRPr="00804C9A">
        <w:rPr>
          <w:rPrChange w:author="Mohammed Khateeb" w:date="2025-01-29T14:06:00Z" w16du:dateUtc="2025-01-29T10:06:00Z" w:id="194">
            <w:rPr>
              <w:rFonts w:ascii="Space Grotesk" w:hAnsi="Space Grotesk" w:eastAsia="Space Grotesk" w:cs="Helvetica Neue"/>
              <w:bCs/>
              <w:color w:val="000000"/>
            </w:rPr>
          </w:rPrChange>
        </w:rPr>
        <w:t>Logs shall capture the below details - at minimum:</w:t>
      </w:r>
    </w:p>
    <w:p w:rsidRPr="00804C9A" w:rsidR="00075511" w:rsidRDefault="00075511" w14:paraId="7B282BEB" w14:textId="77777777">
      <w:pPr>
        <w:pStyle w:val="ListParagraphBulleted"/>
        <w:numPr>
          <w:ilvl w:val="3"/>
          <w:numId w:val="47"/>
        </w:numPr>
        <w:rPr>
          <w:rPrChange w:author="Mohammed Khateeb" w:date="2025-01-29T14:06:00Z" w16du:dateUtc="2025-01-29T10:06:00Z" w:id="195">
            <w:rPr>
              <w:rFonts w:ascii="Space Grotesk" w:hAnsi="Space Grotesk" w:eastAsia="Space Grotesk" w:cs="Helvetica Neue"/>
              <w:bCs/>
              <w:color w:val="000000"/>
            </w:rPr>
          </w:rPrChange>
        </w:rPr>
        <w:pPrChange w:author="Mohammed Khateeb" w:date="2025-01-29T14:06:00Z" w16du:dateUtc="2025-01-29T10:06:00Z" w:id="196">
          <w:pPr>
            <w:numPr>
              <w:numId w:val="41"/>
            </w:numPr>
            <w:spacing w:after="320"/>
            <w:ind w:left="720" w:hanging="360"/>
            <w:contextualSpacing/>
            <w:jc w:val="both"/>
          </w:pPr>
        </w:pPrChange>
      </w:pPr>
      <w:r w:rsidRPr="00804C9A">
        <w:rPr>
          <w:rPrChange w:author="Mohammed Khateeb" w:date="2025-01-29T14:06:00Z" w16du:dateUtc="2025-01-29T10:06:00Z" w:id="197">
            <w:rPr>
              <w:rFonts w:ascii="Space Grotesk" w:hAnsi="Space Grotesk" w:eastAsia="Space Grotesk" w:cs="Helvetica Neue"/>
              <w:bCs/>
              <w:color w:val="000000"/>
            </w:rPr>
          </w:rPrChange>
        </w:rPr>
        <w:t>User IDs.</w:t>
      </w:r>
    </w:p>
    <w:p w:rsidRPr="00804C9A" w:rsidR="00075511" w:rsidRDefault="00075511" w14:paraId="4F29DDFE" w14:textId="77777777">
      <w:pPr>
        <w:pStyle w:val="ListParagraphBulleted"/>
        <w:numPr>
          <w:ilvl w:val="3"/>
          <w:numId w:val="47"/>
        </w:numPr>
        <w:rPr>
          <w:rPrChange w:author="Mohammed Khateeb" w:date="2025-01-29T14:06:00Z" w16du:dateUtc="2025-01-29T10:06:00Z" w:id="198">
            <w:rPr>
              <w:rFonts w:ascii="Space Grotesk" w:hAnsi="Space Grotesk" w:eastAsia="Space Grotesk" w:cs="Helvetica Neue"/>
              <w:bCs/>
              <w:color w:val="000000"/>
            </w:rPr>
          </w:rPrChange>
        </w:rPr>
        <w:pPrChange w:author="Mohammed Khateeb" w:date="2025-01-29T14:06:00Z" w16du:dateUtc="2025-01-29T10:06:00Z" w:id="199">
          <w:pPr>
            <w:numPr>
              <w:numId w:val="41"/>
            </w:numPr>
            <w:spacing w:after="320"/>
            <w:ind w:left="720" w:hanging="360"/>
            <w:contextualSpacing/>
            <w:jc w:val="both"/>
          </w:pPr>
        </w:pPrChange>
      </w:pPr>
      <w:r w:rsidRPr="00804C9A">
        <w:rPr>
          <w:rPrChange w:author="Mohammed Khateeb" w:date="2025-01-29T14:06:00Z" w16du:dateUtc="2025-01-29T10:06:00Z" w:id="200">
            <w:rPr>
              <w:rFonts w:ascii="Space Grotesk" w:hAnsi="Space Grotesk" w:eastAsia="Space Grotesk" w:cs="Helvetica Neue"/>
              <w:bCs/>
              <w:color w:val="000000"/>
            </w:rPr>
          </w:rPrChange>
        </w:rPr>
        <w:t>Date and Time of the event.</w:t>
      </w:r>
    </w:p>
    <w:p w:rsidRPr="00804C9A" w:rsidR="00075511" w:rsidRDefault="00075511" w14:paraId="14362A6C" w14:textId="77777777">
      <w:pPr>
        <w:pStyle w:val="ListParagraphBulleted"/>
        <w:numPr>
          <w:ilvl w:val="3"/>
          <w:numId w:val="47"/>
        </w:numPr>
        <w:rPr>
          <w:rPrChange w:author="Mohammed Khateeb" w:date="2025-01-29T14:06:00Z" w16du:dateUtc="2025-01-29T10:06:00Z" w:id="201">
            <w:rPr>
              <w:rFonts w:ascii="Space Grotesk" w:hAnsi="Space Grotesk" w:eastAsia="Space Grotesk" w:cs="Helvetica Neue"/>
              <w:bCs/>
              <w:color w:val="000000"/>
            </w:rPr>
          </w:rPrChange>
        </w:rPr>
        <w:pPrChange w:author="Mohammed Khateeb" w:date="2025-01-29T14:06:00Z" w16du:dateUtc="2025-01-29T10:06:00Z" w:id="202">
          <w:pPr>
            <w:numPr>
              <w:numId w:val="41"/>
            </w:numPr>
            <w:spacing w:after="320"/>
            <w:ind w:left="720" w:hanging="360"/>
            <w:contextualSpacing/>
            <w:jc w:val="both"/>
          </w:pPr>
        </w:pPrChange>
      </w:pPr>
      <w:r w:rsidRPr="00804C9A">
        <w:rPr>
          <w:rPrChange w:author="Mohammed Khateeb" w:date="2025-01-29T14:06:00Z" w16du:dateUtc="2025-01-29T10:06:00Z" w:id="203">
            <w:rPr>
              <w:rFonts w:ascii="Space Grotesk" w:hAnsi="Space Grotesk" w:eastAsia="Space Grotesk" w:cs="Helvetica Neue"/>
              <w:bCs/>
              <w:color w:val="000000"/>
            </w:rPr>
          </w:rPrChange>
        </w:rPr>
        <w:t>Details of the event.</w:t>
      </w:r>
    </w:p>
    <w:p w:rsidRPr="00804C9A" w:rsidR="00075511" w:rsidDel="00804C9A" w:rsidRDefault="00075511" w14:paraId="7D064035" w14:textId="77777777">
      <w:pPr>
        <w:pStyle w:val="ListParagraphBulleted"/>
        <w:numPr>
          <w:ilvl w:val="3"/>
          <w:numId w:val="47"/>
        </w:numPr>
        <w:rPr>
          <w:del w:author="Mohammed Khateeb" w:date="2025-01-29T14:06:00Z" w16du:dateUtc="2025-01-29T10:06:00Z" w:id="204"/>
          <w:rPrChange w:author="Mohammed Khateeb" w:date="2025-01-29T14:06:00Z" w16du:dateUtc="2025-01-29T10:06:00Z" w:id="205">
            <w:rPr>
              <w:del w:author="Mohammed Khateeb" w:date="2025-01-29T14:06:00Z" w16du:dateUtc="2025-01-29T10:06:00Z" w:id="206"/>
              <w:rFonts w:ascii="Space Grotesk" w:hAnsi="Space Grotesk" w:eastAsia="Space Grotesk" w:cs="Helvetica Neue"/>
              <w:bCs/>
              <w:color w:val="000000"/>
            </w:rPr>
          </w:rPrChange>
        </w:rPr>
        <w:pPrChange w:author="Mohammed Khateeb" w:date="2025-01-29T14:06:00Z" w16du:dateUtc="2025-01-29T10:06:00Z" w:id="207">
          <w:pPr>
            <w:numPr>
              <w:numId w:val="41"/>
            </w:numPr>
            <w:spacing w:after="320"/>
            <w:ind w:left="720" w:hanging="360"/>
            <w:contextualSpacing/>
            <w:jc w:val="both"/>
          </w:pPr>
        </w:pPrChange>
      </w:pPr>
      <w:r w:rsidRPr="00804C9A">
        <w:rPr>
          <w:rPrChange w:author="Mohammed Khateeb" w:date="2025-01-29T14:06:00Z" w16du:dateUtc="2025-01-29T10:06:00Z" w:id="208">
            <w:rPr>
              <w:rFonts w:ascii="Space Grotesk" w:hAnsi="Space Grotesk" w:eastAsia="Space Grotesk" w:cs="Helvetica Neue"/>
              <w:bCs/>
              <w:color w:val="000000"/>
            </w:rPr>
          </w:rPrChange>
        </w:rPr>
        <w:t>Details of the Asset and its location where possible.</w:t>
      </w:r>
    </w:p>
    <w:p w:rsidRPr="00804C9A" w:rsidR="00075511" w:rsidRDefault="00075511" w14:paraId="73DA1C53" w14:textId="77777777">
      <w:pPr>
        <w:pStyle w:val="ListParagraphBulleted"/>
        <w:numPr>
          <w:ilvl w:val="3"/>
          <w:numId w:val="47"/>
        </w:numPr>
        <w:rPr>
          <w:rPrChange w:author="Mohammed Khateeb" w:date="2025-01-29T14:06:00Z" w16du:dateUtc="2025-01-29T10:06:00Z" w:id="209">
            <w:rPr>
              <w:rFonts w:ascii="Space Grotesk" w:hAnsi="Space Grotesk" w:eastAsia="Space Grotesk" w:cs="Helvetica Neue"/>
              <w:bCs/>
              <w:color w:val="000000"/>
            </w:rPr>
          </w:rPrChange>
        </w:rPr>
        <w:pPrChange w:author="Mohammed Khateeb" w:date="2025-01-29T14:06:00Z" w16du:dateUtc="2025-01-29T10:06:00Z" w:id="210">
          <w:pPr>
            <w:ind w:left="720"/>
            <w:contextualSpacing/>
            <w:jc w:val="both"/>
          </w:pPr>
        </w:pPrChange>
      </w:pPr>
    </w:p>
    <w:p w:rsidRPr="00804C9A" w:rsidR="00075511" w:rsidRDefault="00075511" w14:paraId="117D8BB9" w14:textId="3402C3D6">
      <w:pPr>
        <w:pStyle w:val="ListParagraphBulleted"/>
        <w:numPr>
          <w:ilvl w:val="2"/>
          <w:numId w:val="47"/>
        </w:numPr>
        <w:rPr>
          <w:rPrChange w:author="Mohammed Khateeb" w:date="2025-01-29T14:06:00Z" w16du:dateUtc="2025-01-29T10:06:00Z" w:id="211">
            <w:rPr>
              <w:rFonts w:ascii="Space Grotesk" w:hAnsi="Space Grotesk" w:eastAsia="Space Grotesk" w:cs="Helvetica Neue"/>
              <w:bCs/>
              <w:color w:val="000000"/>
            </w:rPr>
          </w:rPrChange>
        </w:rPr>
        <w:pPrChange w:author="Mohammed Khateeb" w:date="2025-01-29T14:06:00Z" w16du:dateUtc="2025-01-29T10:06:00Z" w:id="212">
          <w:pPr>
            <w:numPr>
              <w:numId w:val="39"/>
            </w:numPr>
            <w:ind w:left="360" w:hanging="360"/>
            <w:contextualSpacing/>
            <w:jc w:val="both"/>
          </w:pPr>
        </w:pPrChange>
      </w:pPr>
      <w:r w:rsidRPr="00804C9A">
        <w:rPr>
          <w:rPrChange w:author="Mohammed Khateeb" w:date="2025-01-29T14:06:00Z" w16du:dateUtc="2025-01-29T10:06:00Z" w:id="213">
            <w:rPr>
              <w:rFonts w:ascii="Space Grotesk" w:hAnsi="Space Grotesk" w:eastAsia="Space Grotesk" w:cs="Helvetica Neue"/>
              <w:bCs/>
              <w:color w:val="000000"/>
            </w:rPr>
          </w:rPrChange>
        </w:rPr>
        <w:t xml:space="preserve">For applications and </w:t>
      </w:r>
      <w:del w:author="Mohammed Khateeb" w:date="2025-01-29T13:04:00Z" w16du:dateUtc="2025-01-29T09:04:00Z" w:id="214">
        <w:r w:rsidRPr="00804C9A" w:rsidDel="0027231A">
          <w:rPr>
            <w:rPrChange w:author="Mohammed Khateeb" w:date="2025-01-29T14:06:00Z" w16du:dateUtc="2025-01-29T10:06:00Z" w:id="215">
              <w:rPr>
                <w:rFonts w:ascii="Space Grotesk" w:hAnsi="Space Grotesk" w:eastAsia="Space Grotesk" w:cs="Helvetica Neue"/>
                <w:bCs/>
                <w:color w:val="000000"/>
              </w:rPr>
            </w:rPrChange>
          </w:rPr>
          <w:delText>databases ,</w:delText>
        </w:r>
      </w:del>
      <w:ins w:author="Mohammed Khateeb" w:date="2025-01-29T13:04:00Z" w16du:dateUtc="2025-01-29T09:04:00Z" w:id="216">
        <w:r w:rsidRPr="00804C9A" w:rsidR="0027231A">
          <w:rPr>
            <w:rPrChange w:author="Mohammed Khateeb" w:date="2025-01-29T14:06:00Z" w16du:dateUtc="2025-01-29T10:06:00Z" w:id="217">
              <w:rPr>
                <w:rFonts w:ascii="Space Grotesk" w:hAnsi="Space Grotesk" w:eastAsia="Space Grotesk" w:cs="Helvetica Neue"/>
                <w:bCs/>
                <w:color w:val="000000"/>
              </w:rPr>
            </w:rPrChange>
          </w:rPr>
          <w:t>databases,</w:t>
        </w:r>
      </w:ins>
      <w:r w:rsidRPr="00804C9A">
        <w:rPr>
          <w:rPrChange w:author="Mohammed Khateeb" w:date="2025-01-29T14:06:00Z" w16du:dateUtc="2025-01-29T10:06:00Z" w:id="218">
            <w:rPr>
              <w:rFonts w:ascii="Space Grotesk" w:hAnsi="Space Grotesk" w:eastAsia="Space Grotesk" w:cs="Helvetica Neue"/>
              <w:bCs/>
              <w:color w:val="000000"/>
            </w:rPr>
          </w:rPrChange>
        </w:rPr>
        <w:t xml:space="preserve"> </w:t>
      </w:r>
      <w:r w:rsidRPr="00804C9A">
        <w:rPr>
          <w:rPrChange w:author="Mohammed Khateeb" w:date="2025-01-29T14:06:00Z" w16du:dateUtc="2025-01-29T10:06:00Z" w:id="219">
            <w:rPr>
              <w:rFonts w:ascii="Space Grotesk" w:hAnsi="Space Grotesk" w:eastAsia="Space Grotesk" w:cs="Helvetica Neue"/>
              <w:color w:val="000000"/>
            </w:rPr>
          </w:rPrChange>
        </w:rPr>
        <w:t>following</w:t>
      </w:r>
      <w:r w:rsidRPr="00804C9A">
        <w:rPr>
          <w:rPrChange w:author="Mohammed Khateeb" w:date="2025-01-29T14:06:00Z" w16du:dateUtc="2025-01-29T10:06:00Z" w:id="220">
            <w:rPr>
              <w:rFonts w:ascii="Space Grotesk" w:hAnsi="Space Grotesk" w:eastAsia="Space Grotesk" w:cs="Helvetica Neue"/>
              <w:bCs/>
              <w:color w:val="000000"/>
            </w:rPr>
          </w:rPrChange>
        </w:rPr>
        <w:t xml:space="preserve"> log types shall be monitored - at minimum:</w:t>
      </w:r>
    </w:p>
    <w:p w:rsidRPr="00804C9A" w:rsidR="00075511" w:rsidRDefault="00075511" w14:paraId="1865FD85" w14:textId="77777777">
      <w:pPr>
        <w:pStyle w:val="ListParagraphBulleted"/>
        <w:numPr>
          <w:ilvl w:val="3"/>
          <w:numId w:val="47"/>
        </w:numPr>
        <w:rPr>
          <w:rPrChange w:author="Mohammed Khateeb" w:date="2025-01-29T14:06:00Z" w16du:dateUtc="2025-01-29T10:06:00Z" w:id="221">
            <w:rPr>
              <w:rFonts w:ascii="Space Grotesk" w:hAnsi="Space Grotesk" w:eastAsia="Space Grotesk" w:cs="Helvetica Neue"/>
              <w:bCs/>
              <w:color w:val="000000"/>
            </w:rPr>
          </w:rPrChange>
        </w:rPr>
        <w:pPrChange w:author="Mohammed Khateeb" w:date="2025-01-29T14:06:00Z" w16du:dateUtc="2025-01-29T10:06:00Z" w:id="222">
          <w:pPr>
            <w:numPr>
              <w:numId w:val="41"/>
            </w:numPr>
            <w:spacing w:after="320"/>
            <w:ind w:left="720" w:hanging="360"/>
            <w:contextualSpacing/>
            <w:jc w:val="both"/>
          </w:pPr>
        </w:pPrChange>
      </w:pPr>
      <w:r w:rsidRPr="00804C9A">
        <w:rPr>
          <w:rPrChange w:author="Mohammed Khateeb" w:date="2025-01-29T14:06:00Z" w16du:dateUtc="2025-01-29T10:06:00Z" w:id="223">
            <w:rPr>
              <w:rFonts w:ascii="Space Grotesk" w:hAnsi="Space Grotesk" w:eastAsia="Space Grotesk" w:cs="Helvetica Neue"/>
              <w:bCs/>
              <w:color w:val="000000"/>
            </w:rPr>
          </w:rPrChange>
        </w:rPr>
        <w:t>Security Logs.</w:t>
      </w:r>
    </w:p>
    <w:p w:rsidRPr="00804C9A" w:rsidR="00075511" w:rsidRDefault="00075511" w14:paraId="1BBB8B78" w14:textId="77777777">
      <w:pPr>
        <w:pStyle w:val="ListParagraphBulleted"/>
        <w:numPr>
          <w:ilvl w:val="3"/>
          <w:numId w:val="47"/>
        </w:numPr>
        <w:rPr>
          <w:rPrChange w:author="Mohammed Khateeb" w:date="2025-01-29T14:06:00Z" w16du:dateUtc="2025-01-29T10:06:00Z" w:id="224">
            <w:rPr>
              <w:rFonts w:ascii="Space Grotesk" w:hAnsi="Space Grotesk" w:eastAsia="Space Grotesk" w:cs="Helvetica Neue"/>
              <w:bCs/>
              <w:color w:val="000000"/>
            </w:rPr>
          </w:rPrChange>
        </w:rPr>
        <w:pPrChange w:author="Mohammed Khateeb" w:date="2025-01-29T14:06:00Z" w16du:dateUtc="2025-01-29T10:06:00Z" w:id="225">
          <w:pPr>
            <w:numPr>
              <w:numId w:val="41"/>
            </w:numPr>
            <w:spacing w:after="320"/>
            <w:ind w:left="720" w:hanging="360"/>
            <w:contextualSpacing/>
            <w:jc w:val="both"/>
          </w:pPr>
        </w:pPrChange>
      </w:pPr>
      <w:r w:rsidRPr="00804C9A">
        <w:rPr>
          <w:rPrChange w:author="Mohammed Khateeb" w:date="2025-01-29T14:06:00Z" w16du:dateUtc="2025-01-29T10:06:00Z" w:id="226">
            <w:rPr>
              <w:rFonts w:ascii="Space Grotesk" w:hAnsi="Space Grotesk" w:eastAsia="Space Grotesk" w:cs="Helvetica Neue"/>
              <w:bCs/>
              <w:color w:val="000000"/>
            </w:rPr>
          </w:rPrChange>
        </w:rPr>
        <w:t>Administrative and Operator Logs.</w:t>
      </w:r>
    </w:p>
    <w:p w:rsidRPr="00804C9A" w:rsidR="00075511" w:rsidRDefault="00075511" w14:paraId="04E23E42" w14:textId="77777777">
      <w:pPr>
        <w:pStyle w:val="ListParagraphBulleted"/>
        <w:numPr>
          <w:ilvl w:val="3"/>
          <w:numId w:val="47"/>
        </w:numPr>
        <w:rPr>
          <w:rPrChange w:author="Mohammed Khateeb" w:date="2025-01-29T14:06:00Z" w16du:dateUtc="2025-01-29T10:06:00Z" w:id="227">
            <w:rPr>
              <w:rFonts w:ascii="Space Grotesk" w:hAnsi="Space Grotesk" w:eastAsia="Space Grotesk" w:cs="Helvetica Neue"/>
              <w:bCs/>
              <w:color w:val="000000"/>
            </w:rPr>
          </w:rPrChange>
        </w:rPr>
        <w:pPrChange w:author="Mohammed Khateeb" w:date="2025-01-29T14:06:00Z" w16du:dateUtc="2025-01-29T10:06:00Z" w:id="228">
          <w:pPr>
            <w:numPr>
              <w:numId w:val="41"/>
            </w:numPr>
            <w:spacing w:after="320"/>
            <w:ind w:left="720" w:hanging="360"/>
            <w:contextualSpacing/>
            <w:jc w:val="both"/>
          </w:pPr>
        </w:pPrChange>
      </w:pPr>
      <w:r w:rsidRPr="00804C9A">
        <w:rPr>
          <w:rPrChange w:author="Mohammed Khateeb" w:date="2025-01-29T14:06:00Z" w16du:dateUtc="2025-01-29T10:06:00Z" w:id="229">
            <w:rPr>
              <w:rFonts w:ascii="Space Grotesk" w:hAnsi="Space Grotesk" w:eastAsia="Space Grotesk" w:cs="Helvetica Neue"/>
              <w:bCs/>
              <w:color w:val="000000"/>
            </w:rPr>
          </w:rPrChange>
        </w:rPr>
        <w:t>Fault Logs.</w:t>
      </w:r>
    </w:p>
    <w:p w:rsidRPr="00804C9A" w:rsidR="00075511" w:rsidRDefault="00075511" w14:paraId="767B1E46" w14:textId="77777777">
      <w:pPr>
        <w:pStyle w:val="ListParagraphBulleted"/>
        <w:numPr>
          <w:ilvl w:val="3"/>
          <w:numId w:val="47"/>
        </w:numPr>
        <w:rPr>
          <w:rPrChange w:author="Mohammed Khateeb" w:date="2025-01-29T14:06:00Z" w16du:dateUtc="2025-01-29T10:06:00Z" w:id="230">
            <w:rPr>
              <w:rFonts w:ascii="Space Grotesk" w:hAnsi="Space Grotesk" w:eastAsia="Space Grotesk" w:cs="Helvetica Neue"/>
              <w:bCs/>
              <w:color w:val="000000"/>
            </w:rPr>
          </w:rPrChange>
        </w:rPr>
        <w:pPrChange w:author="Mohammed Khateeb" w:date="2025-01-29T14:06:00Z" w16du:dateUtc="2025-01-29T10:06:00Z" w:id="231">
          <w:pPr>
            <w:numPr>
              <w:numId w:val="41"/>
            </w:numPr>
            <w:spacing w:after="320"/>
            <w:ind w:left="720" w:hanging="360"/>
            <w:contextualSpacing/>
            <w:jc w:val="both"/>
          </w:pPr>
        </w:pPrChange>
      </w:pPr>
      <w:r w:rsidRPr="00804C9A">
        <w:rPr>
          <w:rPrChange w:author="Mohammed Khateeb" w:date="2025-01-29T14:06:00Z" w16du:dateUtc="2025-01-29T10:06:00Z" w:id="232">
            <w:rPr>
              <w:rFonts w:ascii="Space Grotesk" w:hAnsi="Space Grotesk" w:eastAsia="Space Grotesk" w:cs="Helvetica Neue"/>
              <w:bCs/>
              <w:color w:val="000000"/>
            </w:rPr>
          </w:rPrChange>
        </w:rPr>
        <w:t>Backup logs.</w:t>
      </w:r>
    </w:p>
    <w:p w:rsidRPr="00840DC9" w:rsidR="00E01A2B" w:rsidP="00075511" w:rsidRDefault="00E01A2B" w14:paraId="00530A1B" w14:textId="77777777">
      <w:pPr>
        <w:spacing w:after="0"/>
        <w:contextualSpacing/>
        <w:rPr>
          <w:rFonts w:ascii="Space Grotesk" w:hAnsi="Space Grotesk" w:eastAsia="Space Grotesk" w:cs="Calibri"/>
          <w:b/>
          <w:bCs/>
          <w:color w:val="000000"/>
          <w:sz w:val="20"/>
          <w:szCs w:val="18"/>
        </w:rPr>
      </w:pPr>
    </w:p>
    <w:p w:rsidRPr="00840DC9" w:rsidR="00075511" w:rsidP="00075511" w:rsidRDefault="00075511" w14:paraId="3BCFDDD3" w14:textId="77777777">
      <w:pPr>
        <w:numPr>
          <w:ilvl w:val="1"/>
          <w:numId w:val="7"/>
        </w:numPr>
        <w:spacing w:after="240" w:line="240" w:lineRule="atLeast"/>
        <w:ind w:left="540"/>
        <w:jc w:val="both"/>
        <w:outlineLvl w:val="1"/>
        <w:rPr>
          <w:rFonts w:ascii="Space Grotesk" w:hAnsi="Space Grotesk" w:eastAsia="Times New Roman" w:cs="Calibri"/>
          <w:b/>
          <w:bCs/>
          <w:color w:val="000000"/>
          <w:spacing w:val="10"/>
          <w:sz w:val="28"/>
          <w:szCs w:val="24"/>
        </w:rPr>
      </w:pPr>
      <w:bookmarkStart w:name="_Toc189052220" w:id="233"/>
      <w:r w:rsidRPr="00840DC9">
        <w:rPr>
          <w:rFonts w:ascii="Space Grotesk" w:hAnsi="Space Grotesk" w:eastAsia="Times New Roman" w:cs="Calibri"/>
          <w:b/>
          <w:bCs/>
          <w:color w:val="000000"/>
          <w:spacing w:val="10"/>
          <w:sz w:val="28"/>
          <w:szCs w:val="24"/>
        </w:rPr>
        <w:t>Log Storage &amp; Retention</w:t>
      </w:r>
      <w:bookmarkEnd w:id="233"/>
    </w:p>
    <w:p w:rsidRPr="00804C9A" w:rsidR="00075511" w:rsidRDefault="00075511" w14:paraId="307DC10B" w14:textId="4488D215">
      <w:pPr>
        <w:pStyle w:val="ListParagraphBulleted"/>
        <w:numPr>
          <w:ilvl w:val="2"/>
          <w:numId w:val="48"/>
        </w:numPr>
        <w:rPr>
          <w:rPrChange w:author="Mohammed Khateeb" w:date="2025-01-29T14:06:00Z" w16du:dateUtc="2025-01-29T10:06:00Z" w:id="234">
            <w:rPr>
              <w:rFonts w:ascii="Space Grotesk" w:hAnsi="Space Grotesk" w:eastAsia="Space Grotesk" w:cs="Helvetica Neue"/>
              <w:color w:val="000000"/>
            </w:rPr>
          </w:rPrChange>
        </w:rPr>
        <w:pPrChange w:author="Mohammed Khateeb" w:date="2025-01-29T14:07:00Z" w16du:dateUtc="2025-01-29T10:07:00Z" w:id="235">
          <w:pPr>
            <w:numPr>
              <w:numId w:val="39"/>
            </w:numPr>
            <w:ind w:left="360" w:hanging="360"/>
            <w:contextualSpacing/>
            <w:jc w:val="both"/>
          </w:pPr>
        </w:pPrChange>
      </w:pPr>
      <w:r w:rsidRPr="00804C9A">
        <w:rPr>
          <w:rPrChange w:author="Mohammed Khateeb" w:date="2025-01-29T14:06:00Z" w16du:dateUtc="2025-01-29T10:06:00Z" w:id="236">
            <w:rPr>
              <w:rFonts w:ascii="Space Grotesk" w:hAnsi="Space Grotesk" w:eastAsia="Space Grotesk" w:cs="Helvetica Neue"/>
              <w:color w:val="000000"/>
            </w:rPr>
          </w:rPrChange>
        </w:rPr>
        <w:t>Logs shall be stored in centralized log storage separate from the operational environment in which actual events were generated.</w:t>
      </w:r>
    </w:p>
    <w:p w:rsidRPr="00804C9A" w:rsidR="00075511" w:rsidRDefault="00075511" w14:paraId="63639138" w14:textId="77777777">
      <w:pPr>
        <w:pStyle w:val="ListParagraphBulleted"/>
        <w:numPr>
          <w:ilvl w:val="2"/>
          <w:numId w:val="48"/>
        </w:numPr>
        <w:rPr>
          <w:rPrChange w:author="Mohammed Khateeb" w:date="2025-01-29T14:06:00Z" w16du:dateUtc="2025-01-29T10:06:00Z" w:id="237">
            <w:rPr>
              <w:rFonts w:ascii="Space Grotesk" w:hAnsi="Space Grotesk" w:eastAsia="Space Grotesk" w:cs="Helvetica Neue"/>
              <w:color w:val="000000"/>
            </w:rPr>
          </w:rPrChange>
        </w:rPr>
        <w:pPrChange w:author="Mohammed Khateeb" w:date="2025-01-29T14:07:00Z" w16du:dateUtc="2025-01-29T10:07:00Z" w:id="238">
          <w:pPr>
            <w:numPr>
              <w:numId w:val="39"/>
            </w:numPr>
            <w:ind w:left="360" w:hanging="360"/>
            <w:contextualSpacing/>
            <w:jc w:val="both"/>
          </w:pPr>
        </w:pPrChange>
      </w:pPr>
      <w:r w:rsidRPr="00804C9A">
        <w:rPr>
          <w:rPrChange w:author="Mohammed Khateeb" w:date="2025-01-29T14:06:00Z" w16du:dateUtc="2025-01-29T10:06:00Z" w:id="239">
            <w:rPr>
              <w:rFonts w:ascii="Space Grotesk" w:hAnsi="Space Grotesk" w:eastAsia="Space Grotesk" w:cs="Helvetica Neue"/>
              <w:color w:val="000000"/>
            </w:rPr>
          </w:rPrChange>
        </w:rPr>
        <w:t xml:space="preserve">Logs shall be configured in a way that does not affect system performance. </w:t>
      </w:r>
    </w:p>
    <w:p w:rsidRPr="00804C9A" w:rsidR="00075511" w:rsidRDefault="00075511" w14:paraId="7DC70375" w14:textId="77777777">
      <w:pPr>
        <w:pStyle w:val="ListParagraphBulleted"/>
        <w:numPr>
          <w:ilvl w:val="2"/>
          <w:numId w:val="48"/>
        </w:numPr>
        <w:rPr>
          <w:rPrChange w:author="Mohammed Khateeb" w:date="2025-01-29T14:06:00Z" w16du:dateUtc="2025-01-29T10:06:00Z" w:id="240">
            <w:rPr>
              <w:rFonts w:ascii="Space Grotesk" w:hAnsi="Space Grotesk" w:eastAsia="Space Grotesk" w:cs="Helvetica Neue"/>
              <w:color w:val="000000"/>
            </w:rPr>
          </w:rPrChange>
        </w:rPr>
        <w:pPrChange w:author="Mohammed Khateeb" w:date="2025-01-29T14:07:00Z" w16du:dateUtc="2025-01-29T10:07:00Z" w:id="241">
          <w:pPr>
            <w:numPr>
              <w:numId w:val="39"/>
            </w:numPr>
            <w:ind w:left="360" w:hanging="360"/>
            <w:contextualSpacing/>
            <w:jc w:val="both"/>
          </w:pPr>
        </w:pPrChange>
      </w:pPr>
      <w:r w:rsidRPr="00804C9A">
        <w:rPr>
          <w:rPrChange w:author="Mohammed Khateeb" w:date="2025-01-29T14:06:00Z" w16du:dateUtc="2025-01-29T10:06:00Z" w:id="242">
            <w:rPr>
              <w:rFonts w:ascii="Space Grotesk" w:hAnsi="Space Grotesk" w:eastAsia="Space Grotesk" w:cs="Helvetica Neue"/>
              <w:color w:val="000000"/>
            </w:rPr>
          </w:rPrChange>
        </w:rPr>
        <w:t>Logging level shall be sufficient to audit individual accountability, reconstruct events, detect intrusions, identify problems and demonstrate regulatory compliance, as may be necessary.</w:t>
      </w:r>
    </w:p>
    <w:p w:rsidRPr="00804C9A" w:rsidR="00075511" w:rsidRDefault="00075511" w14:paraId="56DC91D8" w14:textId="77777777">
      <w:pPr>
        <w:pStyle w:val="ListParagraphBulleted"/>
        <w:numPr>
          <w:ilvl w:val="2"/>
          <w:numId w:val="48"/>
        </w:numPr>
        <w:rPr>
          <w:rPrChange w:author="Mohammed Khateeb" w:date="2025-01-29T14:06:00Z" w16du:dateUtc="2025-01-29T10:06:00Z" w:id="243">
            <w:rPr>
              <w:rFonts w:ascii="Space Grotesk" w:hAnsi="Space Grotesk" w:eastAsia="Space Grotesk" w:cs="Helvetica Neue"/>
              <w:bCs/>
              <w:color w:val="000000"/>
            </w:rPr>
          </w:rPrChange>
        </w:rPr>
        <w:pPrChange w:author="Mohammed Khateeb" w:date="2025-01-29T14:07:00Z" w16du:dateUtc="2025-01-29T10:07:00Z" w:id="244">
          <w:pPr>
            <w:numPr>
              <w:numId w:val="39"/>
            </w:numPr>
            <w:ind w:left="360" w:hanging="360"/>
            <w:contextualSpacing/>
            <w:jc w:val="both"/>
          </w:pPr>
        </w:pPrChange>
      </w:pPr>
      <w:r w:rsidRPr="00804C9A">
        <w:rPr>
          <w:rPrChange w:author="Mohammed Khateeb" w:date="2025-01-29T14:06:00Z" w16du:dateUtc="2025-01-29T10:06:00Z" w:id="245">
            <w:rPr>
              <w:rFonts w:ascii="Space Grotesk" w:hAnsi="Space Grotesk" w:eastAsia="Space Grotesk" w:cs="Helvetica Neue"/>
              <w:color w:val="000000"/>
            </w:rPr>
          </w:rPrChange>
        </w:rPr>
        <w:t>Logs shall be retained for a minimum period of 1 year, or as per the retention period defined by the business owner or in accordance with any legal &amp; regulatory requirements</w:t>
      </w:r>
      <w:r w:rsidRPr="00804C9A">
        <w:rPr>
          <w:rPrChange w:author="Mohammed Khateeb" w:date="2025-01-29T14:06:00Z" w16du:dateUtc="2025-01-29T10:06:00Z" w:id="246">
            <w:rPr>
              <w:rFonts w:ascii="Space Grotesk" w:hAnsi="Space Grotesk" w:eastAsia="Space Grotesk" w:cs="Helvetica Neue"/>
              <w:bCs/>
              <w:color w:val="000000"/>
            </w:rPr>
          </w:rPrChange>
        </w:rPr>
        <w:t>.</w:t>
      </w:r>
    </w:p>
    <w:p w:rsidRPr="00840DC9" w:rsidR="00075511" w:rsidP="00075511" w:rsidRDefault="00075511" w14:paraId="66D3EC80" w14:textId="77777777">
      <w:pPr>
        <w:rPr>
          <w:rFonts w:ascii="Space Grotesk" w:hAnsi="Space Grotesk" w:eastAsia="Space Grotesk" w:cs="Helvetica Neue"/>
          <w:bCs/>
          <w:color w:val="000000"/>
        </w:rPr>
      </w:pPr>
      <w:r w:rsidRPr="00840DC9">
        <w:rPr>
          <w:rFonts w:ascii="Space Grotesk" w:hAnsi="Space Grotesk" w:eastAsia="Space Grotesk" w:cs="Helvetica Neue"/>
          <w:bCs/>
          <w:color w:val="000000"/>
        </w:rPr>
        <w:br w:type="page"/>
      </w:r>
    </w:p>
    <w:p w:rsidRPr="00840DC9" w:rsidR="00075511" w:rsidP="00075511" w:rsidRDefault="00075511" w14:paraId="6B24CCF4" w14:textId="77777777">
      <w:pPr>
        <w:numPr>
          <w:ilvl w:val="1"/>
          <w:numId w:val="7"/>
        </w:numPr>
        <w:spacing w:after="240" w:line="240" w:lineRule="atLeast"/>
        <w:ind w:left="540"/>
        <w:jc w:val="both"/>
        <w:outlineLvl w:val="1"/>
        <w:rPr>
          <w:rFonts w:ascii="Space Grotesk" w:hAnsi="Space Grotesk" w:eastAsia="Times New Roman" w:cs="Calibri"/>
          <w:b/>
          <w:bCs/>
          <w:color w:val="000000"/>
          <w:spacing w:val="10"/>
          <w:sz w:val="28"/>
          <w:szCs w:val="24"/>
        </w:rPr>
      </w:pPr>
      <w:bookmarkStart w:name="_Toc189052221" w:id="247"/>
      <w:r w:rsidRPr="00840DC9">
        <w:rPr>
          <w:rFonts w:ascii="Space Grotesk" w:hAnsi="Space Grotesk" w:eastAsia="Times New Roman" w:cs="Calibri"/>
          <w:b/>
          <w:bCs/>
          <w:color w:val="000000"/>
          <w:spacing w:val="10"/>
          <w:sz w:val="28"/>
          <w:szCs w:val="24"/>
        </w:rPr>
        <w:t>Log Reporting</w:t>
      </w:r>
      <w:bookmarkEnd w:id="247"/>
      <w:r w:rsidRPr="00840DC9">
        <w:rPr>
          <w:rFonts w:ascii="Space Grotesk" w:hAnsi="Space Grotesk" w:eastAsia="Times New Roman" w:cs="Calibri"/>
          <w:b/>
          <w:bCs/>
          <w:color w:val="000000"/>
          <w:spacing w:val="10"/>
          <w:sz w:val="28"/>
          <w:szCs w:val="24"/>
        </w:rPr>
        <w:t xml:space="preserve"> </w:t>
      </w:r>
    </w:p>
    <w:p w:rsidRPr="00804C9A" w:rsidR="00075511" w:rsidRDefault="00075511" w14:paraId="7DD7A067" w14:textId="7FAE617D">
      <w:pPr>
        <w:pStyle w:val="ListParagraphBulleted"/>
        <w:numPr>
          <w:ilvl w:val="2"/>
          <w:numId w:val="49"/>
        </w:numPr>
        <w:rPr>
          <w:rPrChange w:author="Mohammed Khateeb" w:date="2025-01-29T14:07:00Z" w16du:dateUtc="2025-01-29T10:07:00Z" w:id="248">
            <w:rPr>
              <w:rFonts w:ascii="Space Grotesk" w:hAnsi="Space Grotesk" w:eastAsia="Space Grotesk" w:cs="Helvetica Neue"/>
              <w:color w:val="000000"/>
            </w:rPr>
          </w:rPrChange>
        </w:rPr>
        <w:pPrChange w:author="Mohammed Khateeb" w:date="2025-01-29T14:07:00Z" w16du:dateUtc="2025-01-29T10:07:00Z" w:id="249">
          <w:pPr>
            <w:numPr>
              <w:numId w:val="39"/>
            </w:numPr>
            <w:ind w:left="360" w:hanging="360"/>
            <w:contextualSpacing/>
            <w:jc w:val="both"/>
          </w:pPr>
        </w:pPrChange>
      </w:pPr>
      <w:r w:rsidRPr="00804C9A">
        <w:rPr>
          <w:rPrChange w:author="Mohammed Khateeb" w:date="2025-01-29T14:07:00Z" w16du:dateUtc="2025-01-29T10:07:00Z" w:id="250">
            <w:rPr>
              <w:rFonts w:ascii="Space Grotesk" w:hAnsi="Space Grotesk" w:eastAsia="Space Grotesk" w:cs="Helvetica Neue"/>
              <w:color w:val="000000"/>
            </w:rPr>
          </w:rPrChange>
        </w:rPr>
        <w:t>Log reporting shall be performed to summarize significant activity over a particular period of time or to record detailed information related to a particular event or series of events.</w:t>
      </w:r>
    </w:p>
    <w:p w:rsidRPr="00804C9A" w:rsidR="00075511" w:rsidRDefault="00075511" w14:paraId="543181AF" w14:textId="267D1E32">
      <w:pPr>
        <w:pStyle w:val="ListParagraphBulleted"/>
        <w:numPr>
          <w:ilvl w:val="2"/>
          <w:numId w:val="49"/>
        </w:numPr>
        <w:rPr>
          <w:rPrChange w:author="Mohammed Khateeb" w:date="2025-01-29T14:07:00Z" w16du:dateUtc="2025-01-29T10:07:00Z" w:id="251">
            <w:rPr>
              <w:rFonts w:ascii="Space Grotesk" w:hAnsi="Space Grotesk" w:eastAsia="Space Grotesk" w:cs="Helvetica Neue"/>
              <w:color w:val="000000"/>
            </w:rPr>
          </w:rPrChange>
        </w:rPr>
        <w:pPrChange w:author="Mohammed Khateeb" w:date="2025-01-29T14:07:00Z" w16du:dateUtc="2025-01-29T10:07:00Z" w:id="252">
          <w:pPr>
            <w:numPr>
              <w:numId w:val="39"/>
            </w:numPr>
            <w:ind w:left="360" w:hanging="360"/>
            <w:contextualSpacing/>
            <w:jc w:val="both"/>
          </w:pPr>
        </w:pPrChange>
      </w:pPr>
      <w:r w:rsidRPr="00804C9A">
        <w:rPr>
          <w:rPrChange w:author="Mohammed Khateeb" w:date="2025-01-29T14:07:00Z" w16du:dateUtc="2025-01-29T10:07:00Z" w:id="253">
            <w:rPr>
              <w:rFonts w:ascii="Space Grotesk" w:hAnsi="Space Grotesk" w:eastAsia="Space Grotesk" w:cs="Helvetica Neue"/>
              <w:color w:val="000000"/>
            </w:rPr>
          </w:rPrChange>
        </w:rPr>
        <w:t>The reporting shall capture detail such as top 10 sources/target</w:t>
      </w:r>
      <w:r w:rsidRPr="00804C9A" w:rsidR="00710044">
        <w:rPr>
          <w:rPrChange w:author="Mohammed Khateeb" w:date="2025-01-29T14:07:00Z" w16du:dateUtc="2025-01-29T10:07:00Z" w:id="254">
            <w:rPr>
              <w:rFonts w:ascii="Space Grotesk" w:hAnsi="Space Grotesk" w:eastAsia="Space Grotesk" w:cs="Helvetica Neue"/>
              <w:color w:val="000000"/>
            </w:rPr>
          </w:rPrChange>
        </w:rPr>
        <w:t>s, source countries, failed log</w:t>
      </w:r>
      <w:r w:rsidRPr="00804C9A">
        <w:rPr>
          <w:rPrChange w:author="Mohammed Khateeb" w:date="2025-01-29T14:07:00Z" w16du:dateUtc="2025-01-29T10:07:00Z" w:id="255">
            <w:rPr>
              <w:rFonts w:ascii="Space Grotesk" w:hAnsi="Space Grotesk" w:eastAsia="Space Grotesk" w:cs="Helvetica Neue"/>
              <w:color w:val="000000"/>
            </w:rPr>
          </w:rPrChange>
        </w:rPr>
        <w:t>ins etc.</w:t>
      </w:r>
    </w:p>
    <w:p w:rsidRPr="00804C9A" w:rsidR="00075511" w:rsidRDefault="00075511" w14:paraId="0A48F091" w14:textId="048E86CA">
      <w:pPr>
        <w:pStyle w:val="ListParagraphBulleted"/>
        <w:numPr>
          <w:ilvl w:val="2"/>
          <w:numId w:val="49"/>
        </w:numPr>
        <w:rPr>
          <w:rPrChange w:author="Mohammed Khateeb" w:date="2025-01-29T14:07:00Z" w16du:dateUtc="2025-01-29T10:07:00Z" w:id="256">
            <w:rPr>
              <w:rFonts w:ascii="Space Grotesk" w:hAnsi="Space Grotesk" w:eastAsia="Space Grotesk" w:cs="Helvetica Neue"/>
              <w:color w:val="000000"/>
            </w:rPr>
          </w:rPrChange>
        </w:rPr>
        <w:pPrChange w:author="Mohammed Khateeb" w:date="2025-01-29T14:07:00Z" w16du:dateUtc="2025-01-29T10:07:00Z" w:id="257">
          <w:pPr>
            <w:numPr>
              <w:numId w:val="39"/>
            </w:numPr>
            <w:ind w:left="360" w:hanging="360"/>
            <w:contextualSpacing/>
            <w:jc w:val="both"/>
          </w:pPr>
        </w:pPrChange>
      </w:pPr>
      <w:r w:rsidRPr="00804C9A">
        <w:rPr>
          <w:rPrChange w:author="Mohammed Khateeb" w:date="2025-01-29T14:07:00Z" w16du:dateUtc="2025-01-29T10:07:00Z" w:id="258">
            <w:rPr>
              <w:rFonts w:ascii="Space Grotesk" w:hAnsi="Space Grotesk" w:eastAsia="Space Grotesk" w:cs="Helvetica Neue"/>
              <w:color w:val="000000"/>
            </w:rPr>
          </w:rPrChange>
        </w:rPr>
        <w:t>Frequency of log reporting shall be determined based on the criticality of systems and audience.</w:t>
      </w:r>
    </w:p>
    <w:p w:rsidRPr="00840DC9" w:rsidR="00AC3103" w:rsidP="00AC3103" w:rsidRDefault="00AC3103" w14:paraId="6AD593AD" w14:textId="77777777">
      <w:pPr>
        <w:contextualSpacing/>
        <w:jc w:val="both"/>
        <w:rPr>
          <w:rFonts w:ascii="Space Grotesk" w:hAnsi="Space Grotesk" w:eastAsia="Space Grotesk" w:cs="Helvetica Neue"/>
          <w:color w:val="000000"/>
        </w:rPr>
      </w:pPr>
    </w:p>
    <w:p w:rsidRPr="00840DC9" w:rsidR="00075511" w:rsidP="00075511" w:rsidRDefault="00075511" w14:paraId="2B41A3EC" w14:textId="77777777">
      <w:pPr>
        <w:numPr>
          <w:ilvl w:val="1"/>
          <w:numId w:val="7"/>
        </w:numPr>
        <w:spacing w:after="240" w:line="240" w:lineRule="atLeast"/>
        <w:ind w:left="540"/>
        <w:jc w:val="both"/>
        <w:outlineLvl w:val="1"/>
        <w:rPr>
          <w:rFonts w:ascii="Space Grotesk" w:hAnsi="Space Grotesk" w:eastAsia="Times New Roman" w:cs="Calibri"/>
          <w:b/>
          <w:bCs/>
          <w:color w:val="000000"/>
          <w:spacing w:val="10"/>
          <w:sz w:val="28"/>
          <w:szCs w:val="24"/>
        </w:rPr>
      </w:pPr>
      <w:bookmarkStart w:name="_Toc189052222" w:id="259"/>
      <w:r w:rsidRPr="00840DC9">
        <w:rPr>
          <w:rFonts w:ascii="Space Grotesk" w:hAnsi="Space Grotesk" w:eastAsia="Times New Roman" w:cs="Calibri"/>
          <w:b/>
          <w:bCs/>
          <w:color w:val="000000"/>
          <w:spacing w:val="10"/>
          <w:sz w:val="28"/>
          <w:szCs w:val="24"/>
        </w:rPr>
        <w:t>Log Protection and Access</w:t>
      </w:r>
      <w:bookmarkEnd w:id="259"/>
    </w:p>
    <w:p w:rsidRPr="00804C9A" w:rsidR="00075511" w:rsidRDefault="00075511" w14:paraId="103A65E3" w14:textId="7E29ECE5">
      <w:pPr>
        <w:pStyle w:val="ListParagraphBulleted"/>
        <w:numPr>
          <w:ilvl w:val="2"/>
          <w:numId w:val="50"/>
        </w:numPr>
        <w:rPr>
          <w:rPrChange w:author="Mohammed Khateeb" w:date="2025-01-29T14:07:00Z" w16du:dateUtc="2025-01-29T10:07:00Z" w:id="260">
            <w:rPr>
              <w:rFonts w:ascii="Space Grotesk" w:hAnsi="Space Grotesk" w:eastAsia="Space Grotesk" w:cs="Helvetica Neue"/>
              <w:color w:val="000000"/>
            </w:rPr>
          </w:rPrChange>
        </w:rPr>
        <w:pPrChange w:author="Mohammed Khateeb" w:date="2025-01-29T14:07:00Z" w16du:dateUtc="2025-01-29T10:07:00Z" w:id="261">
          <w:pPr>
            <w:numPr>
              <w:numId w:val="39"/>
            </w:numPr>
            <w:ind w:left="360" w:hanging="360"/>
            <w:contextualSpacing/>
            <w:jc w:val="both"/>
          </w:pPr>
        </w:pPrChange>
      </w:pPr>
      <w:r w:rsidRPr="00804C9A">
        <w:rPr>
          <w:rPrChange w:author="Mohammed Khateeb" w:date="2025-01-29T14:07:00Z" w16du:dateUtc="2025-01-29T10:07:00Z" w:id="262">
            <w:rPr>
              <w:rFonts w:ascii="Space Grotesk" w:hAnsi="Space Grotesk" w:eastAsia="Space Grotesk" w:cs="Helvetica Neue"/>
              <w:color w:val="000000"/>
            </w:rPr>
          </w:rPrChange>
        </w:rPr>
        <w:t xml:space="preserve">Adequate security controls shall be taken into account throughout </w:t>
      </w:r>
      <w:r w:rsidRPr="00804C9A" w:rsidR="00863D3D">
        <w:rPr>
          <w:rPrChange w:author="Mohammed Khateeb" w:date="2025-01-29T14:07:00Z" w16du:dateUtc="2025-01-29T10:07:00Z" w:id="263">
            <w:rPr>
              <w:rFonts w:ascii="Space Grotesk" w:hAnsi="Space Grotesk" w:eastAsia="Space Grotesk" w:cs="Helvetica Neue"/>
              <w:color w:val="000000"/>
            </w:rPr>
          </w:rPrChange>
        </w:rPr>
        <w:t>its</w:t>
      </w:r>
      <w:r w:rsidRPr="00804C9A">
        <w:rPr>
          <w:rPrChange w:author="Mohammed Khateeb" w:date="2025-01-29T14:07:00Z" w16du:dateUtc="2025-01-29T10:07:00Z" w:id="264">
            <w:rPr>
              <w:rFonts w:ascii="Space Grotesk" w:hAnsi="Space Grotesk" w:eastAsia="Space Grotesk" w:cs="Helvetica Neue"/>
              <w:color w:val="000000"/>
            </w:rPr>
          </w:rPrChange>
        </w:rPr>
        <w:t xml:space="preserve"> lifecycle to protect </w:t>
      </w:r>
      <w:r w:rsidRPr="00804C9A" w:rsidR="00863D3D">
        <w:rPr>
          <w:rPrChange w:author="Mohammed Khateeb" w:date="2025-01-29T14:07:00Z" w16du:dateUtc="2025-01-29T10:07:00Z" w:id="265">
            <w:rPr>
              <w:rFonts w:ascii="Space Grotesk" w:hAnsi="Space Grotesk" w:eastAsia="Space Grotesk" w:cs="Helvetica Neue"/>
              <w:color w:val="000000"/>
            </w:rPr>
          </w:rPrChange>
        </w:rPr>
        <w:t>its</w:t>
      </w:r>
      <w:r w:rsidRPr="00804C9A">
        <w:rPr>
          <w:rPrChange w:author="Mohammed Khateeb" w:date="2025-01-29T14:07:00Z" w16du:dateUtc="2025-01-29T10:07:00Z" w:id="266">
            <w:rPr>
              <w:rFonts w:ascii="Space Grotesk" w:hAnsi="Space Grotesk" w:eastAsia="Space Grotesk" w:cs="Helvetica Neue"/>
              <w:color w:val="000000"/>
            </w:rPr>
          </w:rPrChange>
        </w:rPr>
        <w:t xml:space="preserve"> confidentiality, integrity and availability.</w:t>
      </w:r>
    </w:p>
    <w:p w:rsidRPr="00804C9A" w:rsidR="00075511" w:rsidRDefault="00075511" w14:paraId="2B635E14" w14:textId="77777777">
      <w:pPr>
        <w:pStyle w:val="ListParagraphBulleted"/>
        <w:numPr>
          <w:ilvl w:val="2"/>
          <w:numId w:val="50"/>
        </w:numPr>
        <w:rPr>
          <w:rPrChange w:author="Mohammed Khateeb" w:date="2025-01-29T14:07:00Z" w16du:dateUtc="2025-01-29T10:07:00Z" w:id="267">
            <w:rPr>
              <w:rFonts w:ascii="Space Grotesk" w:hAnsi="Space Grotesk" w:eastAsia="Space Grotesk" w:cs="Helvetica Neue"/>
              <w:color w:val="000000"/>
            </w:rPr>
          </w:rPrChange>
        </w:rPr>
        <w:pPrChange w:author="Mohammed Khateeb" w:date="2025-01-29T14:07:00Z" w16du:dateUtc="2025-01-29T10:07:00Z" w:id="268">
          <w:pPr>
            <w:numPr>
              <w:numId w:val="39"/>
            </w:numPr>
            <w:ind w:left="360" w:hanging="360"/>
            <w:contextualSpacing/>
            <w:jc w:val="both"/>
          </w:pPr>
        </w:pPrChange>
      </w:pPr>
      <w:r w:rsidRPr="00804C9A">
        <w:rPr>
          <w:rPrChange w:author="Mohammed Khateeb" w:date="2025-01-29T14:07:00Z" w16du:dateUtc="2025-01-29T10:07:00Z" w:id="269">
            <w:rPr>
              <w:rFonts w:ascii="Space Grotesk" w:hAnsi="Space Grotesk" w:eastAsia="Space Grotesk" w:cs="Helvetica Neue"/>
              <w:color w:val="000000"/>
            </w:rPr>
          </w:rPrChange>
        </w:rPr>
        <w:t>Access to the logs shall be strictly controlled. No user shall be granted permission to modify the logs in an unauthorized manner.</w:t>
      </w:r>
    </w:p>
    <w:p w:rsidRPr="00804C9A" w:rsidR="00075511" w:rsidRDefault="00075511" w14:paraId="5648E4F3" w14:textId="77777777">
      <w:pPr>
        <w:pStyle w:val="ListParagraphBulleted"/>
        <w:numPr>
          <w:ilvl w:val="2"/>
          <w:numId w:val="50"/>
        </w:numPr>
        <w:rPr>
          <w:rPrChange w:author="Mohammed Khateeb" w:date="2025-01-29T14:07:00Z" w16du:dateUtc="2025-01-29T10:07:00Z" w:id="270">
            <w:rPr>
              <w:rFonts w:ascii="Space Grotesk" w:hAnsi="Space Grotesk" w:eastAsia="Space Grotesk" w:cs="Helvetica Neue"/>
              <w:color w:val="000000"/>
            </w:rPr>
          </w:rPrChange>
        </w:rPr>
        <w:pPrChange w:author="Mohammed Khateeb" w:date="2025-01-29T14:07:00Z" w16du:dateUtc="2025-01-29T10:07:00Z" w:id="271">
          <w:pPr>
            <w:numPr>
              <w:numId w:val="39"/>
            </w:numPr>
            <w:ind w:left="360" w:hanging="360"/>
            <w:contextualSpacing/>
            <w:jc w:val="both"/>
          </w:pPr>
        </w:pPrChange>
      </w:pPr>
      <w:r w:rsidRPr="00804C9A">
        <w:rPr>
          <w:rPrChange w:author="Mohammed Khateeb" w:date="2025-01-29T14:07:00Z" w16du:dateUtc="2025-01-29T10:07:00Z" w:id="272">
            <w:rPr>
              <w:rFonts w:ascii="Space Grotesk" w:hAnsi="Space Grotesk" w:eastAsia="Space Grotesk" w:cs="Helvetica Neue"/>
              <w:color w:val="000000"/>
            </w:rPr>
          </w:rPrChange>
        </w:rPr>
        <w:t>Log repository shall be hardened as per the applicable security baseline documents.</w:t>
      </w:r>
    </w:p>
    <w:p w:rsidRPr="00A10537" w:rsidR="004A6502" w:rsidP="004A6502" w:rsidRDefault="004A6502" w14:paraId="70317466" w14:textId="01AAEB73">
      <w:pPr>
        <w:pStyle w:val="ListParagraphBulleted"/>
        <w:ind w:left="360"/>
      </w:pPr>
      <w:bookmarkStart w:name="_Toc506071514" w:id="273"/>
      <w:bookmarkStart w:name="_Toc116381842" w:id="274"/>
      <w:bookmarkEnd w:id="165"/>
    </w:p>
    <w:p w:rsidRPr="00620A8A" w:rsidR="002C6B70" w:rsidP="002C6B70" w:rsidRDefault="004A6502" w14:paraId="336A92D3" w14:textId="565ED801">
      <w:pPr>
        <w:pStyle w:val="Heading2"/>
        <w:keepNext w:val="0"/>
        <w:keepLines w:val="0"/>
        <w:numPr>
          <w:ilvl w:val="1"/>
          <w:numId w:val="7"/>
        </w:numPr>
        <w:tabs>
          <w:tab w:val="clear" w:pos="990"/>
        </w:tabs>
        <w:spacing w:before="0" w:after="240" w:line="240" w:lineRule="atLeast"/>
        <w:ind w:left="540"/>
        <w:jc w:val="both"/>
        <w:rPr>
          <w:rFonts w:cs="Calibri"/>
          <w:b/>
          <w:bCs/>
          <w:sz w:val="28"/>
          <w:szCs w:val="24"/>
        </w:rPr>
      </w:pPr>
      <w:bookmarkStart w:name="_Toc189052223" w:id="275"/>
      <w:r>
        <w:rPr>
          <w:rFonts w:cs="Calibri"/>
          <w:b/>
          <w:bCs/>
          <w:sz w:val="28"/>
          <w:szCs w:val="24"/>
        </w:rPr>
        <w:t>Log Monitoring, Analysis &amp; Review</w:t>
      </w:r>
      <w:bookmarkEnd w:id="275"/>
    </w:p>
    <w:p w:rsidRPr="00804C9A" w:rsidR="000176B4" w:rsidRDefault="000176B4" w14:paraId="0261F868" w14:textId="2B3DD56C">
      <w:pPr>
        <w:pStyle w:val="ListParagraphBulleted"/>
        <w:numPr>
          <w:ilvl w:val="2"/>
          <w:numId w:val="51"/>
        </w:numPr>
        <w:rPr>
          <w:rPrChange w:author="Mohammed Khateeb" w:date="2025-01-29T14:07:00Z" w16du:dateUtc="2025-01-29T10:07:00Z" w:id="276">
            <w:rPr>
              <w:lang w:val="en-GB"/>
            </w:rPr>
          </w:rPrChange>
        </w:rPr>
        <w:pPrChange w:author="Mohammed Khateeb" w:date="2025-01-29T14:07:00Z" w16du:dateUtc="2025-01-29T10:07:00Z" w:id="277">
          <w:pPr>
            <w:pStyle w:val="ListParagraph"/>
            <w:numPr>
              <w:numId w:val="39"/>
            </w:numPr>
            <w:ind w:left="360" w:hanging="360"/>
            <w:jc w:val="both"/>
          </w:pPr>
        </w:pPrChange>
      </w:pPr>
      <w:r w:rsidRPr="00804C9A">
        <w:rPr>
          <w:rPrChange w:author="Mohammed Khateeb" w:date="2025-01-29T14:07:00Z" w16du:dateUtc="2025-01-29T10:07:00Z" w:id="278">
            <w:rPr>
              <w:lang w:val="en-GB"/>
            </w:rPr>
          </w:rPrChange>
        </w:rPr>
        <w:t>Monitoring performed by third parties shall involve Non-Disclosure Agreements (NDA) and Service Level Agreements (SLA). The SLA shall include procedures for log reporting and escalation.</w:t>
      </w:r>
    </w:p>
    <w:p w:rsidRPr="00804C9A" w:rsidR="004A6502" w:rsidRDefault="004A6502" w14:paraId="39DE7959" w14:textId="4248EABC">
      <w:pPr>
        <w:pStyle w:val="ListParagraphBulleted"/>
        <w:numPr>
          <w:ilvl w:val="2"/>
          <w:numId w:val="51"/>
        </w:numPr>
        <w:rPr>
          <w:rPrChange w:author="Mohammed Khateeb" w:date="2025-01-29T14:07:00Z" w16du:dateUtc="2025-01-29T10:07:00Z" w:id="279">
            <w:rPr>
              <w:lang w:val="en-GB"/>
            </w:rPr>
          </w:rPrChange>
        </w:rPr>
        <w:pPrChange w:author="Mohammed Khateeb" w:date="2025-01-29T14:07:00Z" w16du:dateUtc="2025-01-29T10:07:00Z" w:id="280">
          <w:pPr>
            <w:pStyle w:val="ListParagraph"/>
            <w:numPr>
              <w:numId w:val="39"/>
            </w:numPr>
            <w:ind w:left="360" w:hanging="360"/>
            <w:jc w:val="both"/>
          </w:pPr>
        </w:pPrChange>
      </w:pPr>
      <w:r w:rsidRPr="00804C9A">
        <w:rPr>
          <w:rPrChange w:author="Mohammed Khateeb" w:date="2025-01-29T14:07:00Z" w16du:dateUtc="2025-01-29T10:07:00Z" w:id="281">
            <w:rPr>
              <w:lang w:val="en-GB"/>
            </w:rPr>
          </w:rPrChange>
        </w:rPr>
        <w:t>Logs generated and stored shall be monitored in real time by a central log monitoring system.</w:t>
      </w:r>
    </w:p>
    <w:p w:rsidRPr="00804C9A" w:rsidR="004A6502" w:rsidRDefault="004A6502" w14:paraId="4999BE9C" w14:textId="77777777">
      <w:pPr>
        <w:pStyle w:val="ListParagraphBulleted"/>
        <w:numPr>
          <w:ilvl w:val="2"/>
          <w:numId w:val="51"/>
        </w:numPr>
        <w:rPr>
          <w:rPrChange w:author="Mohammed Khateeb" w:date="2025-01-29T14:07:00Z" w16du:dateUtc="2025-01-29T10:07:00Z" w:id="282">
            <w:rPr>
              <w:lang w:val="en-GB"/>
            </w:rPr>
          </w:rPrChange>
        </w:rPr>
        <w:pPrChange w:author="Mohammed Khateeb" w:date="2025-01-29T14:07:00Z" w16du:dateUtc="2025-01-29T10:07:00Z" w:id="283">
          <w:pPr>
            <w:pStyle w:val="ListParagraph"/>
            <w:numPr>
              <w:numId w:val="39"/>
            </w:numPr>
            <w:ind w:left="360" w:hanging="360"/>
            <w:jc w:val="both"/>
          </w:pPr>
        </w:pPrChange>
      </w:pPr>
      <w:r w:rsidRPr="00804C9A">
        <w:rPr>
          <w:rPrChange w:author="Mohammed Khateeb" w:date="2025-01-29T14:07:00Z" w16du:dateUtc="2025-01-29T10:07:00Z" w:id="284">
            <w:rPr>
              <w:lang w:val="en-GB"/>
            </w:rPr>
          </w:rPrChange>
        </w:rPr>
        <w:t>The central log monitoring system shall be capable of centralization, sorting and parsing of the logs collected from different IT Systems to identify, contain and respond quickly to events/incidents in the network</w:t>
      </w:r>
    </w:p>
    <w:p w:rsidRPr="00804C9A" w:rsidR="004A6502" w:rsidRDefault="004A6502" w14:paraId="64073D17" w14:textId="77777777">
      <w:pPr>
        <w:pStyle w:val="ListParagraphBulleted"/>
        <w:numPr>
          <w:ilvl w:val="2"/>
          <w:numId w:val="51"/>
        </w:numPr>
        <w:rPr>
          <w:rPrChange w:author="Mohammed Khateeb" w:date="2025-01-29T14:07:00Z" w16du:dateUtc="2025-01-29T10:07:00Z" w:id="285">
            <w:rPr>
              <w:lang w:val="en-GB"/>
            </w:rPr>
          </w:rPrChange>
        </w:rPr>
        <w:pPrChange w:author="Mohammed Khateeb" w:date="2025-01-29T14:07:00Z" w16du:dateUtc="2025-01-29T10:07:00Z" w:id="286">
          <w:pPr>
            <w:pStyle w:val="ListParagraph"/>
            <w:numPr>
              <w:numId w:val="39"/>
            </w:numPr>
            <w:ind w:left="360" w:hanging="360"/>
            <w:jc w:val="both"/>
          </w:pPr>
        </w:pPrChange>
      </w:pPr>
      <w:r w:rsidRPr="00804C9A">
        <w:rPr>
          <w:rPrChange w:author="Mohammed Khateeb" w:date="2025-01-29T14:07:00Z" w16du:dateUtc="2025-01-29T10:07:00Z" w:id="287">
            <w:rPr>
              <w:lang w:val="en-GB"/>
            </w:rPr>
          </w:rPrChange>
        </w:rPr>
        <w:t>A dedicated monitoring team operating under IT Section shall be assigned to centrally monitor the logs generated by all the IT systems.</w:t>
      </w:r>
    </w:p>
    <w:p w:rsidRPr="00804C9A" w:rsidR="004A6502" w:rsidRDefault="004A6502" w14:paraId="40E006C0" w14:textId="77777777">
      <w:pPr>
        <w:pStyle w:val="ListParagraphBulleted"/>
        <w:numPr>
          <w:ilvl w:val="2"/>
          <w:numId w:val="51"/>
        </w:numPr>
        <w:rPr>
          <w:rPrChange w:author="Mohammed Khateeb" w:date="2025-01-29T14:07:00Z" w16du:dateUtc="2025-01-29T10:07:00Z" w:id="288">
            <w:rPr>
              <w:lang w:val="en-GB"/>
            </w:rPr>
          </w:rPrChange>
        </w:rPr>
        <w:pPrChange w:author="Mohammed Khateeb" w:date="2025-01-29T14:07:00Z" w16du:dateUtc="2025-01-29T10:07:00Z" w:id="289">
          <w:pPr>
            <w:pStyle w:val="ListParagraph"/>
            <w:numPr>
              <w:numId w:val="39"/>
            </w:numPr>
            <w:ind w:left="360" w:hanging="360"/>
            <w:jc w:val="both"/>
          </w:pPr>
        </w:pPrChange>
      </w:pPr>
      <w:r w:rsidRPr="00804C9A">
        <w:rPr>
          <w:rPrChange w:author="Mohammed Khateeb" w:date="2025-01-29T14:07:00Z" w16du:dateUtc="2025-01-29T10:07:00Z" w:id="290">
            <w:rPr>
              <w:lang w:val="en-GB"/>
            </w:rPr>
          </w:rPrChange>
        </w:rPr>
        <w:t>Logs shall not be analyzed by the same individual whose activities are being logged and monitored, to ensure segregation of duties.</w:t>
      </w:r>
    </w:p>
    <w:p w:rsidRPr="00804C9A" w:rsidR="004A6502" w:rsidRDefault="004A6502" w14:paraId="72F00564" w14:textId="77777777">
      <w:pPr>
        <w:pStyle w:val="ListParagraphBulleted"/>
        <w:numPr>
          <w:ilvl w:val="2"/>
          <w:numId w:val="51"/>
        </w:numPr>
        <w:rPr>
          <w:rPrChange w:author="Mohammed Khateeb" w:date="2025-01-29T14:07:00Z" w16du:dateUtc="2025-01-29T10:07:00Z" w:id="291">
            <w:rPr>
              <w:lang w:val="en-GB"/>
            </w:rPr>
          </w:rPrChange>
        </w:rPr>
        <w:pPrChange w:author="Mohammed Khateeb" w:date="2025-01-29T14:07:00Z" w16du:dateUtc="2025-01-29T10:07:00Z" w:id="292">
          <w:pPr>
            <w:pStyle w:val="ListParagraph"/>
            <w:numPr>
              <w:numId w:val="39"/>
            </w:numPr>
            <w:ind w:left="360" w:hanging="360"/>
            <w:jc w:val="both"/>
          </w:pPr>
        </w:pPrChange>
      </w:pPr>
      <w:r w:rsidRPr="00804C9A">
        <w:rPr>
          <w:rPrChange w:author="Mohammed Khateeb" w:date="2025-01-29T14:07:00Z" w16du:dateUtc="2025-01-29T10:07:00Z" w:id="293">
            <w:rPr>
              <w:lang w:val="en-GB"/>
            </w:rPr>
          </w:rPrChange>
        </w:rPr>
        <w:t>Corrective and preventive measures on reported incidents shall be taken.</w:t>
      </w:r>
    </w:p>
    <w:p w:rsidRPr="00804C9A" w:rsidR="004A6502" w:rsidRDefault="004A6502" w14:paraId="45D64ED0" w14:textId="77777777">
      <w:pPr>
        <w:pStyle w:val="ListParagraphBulleted"/>
        <w:numPr>
          <w:ilvl w:val="2"/>
          <w:numId w:val="51"/>
        </w:numPr>
        <w:rPr>
          <w:rPrChange w:author="Mohammed Khateeb" w:date="2025-01-29T14:07:00Z" w16du:dateUtc="2025-01-29T10:07:00Z" w:id="294">
            <w:rPr>
              <w:lang w:val="en-GB"/>
            </w:rPr>
          </w:rPrChange>
        </w:rPr>
        <w:pPrChange w:author="Mohammed Khateeb" w:date="2025-01-29T14:07:00Z" w16du:dateUtc="2025-01-29T10:07:00Z" w:id="295">
          <w:pPr>
            <w:pStyle w:val="ListParagraph"/>
            <w:numPr>
              <w:numId w:val="39"/>
            </w:numPr>
            <w:ind w:left="360" w:hanging="360"/>
            <w:jc w:val="both"/>
          </w:pPr>
        </w:pPrChange>
      </w:pPr>
      <w:r w:rsidRPr="00804C9A">
        <w:rPr>
          <w:rPrChange w:author="Mohammed Khateeb" w:date="2025-01-29T14:07:00Z" w16du:dateUtc="2025-01-29T10:07:00Z" w:id="296">
            <w:rPr>
              <w:lang w:val="en-GB"/>
            </w:rPr>
          </w:rPrChange>
        </w:rPr>
        <w:t>Logs shall be backed up on a regular basis, in accordance with the log storage and retention requirements.</w:t>
      </w:r>
    </w:p>
    <w:p w:rsidRPr="00804C9A" w:rsidR="004A6502" w:rsidRDefault="004A6502" w14:paraId="4177D2AD" w14:textId="77777777">
      <w:pPr>
        <w:pStyle w:val="ListParagraphBulleted"/>
        <w:numPr>
          <w:ilvl w:val="2"/>
          <w:numId w:val="51"/>
        </w:numPr>
        <w:rPr>
          <w:rPrChange w:author="Mohammed Khateeb" w:date="2025-01-29T14:07:00Z" w16du:dateUtc="2025-01-29T10:07:00Z" w:id="297">
            <w:rPr>
              <w:lang w:val="en-GB"/>
            </w:rPr>
          </w:rPrChange>
        </w:rPr>
        <w:pPrChange w:author="Mohammed Khateeb" w:date="2025-01-29T14:07:00Z" w16du:dateUtc="2025-01-29T10:07:00Z" w:id="298">
          <w:pPr>
            <w:pStyle w:val="ListParagraph"/>
            <w:numPr>
              <w:numId w:val="39"/>
            </w:numPr>
            <w:ind w:left="360" w:hanging="360"/>
            <w:jc w:val="both"/>
          </w:pPr>
        </w:pPrChange>
      </w:pPr>
      <w:r w:rsidRPr="00804C9A">
        <w:rPr>
          <w:rPrChange w:author="Mohammed Khateeb" w:date="2025-01-29T14:07:00Z" w16du:dateUtc="2025-01-29T10:07:00Z" w:id="299">
            <w:rPr>
              <w:lang w:val="en-GB"/>
            </w:rPr>
          </w:rPrChange>
        </w:rPr>
        <w:t>The monitoring team shall, on a periodic basis, submit log analysis reports to the ISSC, Manager – IT Security, application owners and respective system administrators including trends on critical system or security events.</w:t>
      </w:r>
    </w:p>
    <w:p w:rsidRPr="00804C9A" w:rsidR="004A6502" w:rsidRDefault="004A6502" w14:paraId="7B66FD3A" w14:textId="789410D8">
      <w:pPr>
        <w:pStyle w:val="ListParagraphBulleted"/>
        <w:numPr>
          <w:ilvl w:val="2"/>
          <w:numId w:val="51"/>
        </w:numPr>
        <w:rPr>
          <w:rPrChange w:author="Mohammed Khateeb" w:date="2025-01-29T14:07:00Z" w16du:dateUtc="2025-01-29T10:07:00Z" w:id="300">
            <w:rPr>
              <w:lang w:val="en-GB"/>
            </w:rPr>
          </w:rPrChange>
        </w:rPr>
        <w:pPrChange w:author="Mohammed Khateeb" w:date="2025-01-29T14:07:00Z" w16du:dateUtc="2025-01-29T10:07:00Z" w:id="301">
          <w:pPr>
            <w:pStyle w:val="ListParagraph"/>
            <w:numPr>
              <w:numId w:val="39"/>
            </w:numPr>
            <w:ind w:left="360" w:hanging="360"/>
            <w:jc w:val="both"/>
          </w:pPr>
        </w:pPrChange>
      </w:pPr>
      <w:r w:rsidRPr="00804C9A">
        <w:rPr>
          <w:rPrChange w:author="Mohammed Khateeb" w:date="2025-01-29T14:07:00Z" w16du:dateUtc="2025-01-29T10:07:00Z" w:id="302">
            <w:rPr>
              <w:lang w:val="en-GB"/>
            </w:rPr>
          </w:rPrChange>
        </w:rPr>
        <w:t xml:space="preserve">Monitoring systems shall be kept current and regularly tested to ensure that desired events are </w:t>
      </w:r>
      <w:del w:author="Mohammed Khateeb" w:date="2025-01-30T14:19:00Z" w16du:dateUtc="2025-01-30T10:19:00Z" w:id="303">
        <w:r w:rsidRPr="00804C9A" w:rsidDel="00322FC5">
          <w:rPr>
            <w:rPrChange w:author="Mohammed Khateeb" w:date="2025-01-29T14:07:00Z" w16du:dateUtc="2025-01-29T10:07:00Z" w:id="304">
              <w:rPr>
                <w:lang w:val="en-GB"/>
              </w:rPr>
            </w:rPrChange>
          </w:rPr>
          <w:delText>detected</w:delText>
        </w:r>
      </w:del>
      <w:ins w:author="Mohammed Khateeb" w:date="2025-01-30T14:19:00Z" w16du:dateUtc="2025-01-30T10:19:00Z" w:id="305">
        <w:r w:rsidRPr="00322FC5" w:rsidR="00322FC5">
          <w:t>detected,</w:t>
        </w:r>
      </w:ins>
      <w:r w:rsidRPr="00804C9A">
        <w:rPr>
          <w:rPrChange w:author="Mohammed Khateeb" w:date="2025-01-29T14:07:00Z" w16du:dateUtc="2025-01-29T10:07:00Z" w:id="306">
            <w:rPr>
              <w:lang w:val="en-GB"/>
            </w:rPr>
          </w:rPrChange>
        </w:rPr>
        <w:t xml:space="preserve"> and the system performance is efficient, accurate and current.</w:t>
      </w:r>
    </w:p>
    <w:p w:rsidRPr="00804C9A" w:rsidR="004A6502" w:rsidRDefault="004A6502" w14:paraId="5B14F377" w14:textId="77777777">
      <w:pPr>
        <w:pStyle w:val="ListParagraphBulleted"/>
        <w:numPr>
          <w:ilvl w:val="2"/>
          <w:numId w:val="51"/>
        </w:numPr>
        <w:rPr>
          <w:rPrChange w:author="Mohammed Khateeb" w:date="2025-01-29T14:07:00Z" w16du:dateUtc="2025-01-29T10:07:00Z" w:id="307">
            <w:rPr>
              <w:lang w:val="en-GB"/>
            </w:rPr>
          </w:rPrChange>
        </w:rPr>
        <w:pPrChange w:author="Mohammed Khateeb" w:date="2025-01-29T14:07:00Z" w16du:dateUtc="2025-01-29T10:07:00Z" w:id="308">
          <w:pPr>
            <w:pStyle w:val="ListParagraph"/>
            <w:numPr>
              <w:numId w:val="39"/>
            </w:numPr>
            <w:ind w:left="360" w:hanging="360"/>
            <w:jc w:val="both"/>
          </w:pPr>
        </w:pPrChange>
      </w:pPr>
      <w:r w:rsidRPr="00804C9A">
        <w:rPr>
          <w:rPrChange w:author="Mohammed Khateeb" w:date="2025-01-29T14:07:00Z" w16du:dateUtc="2025-01-29T10:07:00Z" w:id="309">
            <w:rPr>
              <w:lang w:val="en-GB"/>
            </w:rPr>
          </w:rPrChange>
        </w:rPr>
        <w:t>If a monitoring system fails, an alert mechanism shall be available to alert the concerned monitoring team.</w:t>
      </w:r>
    </w:p>
    <w:p w:rsidRPr="00804C9A" w:rsidR="004A6502" w:rsidRDefault="004A6502" w14:paraId="4F898E5A" w14:textId="62AA183A">
      <w:pPr>
        <w:pStyle w:val="ListParagraphBulleted"/>
        <w:numPr>
          <w:ilvl w:val="2"/>
          <w:numId w:val="51"/>
        </w:numPr>
        <w:rPr>
          <w:rPrChange w:author="Mohammed Khateeb" w:date="2025-01-29T14:07:00Z" w16du:dateUtc="2025-01-29T10:07:00Z" w:id="310">
            <w:rPr>
              <w:lang w:val="en-GB"/>
            </w:rPr>
          </w:rPrChange>
        </w:rPr>
        <w:pPrChange w:author="Mohammed Khateeb" w:date="2025-01-29T14:07:00Z" w16du:dateUtc="2025-01-29T10:07:00Z" w:id="311">
          <w:pPr>
            <w:pStyle w:val="ListParagraph"/>
            <w:numPr>
              <w:numId w:val="39"/>
            </w:numPr>
            <w:ind w:left="360" w:hanging="360"/>
            <w:jc w:val="both"/>
          </w:pPr>
        </w:pPrChange>
      </w:pPr>
      <w:r w:rsidRPr="00804C9A">
        <w:rPr>
          <w:rPrChange w:author="Mohammed Khateeb" w:date="2025-01-29T14:07:00Z" w16du:dateUtc="2025-01-29T10:07:00Z" w:id="312">
            <w:rPr>
              <w:lang w:val="en-GB"/>
            </w:rPr>
          </w:rPrChange>
        </w:rPr>
        <w:t>Wherever possible, Intrusion Detection Systems (IDS), Network based Intrusion Detection System (NIDS) and Host-based IDS (HIDS) shall be deployed for effective monitoring of traffic.</w:t>
      </w:r>
    </w:p>
    <w:p w:rsidRPr="00804C9A" w:rsidR="004A6502" w:rsidRDefault="004A6502" w14:paraId="4ECBBB43" w14:textId="77777777">
      <w:pPr>
        <w:pStyle w:val="ListParagraphBulleted"/>
        <w:numPr>
          <w:ilvl w:val="2"/>
          <w:numId w:val="51"/>
        </w:numPr>
        <w:rPr>
          <w:rPrChange w:author="Mohammed Khateeb" w:date="2025-01-29T14:07:00Z" w16du:dateUtc="2025-01-29T10:07:00Z" w:id="313">
            <w:rPr>
              <w:lang w:val="en-GB"/>
            </w:rPr>
          </w:rPrChange>
        </w:rPr>
        <w:pPrChange w:author="Mohammed Khateeb" w:date="2025-01-29T14:07:00Z" w16du:dateUtc="2025-01-29T10:07:00Z" w:id="314">
          <w:pPr>
            <w:pStyle w:val="ListParagraph"/>
            <w:numPr>
              <w:numId w:val="39"/>
            </w:numPr>
            <w:ind w:left="360" w:hanging="360"/>
            <w:jc w:val="both"/>
          </w:pPr>
        </w:pPrChange>
      </w:pPr>
      <w:r w:rsidRPr="00804C9A">
        <w:rPr>
          <w:rPrChange w:author="Mohammed Khateeb" w:date="2025-01-29T14:07:00Z" w16du:dateUtc="2025-01-29T10:07:00Z" w:id="315">
            <w:rPr>
              <w:lang w:val="en-GB"/>
            </w:rPr>
          </w:rPrChange>
        </w:rPr>
        <w:t>Monitoring team shall review and customize IDS alerts regularly to reduce false positives.</w:t>
      </w:r>
    </w:p>
    <w:p w:rsidRPr="00804C9A" w:rsidR="004A6502" w:rsidRDefault="004A6502" w14:paraId="6902B448" w14:textId="77777777">
      <w:pPr>
        <w:pStyle w:val="ListParagraphBulleted"/>
        <w:numPr>
          <w:ilvl w:val="2"/>
          <w:numId w:val="51"/>
        </w:numPr>
        <w:rPr>
          <w:rPrChange w:author="Mohammed Khateeb" w:date="2025-01-29T14:07:00Z" w16du:dateUtc="2025-01-29T10:07:00Z" w:id="316">
            <w:rPr>
              <w:lang w:val="en-GB"/>
            </w:rPr>
          </w:rPrChange>
        </w:rPr>
        <w:pPrChange w:author="Mohammed Khateeb" w:date="2025-01-29T14:07:00Z" w16du:dateUtc="2025-01-29T10:07:00Z" w:id="317">
          <w:pPr>
            <w:pStyle w:val="ListParagraph"/>
            <w:numPr>
              <w:numId w:val="39"/>
            </w:numPr>
            <w:ind w:left="360" w:hanging="360"/>
            <w:jc w:val="both"/>
          </w:pPr>
        </w:pPrChange>
      </w:pPr>
      <w:r w:rsidRPr="00804C9A">
        <w:rPr>
          <w:rPrChange w:author="Mohammed Khateeb" w:date="2025-01-29T14:07:00Z" w16du:dateUtc="2025-01-29T10:07:00Z" w:id="318">
            <w:rPr>
              <w:lang w:val="en-GB"/>
            </w:rPr>
          </w:rPrChange>
        </w:rPr>
        <w:t xml:space="preserve">Monitoring team shall ensure that the latest attack signatures are updated on the IDS systems. Wherever possible, the IDS systems shall be configured to automatically download new signatures from the vendor site. </w:t>
      </w:r>
    </w:p>
    <w:p w:rsidRPr="00804C9A" w:rsidR="004A6502" w:rsidRDefault="004A6502" w14:paraId="5A361AA4" w14:textId="7C76D8D6">
      <w:pPr>
        <w:pStyle w:val="ListParagraphBulleted"/>
        <w:numPr>
          <w:ilvl w:val="2"/>
          <w:numId w:val="51"/>
        </w:numPr>
        <w:rPr>
          <w:rPrChange w:author="Mohammed Khateeb" w:date="2025-01-29T14:07:00Z" w16du:dateUtc="2025-01-29T10:07:00Z" w:id="319">
            <w:rPr>
              <w:lang w:val="en-GB"/>
            </w:rPr>
          </w:rPrChange>
        </w:rPr>
        <w:pPrChange w:author="Mohammed Khateeb" w:date="2025-01-29T14:07:00Z" w16du:dateUtc="2025-01-29T10:07:00Z" w:id="320">
          <w:pPr>
            <w:pStyle w:val="ListParagraph"/>
            <w:numPr>
              <w:numId w:val="39"/>
            </w:numPr>
            <w:ind w:left="360" w:hanging="360"/>
            <w:jc w:val="both"/>
          </w:pPr>
        </w:pPrChange>
      </w:pPr>
      <w:r w:rsidRPr="00804C9A">
        <w:rPr>
          <w:rPrChange w:author="Mohammed Khateeb" w:date="2025-01-29T14:07:00Z" w16du:dateUtc="2025-01-29T10:07:00Z" w:id="321">
            <w:rPr>
              <w:lang w:val="en-GB"/>
            </w:rPr>
          </w:rPrChange>
        </w:rPr>
        <w:t xml:space="preserve">The action that needs to be taken for critical alerts shall be identified and documented by the monitoring team in accordance with the </w:t>
      </w:r>
      <w:r w:rsidRPr="00804C9A">
        <w:rPr>
          <w:rPrChange w:author="Mohammed Khateeb" w:date="2025-01-29T14:07:00Z" w16du:dateUtc="2025-01-29T10:07:00Z" w:id="322">
            <w:rPr>
              <w:highlight w:val="yellow"/>
              <w:lang w:val="en-GB"/>
            </w:rPr>
          </w:rPrChange>
        </w:rPr>
        <w:t>Incident Management Procedure</w:t>
      </w:r>
      <w:r w:rsidRPr="00804C9A">
        <w:rPr>
          <w:rPrChange w:author="Mohammed Khateeb" w:date="2025-01-29T14:07:00Z" w16du:dateUtc="2025-01-29T10:07:00Z" w:id="323">
            <w:rPr>
              <w:lang w:val="en-GB"/>
            </w:rPr>
          </w:rPrChange>
        </w:rPr>
        <w:t>.</w:t>
      </w:r>
    </w:p>
    <w:p w:rsidRPr="00620A8A" w:rsidR="00F152E0" w:rsidP="00F152E0" w:rsidRDefault="004A6502" w14:paraId="707B4642" w14:textId="04185BFE">
      <w:pPr>
        <w:pStyle w:val="Heading2"/>
        <w:keepNext w:val="0"/>
        <w:keepLines w:val="0"/>
        <w:numPr>
          <w:ilvl w:val="1"/>
          <w:numId w:val="7"/>
        </w:numPr>
        <w:tabs>
          <w:tab w:val="clear" w:pos="990"/>
        </w:tabs>
        <w:spacing w:before="0" w:after="240" w:line="240" w:lineRule="atLeast"/>
        <w:ind w:left="540"/>
        <w:jc w:val="both"/>
        <w:rPr>
          <w:rFonts w:cs="Calibri"/>
          <w:b/>
          <w:bCs/>
          <w:sz w:val="28"/>
          <w:szCs w:val="24"/>
        </w:rPr>
      </w:pPr>
      <w:bookmarkStart w:name="_Toc189052224" w:id="324"/>
      <w:r>
        <w:rPr>
          <w:rFonts w:cs="Calibri"/>
          <w:b/>
          <w:bCs/>
          <w:sz w:val="28"/>
          <w:szCs w:val="24"/>
        </w:rPr>
        <w:t>Time Synchronization</w:t>
      </w:r>
      <w:bookmarkEnd w:id="324"/>
      <w:r>
        <w:rPr>
          <w:rFonts w:cs="Calibri"/>
          <w:b/>
          <w:bCs/>
          <w:sz w:val="28"/>
          <w:szCs w:val="24"/>
        </w:rPr>
        <w:t xml:space="preserve"> </w:t>
      </w:r>
    </w:p>
    <w:p w:rsidRPr="00804C9A" w:rsidR="00B73699" w:rsidRDefault="004A6502" w14:paraId="77C04EED" w14:textId="2F38DCA8">
      <w:pPr>
        <w:pStyle w:val="ListParagraphBulleted"/>
        <w:numPr>
          <w:ilvl w:val="2"/>
          <w:numId w:val="52"/>
        </w:numPr>
        <w:rPr>
          <w:rPrChange w:author="Mohammed Khateeb" w:date="2025-01-29T14:08:00Z" w16du:dateUtc="2025-01-29T10:08:00Z" w:id="325">
            <w:rPr>
              <w:lang w:val="en-GB"/>
            </w:rPr>
          </w:rPrChange>
        </w:rPr>
        <w:pPrChange w:author="Mohammed Khateeb" w:date="2025-01-29T14:08:00Z" w16du:dateUtc="2025-01-29T10:08:00Z" w:id="326">
          <w:pPr>
            <w:pStyle w:val="ListParagraph"/>
            <w:numPr>
              <w:numId w:val="39"/>
            </w:numPr>
            <w:ind w:left="360" w:hanging="360"/>
            <w:jc w:val="both"/>
          </w:pPr>
        </w:pPrChange>
      </w:pPr>
      <w:r w:rsidRPr="00804C9A">
        <w:rPr>
          <w:rPrChange w:author="Mohammed Khateeb" w:date="2025-01-29T14:08:00Z" w16du:dateUtc="2025-01-29T10:08:00Z" w:id="327">
            <w:rPr>
              <w:lang w:val="en-GB"/>
            </w:rPr>
          </w:rPrChange>
        </w:rPr>
        <w:t>Clock time on all IT systems shall be synchronized with an agreed accurate time source</w:t>
      </w:r>
      <w:r w:rsidRPr="00804C9A" w:rsidR="00B011B3">
        <w:rPr>
          <w:rPrChange w:author="Mohammed Khateeb" w:date="2025-01-29T14:08:00Z" w16du:dateUtc="2025-01-29T10:08:00Z" w:id="328">
            <w:rPr>
              <w:lang w:val="en-GB"/>
            </w:rPr>
          </w:rPrChange>
        </w:rPr>
        <w:t>.</w:t>
      </w:r>
      <w:bookmarkStart w:name="_Toc121405178" w:id="329"/>
      <w:bookmarkStart w:name="_Toc121405179" w:id="330"/>
      <w:bookmarkStart w:name="_Toc121405180" w:id="331"/>
      <w:bookmarkStart w:name="_Toc121405181" w:id="332"/>
      <w:bookmarkStart w:name="_Toc121405182" w:id="333"/>
      <w:bookmarkStart w:name="_Toc121405183" w:id="334"/>
      <w:bookmarkStart w:name="_Toc121405184" w:id="335"/>
      <w:bookmarkStart w:name="_Toc121405185" w:id="336"/>
      <w:bookmarkStart w:name="_Toc121405186" w:id="337"/>
      <w:bookmarkStart w:name="_Toc121405187" w:id="338"/>
      <w:bookmarkStart w:name="_Toc121405188" w:id="339"/>
      <w:bookmarkStart w:name="_Toc121405189" w:id="340"/>
      <w:bookmarkStart w:name="_Toc121405190" w:id="341"/>
      <w:bookmarkStart w:name="_Toc121405191" w:id="342"/>
      <w:bookmarkStart w:name="_Toc121405192" w:id="343"/>
      <w:bookmarkStart w:name="_Toc121405193" w:id="344"/>
      <w:bookmarkStart w:name="_Toc121405194" w:id="345"/>
      <w:bookmarkStart w:name="_Toc121405195" w:id="346"/>
      <w:bookmarkStart w:name="_Toc121405196" w:id="347"/>
      <w:bookmarkStart w:name="_Toc121405197" w:id="34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rsidR="00B73699" w:rsidP="00B73699" w:rsidRDefault="00B73699" w14:paraId="2CE6BD46" w14:textId="70F7FF8F">
      <w:pPr>
        <w:jc w:val="both"/>
        <w:rPr>
          <w:rFonts w:cs="Calibri" w:asciiTheme="majorHAnsi" w:hAnsiTheme="majorHAnsi" w:eastAsiaTheme="majorEastAsia"/>
          <w:b/>
          <w:bCs/>
          <w:spacing w:val="10"/>
          <w:sz w:val="2"/>
          <w:szCs w:val="32"/>
        </w:rPr>
      </w:pPr>
    </w:p>
    <w:p w:rsidRPr="00B73699" w:rsidR="00B73699" w:rsidP="00B73699" w:rsidRDefault="00B73699" w14:paraId="751405C2" w14:textId="77777777">
      <w:pPr>
        <w:jc w:val="both"/>
        <w:rPr>
          <w:rFonts w:cs="Calibri" w:asciiTheme="majorHAnsi" w:hAnsiTheme="majorHAnsi" w:eastAsiaTheme="majorEastAsia"/>
          <w:b/>
          <w:bCs/>
          <w:spacing w:val="10"/>
          <w:sz w:val="2"/>
          <w:szCs w:val="32"/>
        </w:rPr>
      </w:pPr>
    </w:p>
    <w:p w:rsidR="004C6CEC" w:rsidP="004C6CEC" w:rsidRDefault="002826DC" w14:paraId="7090BD20" w14:textId="50CF4470">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name="_Toc189052225" w:id="349"/>
      <w:r>
        <w:rPr>
          <w:rFonts w:cs="Calibri"/>
          <w:b/>
          <w:bCs/>
          <w:sz w:val="32"/>
          <w:szCs w:val="32"/>
        </w:rPr>
        <w:t>ROLES AND RESPONSIBILITIES</w:t>
      </w:r>
      <w:bookmarkEnd w:id="349"/>
    </w:p>
    <w:tbl>
      <w:tblPr>
        <w:tblStyle w:val="GridTable4-Accent2"/>
        <w:tblW w:w="0" w:type="auto"/>
        <w:tblLook w:val="04A0" w:firstRow="1" w:lastRow="0" w:firstColumn="1" w:lastColumn="0" w:noHBand="0" w:noVBand="1"/>
        <w:tblPrChange w:author="Mohammed Khateeb" w:date="2025-01-29T16:15:00Z" w16du:dateUtc="2025-01-29T12:15:00Z" w:id="350">
          <w:tblPr>
            <w:tblStyle w:val="GridTable4-Accent2"/>
            <w:tblW w:w="0" w:type="auto"/>
            <w:tblLook w:val="04A0" w:firstRow="1" w:lastRow="0" w:firstColumn="1" w:lastColumn="0" w:noHBand="0" w:noVBand="1"/>
          </w:tblPr>
        </w:tblPrChange>
      </w:tblPr>
      <w:tblGrid>
        <w:gridCol w:w="2245"/>
        <w:gridCol w:w="7550"/>
        <w:tblGridChange w:id="351">
          <w:tblGrid>
            <w:gridCol w:w="2245"/>
            <w:gridCol w:w="2652"/>
            <w:gridCol w:w="4898"/>
          </w:tblGrid>
        </w:tblGridChange>
      </w:tblGrid>
      <w:tr w:rsidR="00CF7AE1" w:rsidTr="00CF7AE1" w14:paraId="0DBC0758" w14:textId="77777777">
        <w:trPr>
          <w:cnfStyle w:val="100000000000" w:firstRow="1" w:lastRow="0" w:firstColumn="0" w:lastColumn="0" w:oddVBand="0" w:evenVBand="0" w:oddHBand="0" w:evenHBand="0" w:firstRowFirstColumn="0" w:firstRowLastColumn="0" w:lastRowFirstColumn="0" w:lastRowLastColumn="0"/>
          <w:ins w:author="Mohammed Khateeb" w:date="2025-01-29T16:14:00Z" w:id="352"/>
        </w:trPr>
        <w:tc>
          <w:tcPr>
            <w:cnfStyle w:val="001000000000" w:firstRow="0" w:lastRow="0" w:firstColumn="1" w:lastColumn="0" w:oddVBand="0" w:evenVBand="0" w:oddHBand="0" w:evenHBand="0" w:firstRowFirstColumn="0" w:firstRowLastColumn="0" w:lastRowFirstColumn="0" w:lastRowLastColumn="0"/>
            <w:tcW w:w="2245" w:type="dxa"/>
            <w:tcPrChange w:author="Mohammed Khateeb" w:date="2025-01-29T16:15:00Z" w16du:dateUtc="2025-01-29T12:15:00Z" w:id="353">
              <w:tcPr>
                <w:tcW w:w="4897" w:type="dxa"/>
                <w:gridSpan w:val="2"/>
              </w:tcPr>
            </w:tcPrChange>
          </w:tcPr>
          <w:p w:rsidR="00CF7AE1" w:rsidP="006E1BFC" w:rsidRDefault="00CF7AE1" w14:paraId="1A7FFDE6" w14:textId="639E1E59">
            <w:pPr>
              <w:cnfStyle w:val="101000000000" w:firstRow="1" w:lastRow="0" w:firstColumn="1" w:lastColumn="0" w:oddVBand="0" w:evenVBand="0" w:oddHBand="0" w:evenHBand="0" w:firstRowFirstColumn="0" w:firstRowLastColumn="0" w:lastRowFirstColumn="0" w:lastRowLastColumn="0"/>
              <w:rPr>
                <w:ins w:author="Mohammed Khateeb" w:date="2025-01-29T16:14:00Z" w16du:dateUtc="2025-01-29T12:14:00Z" w:id="354"/>
                <w:b w:val="0"/>
                <w:bCs w:val="0"/>
                <w:color w:val="auto"/>
                <w:szCs w:val="18"/>
                <w:lang w:val="en-CA"/>
              </w:rPr>
            </w:pPr>
            <w:ins w:author="Mohammed Khateeb" w:date="2025-01-29T16:15:00Z" w16du:dateUtc="2025-01-29T12:15:00Z" w:id="355">
              <w:r>
                <w:rPr>
                  <w:b w:val="0"/>
                  <w:bCs w:val="0"/>
                  <w:color w:val="auto"/>
                  <w:szCs w:val="18"/>
                  <w:lang w:val="en-CA"/>
                </w:rPr>
                <w:t>Role</w:t>
              </w:r>
            </w:ins>
          </w:p>
        </w:tc>
        <w:tc>
          <w:tcPr>
            <w:tcW w:w="7550" w:type="dxa"/>
            <w:tcPrChange w:author="Mohammed Khateeb" w:date="2025-01-29T16:15:00Z" w16du:dateUtc="2025-01-29T12:15:00Z" w:id="356">
              <w:tcPr>
                <w:tcW w:w="4898" w:type="dxa"/>
              </w:tcPr>
            </w:tcPrChange>
          </w:tcPr>
          <w:p w:rsidR="00CF7AE1" w:rsidP="006E1BFC" w:rsidRDefault="00CF7AE1" w14:paraId="3B3C274A" w14:textId="7FA97760">
            <w:pPr>
              <w:cnfStyle w:val="100000000000" w:firstRow="1" w:lastRow="0" w:firstColumn="0" w:lastColumn="0" w:oddVBand="0" w:evenVBand="0" w:oddHBand="0" w:evenHBand="0" w:firstRowFirstColumn="0" w:firstRowLastColumn="0" w:lastRowFirstColumn="0" w:lastRowLastColumn="0"/>
              <w:rPr>
                <w:ins w:author="Mohammed Khateeb" w:date="2025-01-29T16:14:00Z" w16du:dateUtc="2025-01-29T12:14:00Z" w:id="357"/>
                <w:b w:val="0"/>
                <w:bCs w:val="0"/>
                <w:color w:val="auto"/>
                <w:szCs w:val="18"/>
                <w:lang w:val="en-CA"/>
              </w:rPr>
            </w:pPr>
            <w:ins w:author="Mohammed Khateeb" w:date="2025-01-29T16:15:00Z" w16du:dateUtc="2025-01-29T12:15:00Z" w:id="358">
              <w:r>
                <w:rPr>
                  <w:b w:val="0"/>
                  <w:bCs w:val="0"/>
                  <w:color w:val="auto"/>
                  <w:szCs w:val="18"/>
                  <w:lang w:val="en-CA"/>
                </w:rPr>
                <w:t>Responsibility</w:t>
              </w:r>
            </w:ins>
          </w:p>
        </w:tc>
      </w:tr>
      <w:tr w:rsidR="00CF7AE1" w:rsidTr="00CF7AE1" w14:paraId="14E81711" w14:textId="77777777">
        <w:trPr>
          <w:cnfStyle w:val="000000100000" w:firstRow="0" w:lastRow="0" w:firstColumn="0" w:lastColumn="0" w:oddVBand="0" w:evenVBand="0" w:oddHBand="1" w:evenHBand="0" w:firstRowFirstColumn="0" w:firstRowLastColumn="0" w:lastRowFirstColumn="0" w:lastRowLastColumn="0"/>
          <w:ins w:author="Mohammed Khateeb" w:date="2025-01-29T16:14:00Z" w:id="359"/>
        </w:trPr>
        <w:tc>
          <w:tcPr>
            <w:cnfStyle w:val="001000000000" w:firstRow="0" w:lastRow="0" w:firstColumn="1" w:lastColumn="0" w:oddVBand="0" w:evenVBand="0" w:oddHBand="0" w:evenHBand="0" w:firstRowFirstColumn="0" w:firstRowLastColumn="0" w:lastRowFirstColumn="0" w:lastRowLastColumn="0"/>
            <w:tcW w:w="2245" w:type="dxa"/>
            <w:tcPrChange w:author="Mohammed Khateeb" w:date="2025-01-29T16:15:00Z" w16du:dateUtc="2025-01-29T12:15:00Z" w:id="360">
              <w:tcPr>
                <w:tcW w:w="4897" w:type="dxa"/>
                <w:gridSpan w:val="2"/>
              </w:tcPr>
            </w:tcPrChange>
          </w:tcPr>
          <w:p w:rsidR="00CF7AE1" w:rsidDel="00CF7AE1" w:rsidP="00CF7AE1" w:rsidRDefault="00CF7AE1" w14:paraId="415755DD" w14:textId="77777777">
            <w:pPr>
              <w:cnfStyle w:val="001000100000" w:firstRow="0" w:lastRow="0" w:firstColumn="1" w:lastColumn="0" w:oddVBand="0" w:evenVBand="0" w:oddHBand="1" w:evenHBand="0" w:firstRowFirstColumn="0" w:firstRowLastColumn="0" w:lastRowFirstColumn="0" w:lastRowLastColumn="0"/>
              <w:rPr>
                <w:del w:author="Mohammed Khateeb" w:date="2025-01-29T16:15:00Z" w16du:dateUtc="2025-01-29T12:15:00Z" w:id="361"/>
                <w:ins w:author="Mohammed Khateeb" w:date="2025-01-29T16:15:00Z" w16du:dateUtc="2025-01-29T12:15:00Z" w:id="362"/>
                <w:rFonts w:asciiTheme="majorHAnsi" w:hAnsiTheme="majorHAnsi"/>
                <w:b w:val="0"/>
                <w:bCs w:val="0"/>
                <w:color w:val="auto"/>
                <w:szCs w:val="18"/>
                <w:lang w:val="en-CA"/>
              </w:rPr>
            </w:pPr>
            <w:ins w:author="Mohammed Khateeb" w:date="2025-01-29T16:15:00Z" w16du:dateUtc="2025-01-29T12:15:00Z" w:id="364">
              <w:r w:rsidRPr="002826DC">
                <w:rPr>
                  <w:rFonts w:asciiTheme="majorHAnsi" w:hAnsiTheme="majorHAnsi"/>
                  <w:color w:val="auto"/>
                  <w:szCs w:val="18"/>
                  <w:lang w:val="en-CA"/>
                </w:rPr>
                <w:t>IS (Information Security) Team</w:t>
              </w:r>
            </w:ins>
          </w:p>
          <w:p w:rsidR="00CF7AE1" w:rsidP="006E1BFC" w:rsidRDefault="00CF7AE1" w14:paraId="01727D0F" w14:textId="77777777">
            <w:pPr>
              <w:cnfStyle w:val="001000100000" w:firstRow="0" w:lastRow="0" w:firstColumn="1" w:lastColumn="0" w:oddVBand="0" w:evenVBand="0" w:oddHBand="1" w:evenHBand="0" w:firstRowFirstColumn="0" w:firstRowLastColumn="0" w:lastRowFirstColumn="0" w:lastRowLastColumn="0"/>
              <w:rPr>
                <w:ins w:author="Mohammed Khateeb" w:date="2025-01-29T16:14:00Z" w16du:dateUtc="2025-01-29T12:14:00Z" w:id="365"/>
                <w:rFonts w:asciiTheme="majorHAnsi" w:hAnsiTheme="majorHAnsi"/>
                <w:b w:val="0"/>
                <w:bCs w:val="0"/>
                <w:color w:val="auto"/>
                <w:szCs w:val="18"/>
                <w:lang w:val="en-CA"/>
              </w:rPr>
            </w:pPr>
          </w:p>
        </w:tc>
        <w:tc>
          <w:tcPr>
            <w:tcW w:w="7550" w:type="dxa"/>
            <w:tcPrChange w:author="Mohammed Khateeb" w:date="2025-01-29T16:15:00Z" w16du:dateUtc="2025-01-29T12:15:00Z" w:id="366">
              <w:tcPr>
                <w:tcW w:w="4898" w:type="dxa"/>
              </w:tcPr>
            </w:tcPrChange>
          </w:tcPr>
          <w:p w:rsidRPr="00CF7AE1" w:rsidR="00CF7AE1" w:rsidP="00CF7AE1" w:rsidRDefault="00CF7AE1" w14:paraId="7B8FDC60"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67"/>
              </w:rPr>
            </w:pPr>
            <w:ins w:author="Mohammed Khateeb" w:date="2025-01-29T16:15:00Z" w16du:dateUtc="2025-01-29T12:15:00Z" w:id="369">
              <w:r w:rsidRPr="00CF7AE1">
                <w:t>Act as an enabler for business.</w:t>
              </w:r>
            </w:ins>
          </w:p>
          <w:p w:rsidRPr="00CF7AE1" w:rsidR="00CF7AE1" w:rsidP="00CF7AE1" w:rsidRDefault="00CF7AE1" w14:paraId="59064DF4"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70"/>
              </w:rPr>
            </w:pPr>
            <w:ins w:author="Mohammed Khateeb" w:date="2025-01-29T16:15:00Z" w16du:dateUtc="2025-01-29T12:15:00Z" w:id="371">
              <w:r w:rsidRPr="00CF7AE1">
                <w:t>Develop and enforce Logging and Monitoring Policy.</w:t>
              </w:r>
            </w:ins>
          </w:p>
          <w:p w:rsidRPr="00CF7AE1" w:rsidR="00CF7AE1" w:rsidP="00CF7AE1" w:rsidRDefault="00CF7AE1" w14:paraId="61E965E0"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72"/>
              </w:rPr>
            </w:pPr>
            <w:ins w:author="Mohammed Khateeb" w:date="2025-01-29T16:15:00Z" w16du:dateUtc="2025-01-29T12:15:00Z" w:id="373">
              <w:r w:rsidRPr="00CF7AE1">
                <w:t>Ensure periodic reviews of security logs as defined under this Policy.</w:t>
              </w:r>
            </w:ins>
          </w:p>
          <w:p w:rsidRPr="00CF7AE1" w:rsidR="00CF7AE1" w:rsidP="00CF7AE1" w:rsidRDefault="00CF7AE1" w14:paraId="51F63337"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74"/>
              </w:rPr>
            </w:pPr>
            <w:ins w:author="Mohammed Khateeb" w:date="2025-01-29T16:15:00Z" w16du:dateUtc="2025-01-29T12:15:00Z" w:id="375">
              <w:r w:rsidRPr="00CF7AE1">
                <w:t>Establish processes to identify relevant federal and regulatory requirements and align with procurement to identify contractual obligations for compliance.</w:t>
              </w:r>
            </w:ins>
          </w:p>
          <w:p w:rsidRPr="00CF7AE1" w:rsidR="00CF7AE1" w:rsidP="00CF7AE1" w:rsidRDefault="00CF7AE1" w14:paraId="6D17B3F2"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76"/>
              </w:rPr>
            </w:pPr>
            <w:ins w:author="Mohammed Khateeb" w:date="2025-01-29T16:15:00Z" w16du:dateUtc="2025-01-29T12:15:00Z" w:id="377">
              <w:r w:rsidRPr="00CF7AE1">
                <w:t>Manage initiatives and projects related to Information Security and Data Protection.</w:t>
              </w:r>
            </w:ins>
          </w:p>
          <w:p w:rsidRPr="00CF7AE1" w:rsidR="00CF7AE1" w:rsidP="00CF7AE1" w:rsidRDefault="00CF7AE1" w14:paraId="415F4B7E"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78"/>
              </w:rPr>
            </w:pPr>
            <w:ins w:author="Mohammed Khateeb" w:date="2025-01-29T16:15:00Z" w16du:dateUtc="2025-01-29T12:15:00Z" w:id="379">
              <w:r w:rsidRPr="00CF7AE1">
                <w:t>Establish Risk Management Framework and develop risk assessment strategies and options, and risk treatment plans.</w:t>
              </w:r>
            </w:ins>
          </w:p>
          <w:p w:rsidRPr="00CF7AE1" w:rsidR="00CF7AE1" w:rsidP="00CF7AE1" w:rsidRDefault="00CF7AE1" w14:paraId="7FDFEEEC"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80"/>
              </w:rPr>
            </w:pPr>
            <w:ins w:author="Mohammed Khateeb" w:date="2025-01-29T16:15:00Z" w16du:dateUtc="2025-01-29T12:15:00Z" w:id="381">
              <w:r w:rsidRPr="00CF7AE1">
                <w:t>Conduct third-party information security and data protection risk and compliance assessments and track risk mitigation.</w:t>
              </w:r>
            </w:ins>
          </w:p>
          <w:p w:rsidRPr="00CF7AE1" w:rsidR="00CF7AE1" w:rsidP="00CF7AE1" w:rsidRDefault="00CF7AE1" w14:paraId="4CDDBEE2"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5:00Z" w16du:dateUtc="2025-01-29T12:15:00Z" w:id="382"/>
              </w:rPr>
            </w:pPr>
            <w:ins w:author="Mohammed Khateeb" w:date="2025-01-29T16:15:00Z" w16du:dateUtc="2025-01-29T12:15:00Z" w:id="383">
              <w:r w:rsidRPr="00CF7AE1">
                <w:t>Conduct periodic internal audits based on requirements of ISO 27001, ISO27701 and ISO 20000 standards.</w:t>
              </w:r>
            </w:ins>
          </w:p>
          <w:p w:rsidRPr="00CF7AE1" w:rsidR="00CF7AE1" w:rsidDel="00CF7AE1" w:rsidP="00CF7AE1" w:rsidRDefault="00CF7AE1" w14:paraId="71F0B459"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del w:author="Mohammed Khateeb" w:date="2025-01-29T16:16:00Z" w16du:dateUtc="2025-01-29T12:16:00Z" w:id="384"/>
              </w:rPr>
            </w:pPr>
            <w:ins w:author="Mohammed Khateeb" w:date="2025-01-29T16:15:00Z" w16du:dateUtc="2025-01-29T12:15:00Z" w:id="385">
              <w:r w:rsidRPr="00CF7AE1">
                <w:t>Conduct periodic technical security assessments and vulnerability assessments.</w:t>
              </w:r>
            </w:ins>
          </w:p>
          <w:p w:rsidRPr="00CF7AE1" w:rsidR="00CF7AE1" w:rsidP="00CF7AE1" w:rsidRDefault="00CF7AE1" w14:paraId="6C7B79ED"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6:00Z" w16du:dateUtc="2025-01-29T12:16:00Z" w:id="386"/>
                <w:ins w:author="Mohammed Khateeb" w:date="2025-01-29T16:15:00Z" w16du:dateUtc="2025-01-29T12:15:00Z" w:id="387"/>
              </w:rPr>
            </w:pPr>
          </w:p>
          <w:p w:rsidRPr="00CF7AE1" w:rsidR="00CF7AE1" w:rsidRDefault="00CF7AE1" w14:paraId="203463DF" w14:textId="3A43A8C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4:00Z" w16du:dateUtc="2025-01-29T12:14:00Z" w:id="388"/>
                <w:rFonts w:asciiTheme="majorHAnsi" w:hAnsiTheme="majorHAnsi"/>
                <w:color w:val="auto"/>
                <w:szCs w:val="18"/>
                <w:lang w:val="en-CA"/>
                <w:rPrChange w:author="Mohammed Khateeb" w:date="2025-01-29T16:17:00Z" w16du:dateUtc="2025-01-29T12:17:00Z" w:id="389">
                  <w:rPr>
                    <w:ins w:author="Mohammed Khateeb" w:date="2025-01-29T16:14:00Z" w16du:dateUtc="2025-01-29T12:14:00Z" w:id="390"/>
                    <w:rFonts w:asciiTheme="majorHAnsi" w:hAnsiTheme="majorHAnsi"/>
                    <w:b/>
                    <w:bCs/>
                    <w:color w:val="auto"/>
                    <w:szCs w:val="18"/>
                    <w:lang w:val="en-CA"/>
                  </w:rPr>
                </w:rPrChange>
              </w:rPr>
              <w:pPrChange w:author="Mohammed Khateeb" w:date="2025-01-29T16:16:00Z" w16du:dateUtc="2025-01-29T12:16:00Z" w:id="391">
                <w:pPr>
                  <w:cnfStyle w:val="000000100000" w:firstRow="0" w:lastRow="0" w:firstColumn="0" w:lastColumn="0" w:oddVBand="0" w:evenVBand="0" w:oddHBand="1" w:evenHBand="0" w:firstRowFirstColumn="0" w:firstRowLastColumn="0" w:lastRowFirstColumn="0" w:lastRowLastColumn="0"/>
                </w:pPr>
              </w:pPrChange>
            </w:pPr>
            <w:ins w:author="Mohammed Khateeb" w:date="2025-01-29T16:15:00Z" w16du:dateUtc="2025-01-29T12:15:00Z" w:id="392">
              <w:r w:rsidRPr="00CF7AE1">
                <w:t>Develop, implement and operate Information Security Incident Management policies and plans.</w:t>
              </w:r>
            </w:ins>
          </w:p>
        </w:tc>
      </w:tr>
      <w:tr w:rsidR="00CF7AE1" w:rsidTr="00CF7AE1" w14:paraId="06016185" w14:textId="77777777">
        <w:trPr>
          <w:cnfStyle w:val="000000010000" w:firstRow="0" w:lastRow="0" w:firstColumn="0" w:lastColumn="0" w:oddVBand="0" w:evenVBand="0" w:oddHBand="0" w:evenHBand="1" w:firstRowFirstColumn="0" w:firstRowLastColumn="0" w:lastRowFirstColumn="0" w:lastRowLastColumn="0"/>
          <w:ins w:author="Mohammed Khateeb" w:date="2025-01-29T16:14:00Z" w:id="393"/>
        </w:trPr>
        <w:tc>
          <w:tcPr>
            <w:cnfStyle w:val="001000000000" w:firstRow="0" w:lastRow="0" w:firstColumn="1" w:lastColumn="0" w:oddVBand="0" w:evenVBand="0" w:oddHBand="0" w:evenHBand="0" w:firstRowFirstColumn="0" w:firstRowLastColumn="0" w:lastRowFirstColumn="0" w:lastRowLastColumn="0"/>
            <w:tcW w:w="2245" w:type="dxa"/>
            <w:tcPrChange w:author="Mohammed Khateeb" w:date="2025-01-29T16:15:00Z" w16du:dateUtc="2025-01-29T12:15:00Z" w:id="394">
              <w:tcPr>
                <w:tcW w:w="4897" w:type="dxa"/>
                <w:gridSpan w:val="2"/>
              </w:tcPr>
            </w:tcPrChange>
          </w:tcPr>
          <w:p w:rsidRPr="00804C9A" w:rsidR="00CF7AE1" w:rsidDel="00CF7AE1" w:rsidP="00CF7AE1" w:rsidRDefault="00CF7AE1" w14:paraId="3F8EA692" w14:textId="77777777">
            <w:pPr>
              <w:cnfStyle w:val="001000010000" w:firstRow="0" w:lastRow="0" w:firstColumn="1" w:lastColumn="0" w:oddVBand="0" w:evenVBand="0" w:oddHBand="0" w:evenHBand="1" w:firstRowFirstColumn="0" w:firstRowLastColumn="0" w:lastRowFirstColumn="0" w:lastRowLastColumn="0"/>
              <w:rPr>
                <w:del w:author="Mohammed Khateeb" w:date="2025-01-29T16:16:00Z" w16du:dateUtc="2025-01-29T12:16:00Z" w:id="395"/>
                <w:ins w:author="Mohammed Khateeb" w:date="2025-01-29T16:16:00Z" w16du:dateUtc="2025-01-29T12:16:00Z" w:id="396"/>
                <w:rFonts w:asciiTheme="majorHAnsi" w:hAnsiTheme="majorHAnsi"/>
                <w:b w:val="0"/>
                <w:bCs w:val="0"/>
                <w:color w:val="auto"/>
                <w:szCs w:val="18"/>
                <w:lang w:val="en-CA"/>
              </w:rPr>
            </w:pPr>
            <w:ins w:author="Mohammed Khateeb" w:date="2025-01-29T16:16:00Z" w16du:dateUtc="2025-01-29T12:16:00Z" w:id="398">
              <w:r w:rsidRPr="00804C9A">
                <w:rPr>
                  <w:rFonts w:asciiTheme="majorHAnsi" w:hAnsiTheme="majorHAnsi"/>
                  <w:color w:val="auto"/>
                  <w:szCs w:val="18"/>
                  <w:lang w:val="en-CA"/>
                </w:rPr>
                <w:t xml:space="preserve">Head of IT </w:t>
              </w:r>
            </w:ins>
          </w:p>
          <w:p w:rsidR="00CF7AE1" w:rsidP="006E1BFC" w:rsidRDefault="00CF7AE1" w14:paraId="26C996DF" w14:textId="77777777">
            <w:pPr>
              <w:cnfStyle w:val="001000010000" w:firstRow="0" w:lastRow="0" w:firstColumn="1" w:lastColumn="0" w:oddVBand="0" w:evenVBand="0" w:oddHBand="0" w:evenHBand="1" w:firstRowFirstColumn="0" w:firstRowLastColumn="0" w:lastRowFirstColumn="0" w:lastRowLastColumn="0"/>
              <w:rPr>
                <w:ins w:author="Mohammed Khateeb" w:date="2025-01-29T16:14:00Z" w16du:dateUtc="2025-01-29T12:14:00Z" w:id="399"/>
                <w:rFonts w:asciiTheme="majorHAnsi" w:hAnsiTheme="majorHAnsi"/>
                <w:b w:val="0"/>
                <w:bCs w:val="0"/>
                <w:color w:val="auto"/>
                <w:szCs w:val="18"/>
                <w:lang w:val="en-CA"/>
              </w:rPr>
            </w:pPr>
          </w:p>
        </w:tc>
        <w:tc>
          <w:tcPr>
            <w:tcW w:w="7550" w:type="dxa"/>
            <w:tcPrChange w:author="Mohammed Khateeb" w:date="2025-01-29T16:15:00Z" w16du:dateUtc="2025-01-29T12:15:00Z" w:id="400">
              <w:tcPr>
                <w:tcW w:w="4898" w:type="dxa"/>
              </w:tcPr>
            </w:tcPrChange>
          </w:tcPr>
          <w:p w:rsidRPr="00CF7AE1" w:rsidR="00CF7AE1" w:rsidRDefault="00CF7AE1" w14:paraId="1EADA0E0" w14:textId="0C6442B4">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author="Mohammed Khateeb" w:date="2025-01-29T16:14:00Z" w16du:dateUtc="2025-01-29T12:14:00Z" w:id="401"/>
                <w:rPrChange w:author="Mohammed Khateeb" w:date="2025-01-29T16:17:00Z" w16du:dateUtc="2025-01-29T12:17:00Z" w:id="402">
                  <w:rPr>
                    <w:ins w:author="Mohammed Khateeb" w:date="2025-01-29T16:14:00Z" w16du:dateUtc="2025-01-29T12:14:00Z" w:id="403"/>
                    <w:lang w:val="en-CA"/>
                  </w:rPr>
                </w:rPrChange>
              </w:rPr>
              <w:pPrChange w:author="Mohammed Khateeb" w:date="2025-01-29T16:16:00Z" w16du:dateUtc="2025-01-29T12:16:00Z" w:id="404">
                <w:pPr>
                  <w:cnfStyle w:val="000000010000" w:firstRow="0" w:lastRow="0" w:firstColumn="0" w:lastColumn="0" w:oddVBand="0" w:evenVBand="0" w:oddHBand="0" w:evenHBand="1" w:firstRowFirstColumn="0" w:firstRowLastColumn="0" w:lastRowFirstColumn="0" w:lastRowLastColumn="0"/>
                </w:pPr>
              </w:pPrChange>
            </w:pPr>
            <w:ins w:author="Mohammed Khateeb" w:date="2025-01-29T16:16:00Z" w16du:dateUtc="2025-01-29T12:16:00Z" w:id="405">
              <w:r w:rsidRPr="00CF7AE1">
                <w:t>Ensure compliance of the Policy.</w:t>
              </w:r>
            </w:ins>
          </w:p>
        </w:tc>
      </w:tr>
      <w:tr w:rsidR="00CF7AE1" w:rsidTr="00CF7AE1" w14:paraId="0FE892F3" w14:textId="77777777">
        <w:trPr>
          <w:cnfStyle w:val="000000100000" w:firstRow="0" w:lastRow="0" w:firstColumn="0" w:lastColumn="0" w:oddVBand="0" w:evenVBand="0" w:oddHBand="1" w:evenHBand="0" w:firstRowFirstColumn="0" w:firstRowLastColumn="0" w:lastRowFirstColumn="0" w:lastRowLastColumn="0"/>
          <w:ins w:author="Mohammed Khateeb" w:date="2025-01-29T16:14:00Z" w:id="406"/>
        </w:trPr>
        <w:tc>
          <w:tcPr>
            <w:cnfStyle w:val="001000000000" w:firstRow="0" w:lastRow="0" w:firstColumn="1" w:lastColumn="0" w:oddVBand="0" w:evenVBand="0" w:oddHBand="0" w:evenHBand="0" w:firstRowFirstColumn="0" w:firstRowLastColumn="0" w:lastRowFirstColumn="0" w:lastRowLastColumn="0"/>
            <w:tcW w:w="2245" w:type="dxa"/>
            <w:tcPrChange w:author="Mohammed Khateeb" w:date="2025-01-29T16:15:00Z" w16du:dateUtc="2025-01-29T12:15:00Z" w:id="407">
              <w:tcPr>
                <w:tcW w:w="4897" w:type="dxa"/>
                <w:gridSpan w:val="2"/>
              </w:tcPr>
            </w:tcPrChange>
          </w:tcPr>
          <w:p w:rsidR="00CF7AE1" w:rsidP="006E1BFC" w:rsidRDefault="00CF7AE1" w14:paraId="7E06E69E" w14:textId="6DE13EC1">
            <w:pPr>
              <w:cnfStyle w:val="001000100000" w:firstRow="0" w:lastRow="0" w:firstColumn="1" w:lastColumn="0" w:oddVBand="0" w:evenVBand="0" w:oddHBand="1" w:evenHBand="0" w:firstRowFirstColumn="0" w:firstRowLastColumn="0" w:lastRowFirstColumn="0" w:lastRowLastColumn="0"/>
              <w:rPr>
                <w:ins w:author="Mohammed Khateeb" w:date="2025-01-29T16:14:00Z" w16du:dateUtc="2025-01-29T12:14:00Z" w:id="408"/>
                <w:rFonts w:asciiTheme="majorHAnsi" w:hAnsiTheme="majorHAnsi"/>
                <w:b w:val="0"/>
                <w:bCs w:val="0"/>
                <w:color w:val="auto"/>
                <w:szCs w:val="18"/>
                <w:lang w:val="en-CA"/>
              </w:rPr>
            </w:pPr>
            <w:ins w:author="Mohammed Khateeb" w:date="2025-01-29T16:16:00Z" w16du:dateUtc="2025-01-29T12:16:00Z" w:id="409">
              <w:r w:rsidRPr="00804C9A">
                <w:rPr>
                  <w:rFonts w:asciiTheme="majorHAnsi" w:hAnsiTheme="majorHAnsi"/>
                  <w:color w:val="auto"/>
                  <w:szCs w:val="18"/>
                  <w:lang w:val="en-CA"/>
                </w:rPr>
                <w:t xml:space="preserve">Manager- IT Infrastructure and Security </w:t>
              </w:r>
            </w:ins>
          </w:p>
        </w:tc>
        <w:tc>
          <w:tcPr>
            <w:tcW w:w="7550" w:type="dxa"/>
            <w:tcPrChange w:author="Mohammed Khateeb" w:date="2025-01-29T16:15:00Z" w16du:dateUtc="2025-01-29T12:15:00Z" w:id="410">
              <w:tcPr>
                <w:tcW w:w="4898" w:type="dxa"/>
              </w:tcPr>
            </w:tcPrChange>
          </w:tcPr>
          <w:p w:rsidRPr="00CF7AE1" w:rsidR="00CF7AE1" w:rsidRDefault="00CF7AE1" w14:paraId="69CA45E7" w14:textId="50A57A18">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4:00Z" w16du:dateUtc="2025-01-29T12:14:00Z" w:id="411"/>
                <w:rPrChange w:author="Mohammed Khateeb" w:date="2025-01-29T16:17:00Z" w16du:dateUtc="2025-01-29T12:17:00Z" w:id="412">
                  <w:rPr>
                    <w:ins w:author="Mohammed Khateeb" w:date="2025-01-29T16:14:00Z" w16du:dateUtc="2025-01-29T12:14:00Z" w:id="413"/>
                    <w:lang w:val="en-CA"/>
                  </w:rPr>
                </w:rPrChange>
              </w:rPr>
              <w:pPrChange w:author="Mohammed Khateeb" w:date="2025-01-29T16:17:00Z" w16du:dateUtc="2025-01-29T12:17:00Z" w:id="414">
                <w:pPr>
                  <w:cnfStyle w:val="000000100000" w:firstRow="0" w:lastRow="0" w:firstColumn="0" w:lastColumn="0" w:oddVBand="0" w:evenVBand="0" w:oddHBand="1" w:evenHBand="0" w:firstRowFirstColumn="0" w:firstRowLastColumn="0" w:lastRowFirstColumn="0" w:lastRowLastColumn="0"/>
                </w:pPr>
              </w:pPrChange>
            </w:pPr>
            <w:ins w:author="Mohammed Khateeb" w:date="2025-01-29T16:16:00Z" w16du:dateUtc="2025-01-29T12:16:00Z" w:id="415">
              <w:r w:rsidRPr="00CF7AE1">
                <w:t>Ensure the enforcement, monitoring and period review of the Policy.</w:t>
              </w:r>
            </w:ins>
          </w:p>
        </w:tc>
      </w:tr>
      <w:tr w:rsidR="00CF7AE1" w:rsidTr="00CF7AE1" w14:paraId="610012F7" w14:textId="77777777">
        <w:trPr>
          <w:cnfStyle w:val="000000010000" w:firstRow="0" w:lastRow="0" w:firstColumn="0" w:lastColumn="0" w:oddVBand="0" w:evenVBand="0" w:oddHBand="0" w:evenHBand="1" w:firstRowFirstColumn="0" w:firstRowLastColumn="0" w:lastRowFirstColumn="0" w:lastRowLastColumn="0"/>
          <w:ins w:author="Mohammed Khateeb" w:date="2025-01-29T16:14:00Z" w:id="416"/>
        </w:trPr>
        <w:tc>
          <w:tcPr>
            <w:cnfStyle w:val="001000000000" w:firstRow="0" w:lastRow="0" w:firstColumn="1" w:lastColumn="0" w:oddVBand="0" w:evenVBand="0" w:oddHBand="0" w:evenHBand="0" w:firstRowFirstColumn="0" w:firstRowLastColumn="0" w:lastRowFirstColumn="0" w:lastRowLastColumn="0"/>
            <w:tcW w:w="2245" w:type="dxa"/>
            <w:tcPrChange w:author="Mohammed Khateeb" w:date="2025-01-29T16:15:00Z" w16du:dateUtc="2025-01-29T12:15:00Z" w:id="417">
              <w:tcPr>
                <w:tcW w:w="4897" w:type="dxa"/>
                <w:gridSpan w:val="2"/>
              </w:tcPr>
            </w:tcPrChange>
          </w:tcPr>
          <w:p w:rsidR="00CF7AE1" w:rsidP="006E1BFC" w:rsidRDefault="00CF7AE1" w14:paraId="685A3A8F" w14:textId="1D986D6E">
            <w:pPr>
              <w:cnfStyle w:val="001000010000" w:firstRow="0" w:lastRow="0" w:firstColumn="1" w:lastColumn="0" w:oddVBand="0" w:evenVBand="0" w:oddHBand="0" w:evenHBand="1" w:firstRowFirstColumn="0" w:firstRowLastColumn="0" w:lastRowFirstColumn="0" w:lastRowLastColumn="0"/>
              <w:rPr>
                <w:ins w:author="Mohammed Khateeb" w:date="2025-01-29T16:14:00Z" w16du:dateUtc="2025-01-29T12:14:00Z" w:id="418"/>
                <w:rFonts w:asciiTheme="majorHAnsi" w:hAnsiTheme="majorHAnsi"/>
                <w:b w:val="0"/>
                <w:bCs w:val="0"/>
                <w:color w:val="auto"/>
                <w:szCs w:val="18"/>
                <w:lang w:val="en-CA"/>
              </w:rPr>
            </w:pPr>
            <w:ins w:author="Mohammed Khateeb" w:date="2025-01-29T16:17:00Z" w16du:dateUtc="2025-01-29T12:17:00Z" w:id="419">
              <w:r w:rsidRPr="00804C9A">
                <w:rPr>
                  <w:rFonts w:asciiTheme="majorHAnsi" w:hAnsiTheme="majorHAnsi"/>
                  <w:color w:val="auto"/>
                  <w:szCs w:val="18"/>
                  <w:lang w:val="en-CA"/>
                </w:rPr>
                <w:t xml:space="preserve">Administrators </w:t>
              </w:r>
            </w:ins>
          </w:p>
        </w:tc>
        <w:tc>
          <w:tcPr>
            <w:tcW w:w="7550" w:type="dxa"/>
            <w:tcPrChange w:author="Mohammed Khateeb" w:date="2025-01-29T16:15:00Z" w16du:dateUtc="2025-01-29T12:15:00Z" w:id="420">
              <w:tcPr>
                <w:tcW w:w="4898" w:type="dxa"/>
              </w:tcPr>
            </w:tcPrChange>
          </w:tcPr>
          <w:p w:rsidRPr="00CF7AE1" w:rsidR="00CF7AE1" w:rsidP="00CF7AE1" w:rsidRDefault="00CF7AE1" w14:paraId="22CDAC78" w14:textId="77777777">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author="Mohammed Khateeb" w:date="2025-01-29T16:17:00Z" w16du:dateUtc="2025-01-29T12:17:00Z" w:id="421"/>
              </w:rPr>
            </w:pPr>
            <w:ins w:author="Mohammed Khateeb" w:date="2025-01-29T16:17:00Z" w16du:dateUtc="2025-01-29T12:17:00Z" w:id="423">
              <w:r w:rsidRPr="00CF7AE1">
                <w:t>Ensure the configuring of applications, infrastructure, database and servers across all verticals of IT systems.</w:t>
              </w:r>
            </w:ins>
          </w:p>
          <w:p w:rsidRPr="00CF7AE1" w:rsidR="00CF7AE1" w:rsidDel="00CF7AE1" w:rsidP="00CF7AE1" w:rsidRDefault="00CF7AE1" w14:paraId="475E3CE7" w14:textId="77777777">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del w:author="Mohammed Khateeb" w:date="2025-01-29T16:17:00Z" w16du:dateUtc="2025-01-29T12:17:00Z" w:id="424"/>
                <w:ins w:author="Mohammed Khateeb" w:date="2025-01-29T16:17:00Z" w16du:dateUtc="2025-01-29T12:17:00Z" w:id="425"/>
              </w:rPr>
            </w:pPr>
            <w:ins w:author="Mohammed Khateeb" w:date="2025-01-29T16:17:00Z" w16du:dateUtc="2025-01-29T12:17:00Z" w:id="426">
              <w:r w:rsidRPr="00CF7AE1">
                <w:t>Ensure the generating of security monitoring reports for further reviews as per the Policy.</w:t>
              </w:r>
            </w:ins>
          </w:p>
          <w:p w:rsidRPr="00CF7AE1" w:rsidR="00CF7AE1" w:rsidRDefault="00CF7AE1" w14:paraId="68856852" w14:textId="77777777">
            <w:pPr>
              <w:pStyle w:val="ListParagraphBulleted"/>
              <w:numPr>
                <w:ilvl w:val="1"/>
                <w:numId w:val="7"/>
              </w:numPr>
              <w:ind w:left="540"/>
              <w:cnfStyle w:val="000000010000" w:firstRow="0" w:lastRow="0" w:firstColumn="0" w:lastColumn="0" w:oddVBand="0" w:evenVBand="0" w:oddHBand="0" w:evenHBand="1" w:firstRowFirstColumn="0" w:firstRowLastColumn="0" w:lastRowFirstColumn="0" w:lastRowLastColumn="0"/>
              <w:rPr>
                <w:ins w:author="Mohammed Khateeb" w:date="2025-01-29T16:14:00Z" w16du:dateUtc="2025-01-29T12:14:00Z" w:id="427"/>
                <w:rFonts w:asciiTheme="majorHAnsi" w:hAnsiTheme="majorHAnsi"/>
                <w:color w:val="auto"/>
                <w:szCs w:val="18"/>
                <w:lang w:val="en-CA"/>
                <w:rPrChange w:author="Mohammed Khateeb" w:date="2025-01-29T16:17:00Z" w16du:dateUtc="2025-01-29T12:17:00Z" w:id="428">
                  <w:rPr>
                    <w:ins w:author="Mohammed Khateeb" w:date="2025-01-29T16:14:00Z" w16du:dateUtc="2025-01-29T12:14:00Z" w:id="429"/>
                    <w:lang w:val="en-CA"/>
                  </w:rPr>
                </w:rPrChange>
              </w:rPr>
              <w:pPrChange w:author="Mohammed Khateeb" w:date="2025-01-29T16:17:00Z" w16du:dateUtc="2025-01-29T12:17:00Z" w:id="430">
                <w:pPr>
                  <w:cnfStyle w:val="000000010000" w:firstRow="0" w:lastRow="0" w:firstColumn="0" w:lastColumn="0" w:oddVBand="0" w:evenVBand="0" w:oddHBand="0" w:evenHBand="1" w:firstRowFirstColumn="0" w:firstRowLastColumn="0" w:lastRowFirstColumn="0" w:lastRowLastColumn="0"/>
                </w:pPr>
              </w:pPrChange>
            </w:pPr>
          </w:p>
        </w:tc>
      </w:tr>
      <w:tr w:rsidR="00CF7AE1" w:rsidTr="00CF7AE1" w14:paraId="30761833" w14:textId="77777777">
        <w:trPr>
          <w:cnfStyle w:val="000000100000" w:firstRow="0" w:lastRow="0" w:firstColumn="0" w:lastColumn="0" w:oddVBand="0" w:evenVBand="0" w:oddHBand="1" w:evenHBand="0" w:firstRowFirstColumn="0" w:firstRowLastColumn="0" w:lastRowFirstColumn="0" w:lastRowLastColumn="0"/>
          <w:ins w:author="Mohammed Khateeb" w:date="2025-01-29T16:14:00Z" w:id="431"/>
        </w:trPr>
        <w:tc>
          <w:tcPr>
            <w:cnfStyle w:val="001000000000" w:firstRow="0" w:lastRow="0" w:firstColumn="1" w:lastColumn="0" w:oddVBand="0" w:evenVBand="0" w:oddHBand="0" w:evenHBand="0" w:firstRowFirstColumn="0" w:firstRowLastColumn="0" w:lastRowFirstColumn="0" w:lastRowLastColumn="0"/>
            <w:tcW w:w="2245" w:type="dxa"/>
            <w:tcPrChange w:author="Mohammed Khateeb" w:date="2025-01-29T16:15:00Z" w16du:dateUtc="2025-01-29T12:15:00Z" w:id="432">
              <w:tcPr>
                <w:tcW w:w="4897" w:type="dxa"/>
                <w:gridSpan w:val="2"/>
              </w:tcPr>
            </w:tcPrChange>
          </w:tcPr>
          <w:p w:rsidR="00CF7AE1" w:rsidP="006E1BFC" w:rsidRDefault="00CF7AE1" w14:paraId="5AE46D43" w14:textId="3E445B65">
            <w:pPr>
              <w:cnfStyle w:val="001000100000" w:firstRow="0" w:lastRow="0" w:firstColumn="1" w:lastColumn="0" w:oddVBand="0" w:evenVBand="0" w:oddHBand="1" w:evenHBand="0" w:firstRowFirstColumn="0" w:firstRowLastColumn="0" w:lastRowFirstColumn="0" w:lastRowLastColumn="0"/>
              <w:rPr>
                <w:ins w:author="Mohammed Khateeb" w:date="2025-01-29T16:14:00Z" w16du:dateUtc="2025-01-29T12:14:00Z" w:id="433"/>
                <w:rFonts w:asciiTheme="majorHAnsi" w:hAnsiTheme="majorHAnsi"/>
                <w:b w:val="0"/>
                <w:bCs w:val="0"/>
                <w:color w:val="auto"/>
                <w:szCs w:val="18"/>
                <w:lang w:val="en-CA"/>
              </w:rPr>
            </w:pPr>
            <w:ins w:author="Mohammed Khateeb" w:date="2025-01-29T16:17:00Z" w16du:dateUtc="2025-01-29T12:17:00Z" w:id="434">
              <w:r w:rsidRPr="00804C9A">
                <w:rPr>
                  <w:rFonts w:asciiTheme="majorHAnsi" w:hAnsiTheme="majorHAnsi"/>
                  <w:color w:val="auto"/>
                  <w:szCs w:val="18"/>
                  <w:lang w:val="en-CA"/>
                </w:rPr>
                <w:t>Legal</w:t>
              </w:r>
            </w:ins>
          </w:p>
        </w:tc>
        <w:tc>
          <w:tcPr>
            <w:tcW w:w="7550" w:type="dxa"/>
            <w:tcPrChange w:author="Mohammed Khateeb" w:date="2025-01-29T16:15:00Z" w16du:dateUtc="2025-01-29T12:15:00Z" w:id="435">
              <w:tcPr>
                <w:tcW w:w="4898" w:type="dxa"/>
              </w:tcPr>
            </w:tcPrChange>
          </w:tcPr>
          <w:p w:rsidRPr="009D4436" w:rsidR="00CF7AE1" w:rsidP="00CF7AE1" w:rsidRDefault="00CF7AE1" w14:paraId="0EB68022"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7:00Z" w16du:dateUtc="2025-01-29T12:17:00Z" w:id="436"/>
              </w:rPr>
            </w:pPr>
            <w:ins w:author="Mohammed Khateeb" w:date="2025-01-29T16:17:00Z" w16du:dateUtc="2025-01-29T12:17:00Z" w:id="437">
              <w:r w:rsidRPr="009D4436">
                <w:t>Identify all relevant and applicable laws and regulations to &lt;CLIENT&gt; and communicate to the respective parties.</w:t>
              </w:r>
            </w:ins>
          </w:p>
          <w:p w:rsidRPr="009D4436" w:rsidR="00CF7AE1" w:rsidP="00CF7AE1" w:rsidRDefault="00CF7AE1" w14:paraId="0A5E6335"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7:00Z" w16du:dateUtc="2025-01-29T12:17:00Z" w:id="438"/>
              </w:rPr>
            </w:pPr>
            <w:ins w:author="Mohammed Khateeb" w:date="2025-01-29T16:17:00Z" w16du:dateUtc="2025-01-29T12:17:00Z" w:id="439">
              <w:r w:rsidRPr="009D4436">
                <w:t>Define standard legal clauses and terms for the contract/agreement to be signed with external parties, employment contracts, confidentiality, and Non-Disclosure Agreements (NDAs).</w:t>
              </w:r>
            </w:ins>
          </w:p>
          <w:p w:rsidRPr="009D4436" w:rsidR="00CF7AE1" w:rsidP="00CF7AE1" w:rsidRDefault="00CF7AE1" w14:paraId="6210AD56" w14:textId="77777777">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7:00Z" w16du:dateUtc="2025-01-29T12:17:00Z" w:id="440"/>
              </w:rPr>
            </w:pPr>
            <w:ins w:author="Mohammed Khateeb" w:date="2025-01-29T16:17:00Z" w16du:dateUtc="2025-01-29T12:17:00Z" w:id="441">
              <w:r w:rsidRPr="009D4436">
                <w:t>Liaise with IS Team to define and review Information Security</w:t>
              </w:r>
              <w:r w:rsidRPr="00637C84">
                <w:t xml:space="preserve"> </w:t>
              </w:r>
              <w:r>
                <w:t>and Data Protection</w:t>
              </w:r>
              <w:r w:rsidRPr="009D4436">
                <w:t xml:space="preserve"> clauses in third-party contracts/agreements, employment contracts, confidentiality, and Non-Disclosure Agreements (NDAs).</w:t>
              </w:r>
            </w:ins>
          </w:p>
          <w:p w:rsidRPr="00CF7AE1" w:rsidR="00CF7AE1" w:rsidRDefault="00CF7AE1" w14:paraId="084093E3" w14:textId="37BF844C">
            <w:pPr>
              <w:pStyle w:val="ListParagraphBulleted"/>
              <w:numPr>
                <w:ilvl w:val="1"/>
                <w:numId w:val="7"/>
              </w:numPr>
              <w:ind w:left="540"/>
              <w:cnfStyle w:val="000000100000" w:firstRow="0" w:lastRow="0" w:firstColumn="0" w:lastColumn="0" w:oddVBand="0" w:evenVBand="0" w:oddHBand="1" w:evenHBand="0" w:firstRowFirstColumn="0" w:firstRowLastColumn="0" w:lastRowFirstColumn="0" w:lastRowLastColumn="0"/>
              <w:rPr>
                <w:ins w:author="Mohammed Khateeb" w:date="2025-01-29T16:14:00Z" w16du:dateUtc="2025-01-29T12:14:00Z" w:id="442"/>
                <w:rPrChange w:author="Mohammed Khateeb" w:date="2025-01-29T16:17:00Z" w16du:dateUtc="2025-01-29T12:17:00Z" w:id="443">
                  <w:rPr>
                    <w:ins w:author="Mohammed Khateeb" w:date="2025-01-29T16:14:00Z" w16du:dateUtc="2025-01-29T12:14:00Z" w:id="444"/>
                    <w:lang w:val="en-CA"/>
                  </w:rPr>
                </w:rPrChange>
              </w:rPr>
              <w:pPrChange w:author="Mohammed Khateeb" w:date="2025-01-29T16:17:00Z" w16du:dateUtc="2025-01-29T12:17:00Z" w:id="445">
                <w:pPr>
                  <w:cnfStyle w:val="000000100000" w:firstRow="0" w:lastRow="0" w:firstColumn="0" w:lastColumn="0" w:oddVBand="0" w:evenVBand="0" w:oddHBand="1" w:evenHBand="0" w:firstRowFirstColumn="0" w:firstRowLastColumn="0" w:lastRowFirstColumn="0" w:lastRowLastColumn="0"/>
                </w:pPr>
              </w:pPrChange>
            </w:pPr>
            <w:ins w:author="Mohammed Khateeb" w:date="2025-01-29T16:17:00Z" w16du:dateUtc="2025-01-29T12:17:00Z" w:id="446">
              <w:r w:rsidRPr="009D4436">
                <w:t>Review third-party vendor, clients, and partner contracts and involve IS Team in the review of clauses concerning Information Security and Data Protection responsibilities.</w:t>
              </w:r>
            </w:ins>
          </w:p>
        </w:tc>
      </w:tr>
    </w:tbl>
    <w:p w:rsidR="006E1BFC" w:rsidDel="00CF7AE1" w:rsidRDefault="006E1BFC" w14:paraId="3C3DDE2E" w14:textId="5648E20A">
      <w:pPr>
        <w:rPr>
          <w:del w:author="Mohammed Khateeb" w:date="2025-01-29T16:15:00Z" w16du:dateUtc="2025-01-29T12:15:00Z" w:id="447"/>
          <w:rFonts w:asciiTheme="majorHAnsi" w:hAnsiTheme="majorHAnsi"/>
          <w:b/>
          <w:bCs/>
          <w:color w:val="auto"/>
          <w:szCs w:val="18"/>
          <w:lang w:val="en-CA"/>
        </w:rPr>
      </w:pPr>
      <w:del w:author="Mohammed Khateeb" w:date="2025-01-29T16:15:00Z" w16du:dateUtc="2025-01-29T12:15:00Z" w:id="449">
        <w:r w:rsidRPr="002826DC" w:rsidDel="00CF7AE1">
          <w:rPr>
            <w:rFonts w:asciiTheme="majorHAnsi" w:hAnsiTheme="majorHAnsi"/>
            <w:b/>
            <w:bCs/>
            <w:color w:val="auto"/>
            <w:szCs w:val="18"/>
            <w:lang w:val="en-CA"/>
          </w:rPr>
          <w:delText>IS (Information Security) Team</w:delText>
        </w:r>
      </w:del>
    </w:p>
    <w:p w:rsidRPr="00804C9A" w:rsidR="006E1BFC" w:rsidDel="00CF7AE1" w:rsidRDefault="006E1BFC" w14:paraId="2C816BBF" w14:textId="23A9B67E">
      <w:pPr>
        <w:pStyle w:val="ListParagraphBulleted"/>
        <w:rPr>
          <w:del w:author="Mohammed Khateeb" w:date="2025-01-29T16:15:00Z" w16du:dateUtc="2025-01-29T12:15:00Z" w:id="450"/>
          <w:rPrChange w:author="Mohammed Khateeb" w:date="2025-01-29T14:08:00Z" w16du:dateUtc="2025-01-29T10:08:00Z" w:id="451">
            <w:rPr>
              <w:del w:author="Mohammed Khateeb" w:date="2025-01-29T16:15:00Z" w16du:dateUtc="2025-01-29T12:15:00Z" w:id="452"/>
              <w:lang w:val="en-CA"/>
            </w:rPr>
          </w:rPrChange>
        </w:rPr>
      </w:pPr>
      <w:del w:author="Mohammed Khateeb" w:date="2025-01-29T16:15:00Z" w16du:dateUtc="2025-01-29T12:15:00Z" w:id="454">
        <w:r w:rsidRPr="00804C9A" w:rsidDel="00CF7AE1">
          <w:rPr>
            <w:rPrChange w:author="Mohammed Khateeb" w:date="2025-01-29T14:08:00Z" w16du:dateUtc="2025-01-29T10:08:00Z" w:id="455">
              <w:rPr>
                <w:lang w:val="en-CA"/>
              </w:rPr>
            </w:rPrChange>
          </w:rPr>
          <w:delText>Act as an enabler for business.</w:delText>
        </w:r>
      </w:del>
    </w:p>
    <w:p w:rsidRPr="00804C9A" w:rsidR="006E1BFC" w:rsidDel="00CF7AE1" w:rsidRDefault="006E1BFC" w14:paraId="7C0F3A7A" w14:textId="44B41372">
      <w:pPr>
        <w:pStyle w:val="ListParagraphBulleted"/>
        <w:rPr>
          <w:del w:author="Mohammed Khateeb" w:date="2025-01-29T16:15:00Z" w16du:dateUtc="2025-01-29T12:15:00Z" w:id="456"/>
          <w:rPrChange w:author="Mohammed Khateeb" w:date="2025-01-29T14:08:00Z" w16du:dateUtc="2025-01-29T10:08:00Z" w:id="457">
            <w:rPr>
              <w:del w:author="Mohammed Khateeb" w:date="2025-01-29T16:15:00Z" w16du:dateUtc="2025-01-29T12:15:00Z" w:id="458"/>
              <w:lang w:val="en-CA"/>
            </w:rPr>
          </w:rPrChange>
        </w:rPr>
      </w:pPr>
      <w:del w:author="Mohammed Khateeb" w:date="2025-01-29T16:15:00Z" w16du:dateUtc="2025-01-29T12:15:00Z" w:id="459">
        <w:r w:rsidRPr="00804C9A" w:rsidDel="00CF7AE1">
          <w:rPr>
            <w:rPrChange w:author="Mohammed Khateeb" w:date="2025-01-29T14:08:00Z" w16du:dateUtc="2025-01-29T10:08:00Z" w:id="460">
              <w:rPr>
                <w:lang w:val="en-CA"/>
              </w:rPr>
            </w:rPrChange>
          </w:rPr>
          <w:delText xml:space="preserve">Develop and enforce Logging and Monitoring </w:delText>
        </w:r>
        <w:r w:rsidRPr="00804C9A" w:rsidDel="00CF7AE1" w:rsidR="00A02831">
          <w:rPr>
            <w:rPrChange w:author="Mohammed Khateeb" w:date="2025-01-29T14:08:00Z" w16du:dateUtc="2025-01-29T10:08:00Z" w:id="461">
              <w:rPr>
                <w:lang w:val="en-CA"/>
              </w:rPr>
            </w:rPrChange>
          </w:rPr>
          <w:delText>P</w:delText>
        </w:r>
        <w:r w:rsidRPr="00804C9A" w:rsidDel="00CF7AE1">
          <w:rPr>
            <w:rPrChange w:author="Mohammed Khateeb" w:date="2025-01-29T14:08:00Z" w16du:dateUtc="2025-01-29T10:08:00Z" w:id="462">
              <w:rPr>
                <w:lang w:val="en-CA"/>
              </w:rPr>
            </w:rPrChange>
          </w:rPr>
          <w:delText>olicy.</w:delText>
        </w:r>
      </w:del>
    </w:p>
    <w:p w:rsidRPr="00804C9A" w:rsidR="00A02831" w:rsidDel="00CF7AE1" w:rsidRDefault="00A02831" w14:paraId="1F0581AA" w14:textId="76B7CED6">
      <w:pPr>
        <w:pStyle w:val="ListParagraphBulleted"/>
        <w:rPr>
          <w:del w:author="Mohammed Khateeb" w:date="2025-01-29T16:15:00Z" w16du:dateUtc="2025-01-29T12:15:00Z" w:id="463"/>
          <w:rPrChange w:author="Mohammed Khateeb" w:date="2025-01-29T14:08:00Z" w16du:dateUtc="2025-01-29T10:08:00Z" w:id="464">
            <w:rPr>
              <w:del w:author="Mohammed Khateeb" w:date="2025-01-29T16:15:00Z" w16du:dateUtc="2025-01-29T12:15:00Z" w:id="465"/>
              <w:lang w:val="en-CA"/>
            </w:rPr>
          </w:rPrChange>
        </w:rPr>
      </w:pPr>
      <w:del w:author="Mohammed Khateeb" w:date="2025-01-29T16:15:00Z" w16du:dateUtc="2025-01-29T12:15:00Z" w:id="466">
        <w:r w:rsidRPr="00804C9A" w:rsidDel="00CF7AE1">
          <w:rPr>
            <w:rPrChange w:author="Mohammed Khateeb" w:date="2025-01-29T14:08:00Z" w16du:dateUtc="2025-01-29T10:08:00Z" w:id="467">
              <w:rPr>
                <w:lang w:val="en-CA"/>
              </w:rPr>
            </w:rPrChange>
          </w:rPr>
          <w:delText>Ensure periodic reviews of security logs as defined under this Policy.</w:delText>
        </w:r>
      </w:del>
    </w:p>
    <w:p w:rsidRPr="00804C9A" w:rsidR="006E1BFC" w:rsidDel="00CF7AE1" w:rsidRDefault="006E1BFC" w14:paraId="11DFC42F" w14:textId="62CA2835">
      <w:pPr>
        <w:pStyle w:val="ListParagraphBulleted"/>
        <w:rPr>
          <w:del w:author="Mohammed Khateeb" w:date="2025-01-29T16:15:00Z" w16du:dateUtc="2025-01-29T12:15:00Z" w:id="468"/>
          <w:rPrChange w:author="Mohammed Khateeb" w:date="2025-01-29T14:08:00Z" w16du:dateUtc="2025-01-29T10:08:00Z" w:id="469">
            <w:rPr>
              <w:del w:author="Mohammed Khateeb" w:date="2025-01-29T16:15:00Z" w16du:dateUtc="2025-01-29T12:15:00Z" w:id="470"/>
              <w:lang w:val="en-CA"/>
            </w:rPr>
          </w:rPrChange>
        </w:rPr>
      </w:pPr>
      <w:del w:author="Mohammed Khateeb" w:date="2025-01-29T16:15:00Z" w16du:dateUtc="2025-01-29T12:15:00Z" w:id="471">
        <w:r w:rsidRPr="00804C9A" w:rsidDel="00CF7AE1">
          <w:rPr>
            <w:rPrChange w:author="Mohammed Khateeb" w:date="2025-01-29T14:08:00Z" w16du:dateUtc="2025-01-29T10:08:00Z" w:id="472">
              <w:rPr>
                <w:lang w:val="en-CA"/>
              </w:rPr>
            </w:rPrChange>
          </w:rPr>
          <w:delText>Establish processes to identify relevant federal and regulatory requirements and align with procurement to identify contractual obligations for compliance.</w:delText>
        </w:r>
      </w:del>
    </w:p>
    <w:p w:rsidRPr="00804C9A" w:rsidR="006E1BFC" w:rsidDel="00CF7AE1" w:rsidRDefault="006E1BFC" w14:paraId="5075F852" w14:textId="2FDF12F2">
      <w:pPr>
        <w:pStyle w:val="ListParagraphBulleted"/>
        <w:rPr>
          <w:del w:author="Mohammed Khateeb" w:date="2025-01-29T16:15:00Z" w16du:dateUtc="2025-01-29T12:15:00Z" w:id="473"/>
          <w:rPrChange w:author="Mohammed Khateeb" w:date="2025-01-29T14:08:00Z" w16du:dateUtc="2025-01-29T10:08:00Z" w:id="474">
            <w:rPr>
              <w:del w:author="Mohammed Khateeb" w:date="2025-01-29T16:15:00Z" w16du:dateUtc="2025-01-29T12:15:00Z" w:id="475"/>
              <w:lang w:val="en-CA"/>
            </w:rPr>
          </w:rPrChange>
        </w:rPr>
      </w:pPr>
      <w:del w:author="Mohammed Khateeb" w:date="2025-01-29T16:15:00Z" w16du:dateUtc="2025-01-29T12:15:00Z" w:id="476">
        <w:r w:rsidRPr="00804C9A" w:rsidDel="00CF7AE1">
          <w:rPr>
            <w:rPrChange w:author="Mohammed Khateeb" w:date="2025-01-29T14:08:00Z" w16du:dateUtc="2025-01-29T10:08:00Z" w:id="477">
              <w:rPr>
                <w:lang w:val="en-CA"/>
              </w:rPr>
            </w:rPrChange>
          </w:rPr>
          <w:delText>Manage initiatives and projects related to Information Security and Data Protection.</w:delText>
        </w:r>
      </w:del>
    </w:p>
    <w:p w:rsidRPr="00804C9A" w:rsidR="006E1BFC" w:rsidDel="00CF7AE1" w:rsidRDefault="006E1BFC" w14:paraId="58C432EF" w14:textId="15BAF104">
      <w:pPr>
        <w:pStyle w:val="ListParagraphBulleted"/>
        <w:rPr>
          <w:del w:author="Mohammed Khateeb" w:date="2025-01-29T16:15:00Z" w16du:dateUtc="2025-01-29T12:15:00Z" w:id="478"/>
          <w:rPrChange w:author="Mohammed Khateeb" w:date="2025-01-29T14:08:00Z" w16du:dateUtc="2025-01-29T10:08:00Z" w:id="479">
            <w:rPr>
              <w:del w:author="Mohammed Khateeb" w:date="2025-01-29T16:15:00Z" w16du:dateUtc="2025-01-29T12:15:00Z" w:id="480"/>
              <w:lang w:val="en-CA"/>
            </w:rPr>
          </w:rPrChange>
        </w:rPr>
      </w:pPr>
      <w:del w:author="Mohammed Khateeb" w:date="2025-01-29T16:15:00Z" w16du:dateUtc="2025-01-29T12:15:00Z" w:id="481">
        <w:r w:rsidRPr="00804C9A" w:rsidDel="00CF7AE1">
          <w:rPr>
            <w:rPrChange w:author="Mohammed Khateeb" w:date="2025-01-29T14:08:00Z" w16du:dateUtc="2025-01-29T10:08:00Z" w:id="482">
              <w:rPr>
                <w:lang w:val="en-CA"/>
              </w:rPr>
            </w:rPrChange>
          </w:rPr>
          <w:delText>Establish Risk Management Framework and develop risk assessment strategies and options, and risk treatment plans.</w:delText>
        </w:r>
      </w:del>
    </w:p>
    <w:p w:rsidRPr="00804C9A" w:rsidR="006E1BFC" w:rsidDel="00CF7AE1" w:rsidRDefault="006E1BFC" w14:paraId="79E2F029" w14:textId="4B910AAB">
      <w:pPr>
        <w:pStyle w:val="ListParagraphBulleted"/>
        <w:rPr>
          <w:del w:author="Mohammed Khateeb" w:date="2025-01-29T16:15:00Z" w16du:dateUtc="2025-01-29T12:15:00Z" w:id="483"/>
          <w:rPrChange w:author="Mohammed Khateeb" w:date="2025-01-29T14:08:00Z" w16du:dateUtc="2025-01-29T10:08:00Z" w:id="484">
            <w:rPr>
              <w:del w:author="Mohammed Khateeb" w:date="2025-01-29T16:15:00Z" w16du:dateUtc="2025-01-29T12:15:00Z" w:id="485"/>
              <w:lang w:val="en-CA"/>
            </w:rPr>
          </w:rPrChange>
        </w:rPr>
      </w:pPr>
      <w:del w:author="Mohammed Khateeb" w:date="2025-01-29T16:15:00Z" w16du:dateUtc="2025-01-29T12:15:00Z" w:id="486">
        <w:r w:rsidRPr="00804C9A" w:rsidDel="00CF7AE1">
          <w:rPr>
            <w:rPrChange w:author="Mohammed Khateeb" w:date="2025-01-29T14:08:00Z" w16du:dateUtc="2025-01-29T10:08:00Z" w:id="487">
              <w:rPr>
                <w:lang w:val="en-CA"/>
              </w:rPr>
            </w:rPrChange>
          </w:rPr>
          <w:delText>Conduct third-party information security and data protection risk and compliance assessments and track risk mitigation.</w:delText>
        </w:r>
      </w:del>
    </w:p>
    <w:p w:rsidRPr="00804C9A" w:rsidR="006E1BFC" w:rsidDel="00CF7AE1" w:rsidRDefault="006E1BFC" w14:paraId="12243FF8" w14:textId="0B311764">
      <w:pPr>
        <w:pStyle w:val="ListParagraphBulleted"/>
        <w:rPr>
          <w:del w:author="Mohammed Khateeb" w:date="2025-01-29T16:15:00Z" w16du:dateUtc="2025-01-29T12:15:00Z" w:id="488"/>
          <w:rPrChange w:author="Mohammed Khateeb" w:date="2025-01-29T14:08:00Z" w16du:dateUtc="2025-01-29T10:08:00Z" w:id="489">
            <w:rPr>
              <w:del w:author="Mohammed Khateeb" w:date="2025-01-29T16:15:00Z" w16du:dateUtc="2025-01-29T12:15:00Z" w:id="490"/>
              <w:lang w:val="en-CA"/>
            </w:rPr>
          </w:rPrChange>
        </w:rPr>
      </w:pPr>
      <w:del w:author="Mohammed Khateeb" w:date="2025-01-29T16:15:00Z" w16du:dateUtc="2025-01-29T12:15:00Z" w:id="491">
        <w:r w:rsidRPr="00804C9A" w:rsidDel="00CF7AE1">
          <w:rPr>
            <w:rPrChange w:author="Mohammed Khateeb" w:date="2025-01-29T14:08:00Z" w16du:dateUtc="2025-01-29T10:08:00Z" w:id="492">
              <w:rPr>
                <w:lang w:val="en-CA"/>
              </w:rPr>
            </w:rPrChange>
          </w:rPr>
          <w:delText>Conduct periodic internal audits based on requirements of ISO 27001, ISO27701 and ISO 20000 standards.</w:delText>
        </w:r>
      </w:del>
    </w:p>
    <w:p w:rsidRPr="00804C9A" w:rsidR="006E1BFC" w:rsidDel="00CF7AE1" w:rsidRDefault="006E1BFC" w14:paraId="13B6D64D" w14:textId="40F98FAA">
      <w:pPr>
        <w:pStyle w:val="ListParagraphBulleted"/>
        <w:rPr>
          <w:del w:author="Mohammed Khateeb" w:date="2025-01-29T16:15:00Z" w16du:dateUtc="2025-01-29T12:15:00Z" w:id="493"/>
          <w:rPrChange w:author="Mohammed Khateeb" w:date="2025-01-29T14:08:00Z" w16du:dateUtc="2025-01-29T10:08:00Z" w:id="494">
            <w:rPr>
              <w:del w:author="Mohammed Khateeb" w:date="2025-01-29T16:15:00Z" w16du:dateUtc="2025-01-29T12:15:00Z" w:id="495"/>
              <w:lang w:val="en-CA"/>
            </w:rPr>
          </w:rPrChange>
        </w:rPr>
      </w:pPr>
      <w:del w:author="Mohammed Khateeb" w:date="2025-01-29T16:15:00Z" w16du:dateUtc="2025-01-29T12:15:00Z" w:id="496">
        <w:r w:rsidRPr="00804C9A" w:rsidDel="00CF7AE1">
          <w:rPr>
            <w:rPrChange w:author="Mohammed Khateeb" w:date="2025-01-29T14:08:00Z" w16du:dateUtc="2025-01-29T10:08:00Z" w:id="497">
              <w:rPr>
                <w:lang w:val="en-CA"/>
              </w:rPr>
            </w:rPrChange>
          </w:rPr>
          <w:delText>Conduct periodic technical security assessments and vulnerability assessments.</w:delText>
        </w:r>
      </w:del>
    </w:p>
    <w:p w:rsidRPr="00804C9A" w:rsidR="006E1BFC" w:rsidDel="00804C9A" w:rsidRDefault="006E1BFC" w14:paraId="68480D34" w14:textId="41093836">
      <w:pPr>
        <w:pStyle w:val="ListParagraphBulleted"/>
        <w:rPr>
          <w:del w:author="Mohammed Khateeb" w:date="2025-01-29T16:15:00Z" w16du:dateUtc="2025-01-29T12:15:00Z" w:id="498"/>
          <w:rPrChange w:author="Mohammed Khateeb" w:date="2025-01-29T14:08:00Z" w16du:dateUtc="2025-01-29T10:08:00Z" w:id="499">
            <w:rPr>
              <w:del w:author="Mohammed Khateeb" w:date="2025-01-29T16:15:00Z" w16du:dateUtc="2025-01-29T12:15:00Z" w:id="500"/>
              <w:lang w:val="en-CA"/>
            </w:rPr>
          </w:rPrChange>
        </w:rPr>
      </w:pPr>
      <w:del w:author="Mohammed Khateeb" w:date="2025-01-29T16:15:00Z" w16du:dateUtc="2025-01-29T12:15:00Z" w:id="501">
        <w:r w:rsidRPr="00804C9A" w:rsidDel="00CF7AE1">
          <w:rPr>
            <w:rPrChange w:author="Mohammed Khateeb" w:date="2025-01-29T14:08:00Z" w16du:dateUtc="2025-01-29T10:08:00Z" w:id="502">
              <w:rPr>
                <w:lang w:val="en-CA"/>
              </w:rPr>
            </w:rPrChange>
          </w:rPr>
          <w:delText>Develop, implement and operate Information Security Incident Management policies and plans.</w:delText>
        </w:r>
      </w:del>
    </w:p>
    <w:p w:rsidRPr="00804C9A" w:rsidR="006E1BFC" w:rsidDel="00CF7AE1" w:rsidRDefault="006E1BFC" w14:paraId="4B26A44F" w14:textId="06DA7830">
      <w:pPr>
        <w:pStyle w:val="ListParagraphBulleted"/>
        <w:rPr>
          <w:del w:author="Mohammed Khateeb" w:date="2025-01-29T16:17:00Z" w16du:dateUtc="2025-01-29T12:17:00Z" w:id="503"/>
          <w:rPrChange w:author="Mohammed Khateeb" w:date="2025-01-29T14:08:00Z" w16du:dateUtc="2025-01-29T10:08:00Z" w:id="504">
            <w:rPr>
              <w:del w:author="Mohammed Khateeb" w:date="2025-01-29T16:17:00Z" w16du:dateUtc="2025-01-29T12:17:00Z" w:id="505"/>
              <w:rFonts w:asciiTheme="majorHAnsi" w:hAnsiTheme="majorHAnsi"/>
              <w:b/>
              <w:bCs/>
              <w:color w:val="auto"/>
              <w:szCs w:val="18"/>
              <w:lang w:val="en-CA"/>
            </w:rPr>
          </w:rPrChange>
        </w:rPr>
        <w:pPrChange w:author="Mohammed Khateeb" w:date="2025-01-29T16:17:00Z" w16du:dateUtc="2025-01-29T12:17:00Z" w:id="506">
          <w:pPr>
            <w:jc w:val="both"/>
          </w:pPr>
        </w:pPrChange>
      </w:pPr>
    </w:p>
    <w:p w:rsidRPr="00804C9A" w:rsidR="004C6CEC" w:rsidDel="00CF7AE1" w:rsidRDefault="004A6502" w14:paraId="5F2C7F12" w14:textId="5074147D">
      <w:pPr>
        <w:rPr>
          <w:del w:author="Mohammed Khateeb" w:date="2025-01-29T16:16:00Z" w16du:dateUtc="2025-01-29T12:16:00Z" w:id="507"/>
          <w:rFonts w:asciiTheme="majorHAnsi" w:hAnsiTheme="majorHAnsi"/>
          <w:b/>
          <w:bCs/>
          <w:color w:val="auto"/>
          <w:szCs w:val="18"/>
          <w:lang w:val="en-CA"/>
        </w:rPr>
        <w:pPrChange w:author="Mohammed Khateeb" w:date="2025-01-29T14:08:00Z" w16du:dateUtc="2025-01-29T10:08:00Z" w:id="508">
          <w:pPr>
            <w:jc w:val="both"/>
          </w:pPr>
        </w:pPrChange>
      </w:pPr>
      <w:del w:author="Mohammed Khateeb" w:date="2025-01-29T16:16:00Z" w16du:dateUtc="2025-01-29T12:16:00Z" w:id="510">
        <w:r w:rsidRPr="00804C9A" w:rsidDel="00CF7AE1">
          <w:rPr>
            <w:rFonts w:asciiTheme="majorHAnsi" w:hAnsiTheme="majorHAnsi"/>
            <w:b/>
            <w:bCs/>
            <w:color w:val="auto"/>
            <w:szCs w:val="18"/>
            <w:lang w:val="en-CA"/>
          </w:rPr>
          <w:delText xml:space="preserve">Head of IT </w:delText>
        </w:r>
      </w:del>
    </w:p>
    <w:p w:rsidRPr="00804C9A" w:rsidR="00097AA9" w:rsidDel="00804C9A" w:rsidRDefault="00522E8A" w14:paraId="43F85957" w14:textId="1AB46A67">
      <w:pPr>
        <w:pStyle w:val="ListParagraphBulleted"/>
        <w:numPr>
          <w:ilvl w:val="1"/>
          <w:numId w:val="7"/>
        </w:numPr>
        <w:ind w:left="540"/>
        <w:rPr>
          <w:del w:author="Mohammed Khateeb" w:date="2025-01-29T14:09:00Z" w16du:dateUtc="2025-01-29T10:09:00Z" w:id="511"/>
          <w:rPrChange w:author="Mohammed Khateeb" w:date="2025-01-29T14:08:00Z" w16du:dateUtc="2025-01-29T10:08:00Z" w:id="512">
            <w:rPr>
              <w:del w:author="Mohammed Khateeb" w:date="2025-01-29T14:09:00Z" w16du:dateUtc="2025-01-29T10:09:00Z" w:id="513"/>
              <w:rFonts w:asciiTheme="majorHAnsi" w:hAnsiTheme="majorHAnsi"/>
              <w:b/>
              <w:bCs/>
              <w:color w:val="auto"/>
              <w:szCs w:val="18"/>
              <w:lang w:val="en-CA"/>
            </w:rPr>
          </w:rPrChange>
        </w:rPr>
        <w:pPrChange w:author="Mohammed Khateeb" w:date="2025-01-29T14:08:00Z" w16du:dateUtc="2025-01-29T10:08:00Z" w:id="514">
          <w:pPr>
            <w:pStyle w:val="ListParagraphBulleted"/>
            <w:spacing w:line="288" w:lineRule="auto"/>
          </w:pPr>
        </w:pPrChange>
      </w:pPr>
      <w:del w:author="Mohammed Khateeb" w:date="2025-01-29T16:16:00Z" w16du:dateUtc="2025-01-29T12:16:00Z" w:id="515">
        <w:r w:rsidRPr="00804C9A" w:rsidDel="00CF7AE1">
          <w:rPr>
            <w:rPrChange w:author="Mohammed Khateeb" w:date="2025-01-29T14:08:00Z" w16du:dateUtc="2025-01-29T10:08:00Z" w:id="516">
              <w:rPr>
                <w:lang w:val="en-CA"/>
              </w:rPr>
            </w:rPrChange>
          </w:rPr>
          <w:delText>Ensure</w:delText>
        </w:r>
        <w:r w:rsidRPr="00804C9A" w:rsidDel="00CF7AE1" w:rsidR="004A6502">
          <w:rPr>
            <w:rPrChange w:author="Mohammed Khateeb" w:date="2025-01-29T14:08:00Z" w16du:dateUtc="2025-01-29T10:08:00Z" w:id="517">
              <w:rPr>
                <w:lang w:val="en-CA"/>
              </w:rPr>
            </w:rPrChange>
          </w:rPr>
          <w:delText xml:space="preserve"> compliance </w:delText>
        </w:r>
        <w:r w:rsidRPr="00804C9A" w:rsidDel="00CF7AE1">
          <w:rPr>
            <w:rPrChange w:author="Mohammed Khateeb" w:date="2025-01-29T14:08:00Z" w16du:dateUtc="2025-01-29T10:08:00Z" w:id="518">
              <w:rPr>
                <w:lang w:val="en-CA"/>
              </w:rPr>
            </w:rPrChange>
          </w:rPr>
          <w:delText xml:space="preserve">of </w:delText>
        </w:r>
        <w:r w:rsidRPr="00804C9A" w:rsidDel="00CF7AE1" w:rsidR="004A6502">
          <w:rPr>
            <w:rPrChange w:author="Mohammed Khateeb" w:date="2025-01-29T14:08:00Z" w16du:dateUtc="2025-01-29T10:08:00Z" w:id="519">
              <w:rPr>
                <w:lang w:val="en-CA"/>
              </w:rPr>
            </w:rPrChange>
          </w:rPr>
          <w:delText>the Policy.</w:delText>
        </w:r>
      </w:del>
    </w:p>
    <w:p w:rsidRPr="00804C9A" w:rsidR="004A6502" w:rsidDel="00CF7AE1" w:rsidRDefault="004A6502" w14:paraId="2D0358A8" w14:textId="1662C2A5">
      <w:pPr>
        <w:pStyle w:val="ListParagraphBulleted"/>
        <w:numPr>
          <w:ilvl w:val="1"/>
          <w:numId w:val="7"/>
        </w:numPr>
        <w:ind w:left="540"/>
        <w:rPr>
          <w:del w:author="Mohammed Khateeb" w:date="2025-01-29T16:16:00Z" w16du:dateUtc="2025-01-29T12:16:00Z" w:id="520"/>
          <w:rPrChange w:author="Mohammed Khateeb" w:date="2025-01-29T14:08:00Z" w16du:dateUtc="2025-01-29T10:08:00Z" w:id="521">
            <w:rPr>
              <w:del w:author="Mohammed Khateeb" w:date="2025-01-29T16:16:00Z" w16du:dateUtc="2025-01-29T12:16:00Z" w:id="522"/>
              <w:rFonts w:asciiTheme="majorHAnsi" w:hAnsiTheme="majorHAnsi"/>
              <w:b/>
              <w:bCs/>
              <w:color w:val="auto"/>
              <w:szCs w:val="18"/>
              <w:lang w:val="en-CA"/>
            </w:rPr>
          </w:rPrChange>
        </w:rPr>
        <w:pPrChange w:author="Mohammed Khateeb" w:date="2025-01-29T14:09:00Z" w16du:dateUtc="2025-01-29T10:09:00Z" w:id="523">
          <w:pPr>
            <w:pStyle w:val="ListParagraphBulleted"/>
            <w:spacing w:line="288" w:lineRule="auto"/>
            <w:ind w:left="360"/>
          </w:pPr>
        </w:pPrChange>
      </w:pPr>
    </w:p>
    <w:p w:rsidRPr="00804C9A" w:rsidR="004C6CEC" w:rsidDel="00CF7AE1" w:rsidRDefault="004A6502" w14:paraId="5BB6F1A2" w14:textId="277CDB26">
      <w:pPr>
        <w:rPr>
          <w:del w:author="Mohammed Khateeb" w:date="2025-01-29T16:16:00Z" w16du:dateUtc="2025-01-29T12:16:00Z" w:id="524"/>
          <w:rFonts w:asciiTheme="majorHAnsi" w:hAnsiTheme="majorHAnsi"/>
          <w:b/>
          <w:bCs/>
          <w:color w:val="auto"/>
          <w:szCs w:val="18"/>
          <w:lang w:val="en-CA"/>
        </w:rPr>
        <w:pPrChange w:author="Mohammed Khateeb" w:date="2025-01-29T14:09:00Z" w16du:dateUtc="2025-01-29T10:09:00Z" w:id="525">
          <w:pPr>
            <w:jc w:val="both"/>
          </w:pPr>
        </w:pPrChange>
      </w:pPr>
      <w:del w:author="Mohammed Khateeb" w:date="2025-01-29T16:16:00Z" w16du:dateUtc="2025-01-29T12:16:00Z" w:id="526">
        <w:r w:rsidRPr="00804C9A" w:rsidDel="00CF7AE1">
          <w:rPr>
            <w:rFonts w:asciiTheme="majorHAnsi" w:hAnsiTheme="majorHAnsi"/>
            <w:b/>
            <w:bCs/>
            <w:color w:val="auto"/>
            <w:szCs w:val="18"/>
            <w:lang w:val="en-CA"/>
          </w:rPr>
          <w:delText xml:space="preserve">Manager- IT Infrastructure and Security </w:delText>
        </w:r>
      </w:del>
    </w:p>
    <w:p w:rsidRPr="00804C9A" w:rsidR="00522E8A" w:rsidDel="00804C9A" w:rsidRDefault="00522E8A" w14:paraId="510ABFAA" w14:textId="57C2C26F">
      <w:pPr>
        <w:pStyle w:val="ListParagraphBulleted"/>
        <w:numPr>
          <w:ilvl w:val="1"/>
          <w:numId w:val="7"/>
        </w:numPr>
        <w:ind w:left="540"/>
        <w:rPr>
          <w:del w:author="Mohammed Khateeb" w:date="2025-01-29T14:09:00Z" w16du:dateUtc="2025-01-29T10:09:00Z" w:id="527"/>
          <w:rPrChange w:author="Mohammed Khateeb" w:date="2025-01-29T14:08:00Z" w16du:dateUtc="2025-01-29T10:08:00Z" w:id="528">
            <w:rPr>
              <w:del w:author="Mohammed Khateeb" w:date="2025-01-29T14:09:00Z" w16du:dateUtc="2025-01-29T10:09:00Z" w:id="529"/>
              <w:rFonts w:asciiTheme="majorHAnsi" w:hAnsiTheme="majorHAnsi"/>
              <w:b/>
              <w:bCs/>
              <w:color w:val="auto"/>
              <w:szCs w:val="18"/>
              <w:lang w:val="en-CA"/>
            </w:rPr>
          </w:rPrChange>
        </w:rPr>
        <w:pPrChange w:author="Mohammed Khateeb" w:date="2025-01-29T14:08:00Z" w16du:dateUtc="2025-01-29T10:08:00Z" w:id="530">
          <w:pPr>
            <w:pStyle w:val="ListParagraphBulleted"/>
            <w:spacing w:line="288" w:lineRule="auto"/>
          </w:pPr>
        </w:pPrChange>
      </w:pPr>
      <w:del w:author="Mohammed Khateeb" w:date="2025-01-29T16:16:00Z" w16du:dateUtc="2025-01-29T12:16:00Z" w:id="531">
        <w:r w:rsidRPr="00804C9A" w:rsidDel="00CF7AE1">
          <w:rPr>
            <w:rPrChange w:author="Mohammed Khateeb" w:date="2025-01-29T14:08:00Z" w16du:dateUtc="2025-01-29T10:08:00Z" w:id="532">
              <w:rPr>
                <w:rFonts w:asciiTheme="majorHAnsi" w:hAnsiTheme="majorHAnsi"/>
                <w:color w:val="auto"/>
                <w:szCs w:val="18"/>
                <w:lang w:val="en-CA"/>
              </w:rPr>
            </w:rPrChange>
          </w:rPr>
          <w:delText>Ensure the</w:delText>
        </w:r>
        <w:r w:rsidRPr="00804C9A" w:rsidDel="00CF7AE1" w:rsidR="004A6502">
          <w:rPr>
            <w:rPrChange w:author="Mohammed Khateeb" w:date="2025-01-29T14:08:00Z" w16du:dateUtc="2025-01-29T10:08:00Z" w:id="533">
              <w:rPr>
                <w:rFonts w:asciiTheme="majorHAnsi" w:hAnsiTheme="majorHAnsi"/>
                <w:color w:val="auto"/>
                <w:szCs w:val="18"/>
                <w:lang w:val="en-CA"/>
              </w:rPr>
            </w:rPrChange>
          </w:rPr>
          <w:delText xml:space="preserve"> </w:delText>
        </w:r>
        <w:r w:rsidRPr="00804C9A" w:rsidDel="00CF7AE1">
          <w:rPr>
            <w:rPrChange w:author="Mohammed Khateeb" w:date="2025-01-29T14:08:00Z" w16du:dateUtc="2025-01-29T10:08:00Z" w:id="534">
              <w:rPr>
                <w:rFonts w:asciiTheme="majorHAnsi" w:hAnsiTheme="majorHAnsi"/>
                <w:color w:val="auto"/>
                <w:szCs w:val="18"/>
                <w:lang w:val="en-CA"/>
              </w:rPr>
            </w:rPrChange>
          </w:rPr>
          <w:delText>enforcement, monitoring and period review of the Policy.</w:delText>
        </w:r>
      </w:del>
    </w:p>
    <w:p w:rsidRPr="00804C9A" w:rsidR="00AD1FFD" w:rsidDel="00CF7AE1" w:rsidRDefault="00AD1FFD" w14:paraId="74C75F04" w14:textId="65A9F3FD">
      <w:pPr>
        <w:pStyle w:val="ListParagraphBulleted"/>
        <w:numPr>
          <w:ilvl w:val="1"/>
          <w:numId w:val="7"/>
        </w:numPr>
        <w:ind w:left="540"/>
        <w:rPr>
          <w:del w:author="Mohammed Khateeb" w:date="2025-01-29T16:16:00Z" w16du:dateUtc="2025-01-29T12:16:00Z" w:id="535"/>
          <w:rPrChange w:author="Mohammed Khateeb" w:date="2025-01-29T14:08:00Z" w16du:dateUtc="2025-01-29T10:08:00Z" w:id="536">
            <w:rPr>
              <w:del w:author="Mohammed Khateeb" w:date="2025-01-29T16:16:00Z" w16du:dateUtc="2025-01-29T12:16:00Z" w:id="537"/>
              <w:rFonts w:asciiTheme="majorHAnsi" w:hAnsiTheme="majorHAnsi"/>
              <w:b/>
              <w:bCs/>
              <w:color w:val="auto"/>
              <w:szCs w:val="18"/>
              <w:lang w:val="en-CA"/>
            </w:rPr>
          </w:rPrChange>
        </w:rPr>
        <w:pPrChange w:author="Mohammed Khateeb" w:date="2025-01-29T14:09:00Z" w16du:dateUtc="2025-01-29T10:09:00Z" w:id="538">
          <w:pPr>
            <w:pStyle w:val="ListParagraphBulleted"/>
            <w:spacing w:line="288" w:lineRule="auto"/>
            <w:ind w:left="360"/>
          </w:pPr>
        </w:pPrChange>
      </w:pPr>
    </w:p>
    <w:p w:rsidRPr="00804C9A" w:rsidR="004C6CEC" w:rsidDel="00CF7AE1" w:rsidRDefault="004A6502" w14:paraId="0A40FF83" w14:textId="562BA404">
      <w:pPr>
        <w:rPr>
          <w:del w:author="Mohammed Khateeb" w:date="2025-01-29T16:17:00Z" w16du:dateUtc="2025-01-29T12:17:00Z" w:id="539"/>
          <w:rFonts w:asciiTheme="majorHAnsi" w:hAnsiTheme="majorHAnsi"/>
          <w:b/>
          <w:bCs/>
          <w:color w:val="auto"/>
          <w:szCs w:val="18"/>
          <w:lang w:val="en-CA"/>
        </w:rPr>
        <w:pPrChange w:author="Mohammed Khateeb" w:date="2025-01-29T14:09:00Z" w16du:dateUtc="2025-01-29T10:09:00Z" w:id="540">
          <w:pPr>
            <w:jc w:val="both"/>
          </w:pPr>
        </w:pPrChange>
      </w:pPr>
      <w:del w:author="Mohammed Khateeb" w:date="2025-01-29T16:17:00Z" w16du:dateUtc="2025-01-29T12:17:00Z" w:id="541">
        <w:r w:rsidRPr="00804C9A" w:rsidDel="00CF7AE1">
          <w:rPr>
            <w:rFonts w:asciiTheme="majorHAnsi" w:hAnsiTheme="majorHAnsi"/>
            <w:b/>
            <w:bCs/>
            <w:color w:val="auto"/>
            <w:szCs w:val="18"/>
            <w:lang w:val="en-CA"/>
          </w:rPr>
          <w:delText xml:space="preserve">Administrators </w:delText>
        </w:r>
      </w:del>
    </w:p>
    <w:p w:rsidRPr="00804C9A" w:rsidR="00522E8A" w:rsidDel="00CF7AE1" w:rsidRDefault="004C6CEC" w14:paraId="4F0AE898" w14:textId="300DE0F9">
      <w:pPr>
        <w:pStyle w:val="ListParagraphBulleted"/>
        <w:numPr>
          <w:ilvl w:val="1"/>
          <w:numId w:val="7"/>
        </w:numPr>
        <w:ind w:left="540"/>
        <w:rPr>
          <w:del w:author="Mohammed Khateeb" w:date="2025-01-29T16:17:00Z" w16du:dateUtc="2025-01-29T12:17:00Z" w:id="542"/>
          <w:rPrChange w:author="Mohammed Khateeb" w:date="2025-01-29T14:08:00Z" w16du:dateUtc="2025-01-29T10:08:00Z" w:id="543">
            <w:rPr>
              <w:del w:author="Mohammed Khateeb" w:date="2025-01-29T16:17:00Z" w16du:dateUtc="2025-01-29T12:17:00Z" w:id="544"/>
              <w:lang w:val="en-CA"/>
            </w:rPr>
          </w:rPrChange>
        </w:rPr>
        <w:pPrChange w:author="Mohammed Khateeb" w:date="2025-01-29T14:08:00Z" w16du:dateUtc="2025-01-29T10:08:00Z" w:id="545">
          <w:pPr>
            <w:pStyle w:val="ListParagraphBulleted"/>
            <w:spacing w:line="288" w:lineRule="auto"/>
          </w:pPr>
        </w:pPrChange>
      </w:pPr>
      <w:del w:author="Mohammed Khateeb" w:date="2025-01-29T16:17:00Z" w16du:dateUtc="2025-01-29T12:17:00Z" w:id="547">
        <w:r w:rsidRPr="00804C9A" w:rsidDel="00CF7AE1">
          <w:rPr>
            <w:rPrChange w:author="Mohammed Khateeb" w:date="2025-01-29T14:08:00Z" w16du:dateUtc="2025-01-29T10:08:00Z" w:id="548">
              <w:rPr>
                <w:lang w:val="en-CA"/>
              </w:rPr>
            </w:rPrChange>
          </w:rPr>
          <w:delText xml:space="preserve">Ensure </w:delText>
        </w:r>
        <w:r w:rsidRPr="00804C9A" w:rsidDel="00CF7AE1" w:rsidR="00522E8A">
          <w:rPr>
            <w:rPrChange w:author="Mohammed Khateeb" w:date="2025-01-29T14:08:00Z" w16du:dateUtc="2025-01-29T10:08:00Z" w:id="549">
              <w:rPr>
                <w:lang w:val="en-CA"/>
              </w:rPr>
            </w:rPrChange>
          </w:rPr>
          <w:delText>the configuring of applications, infrastructure, database and servers across all verticals of IT systems.</w:delText>
        </w:r>
      </w:del>
    </w:p>
    <w:p w:rsidRPr="00804C9A" w:rsidR="00522E8A" w:rsidDel="00804C9A" w:rsidRDefault="00522E8A" w14:paraId="4C39E7B1" w14:textId="033AAC2E">
      <w:pPr>
        <w:pStyle w:val="ListParagraphBulleted"/>
        <w:numPr>
          <w:ilvl w:val="1"/>
          <w:numId w:val="7"/>
        </w:numPr>
        <w:ind w:left="540"/>
        <w:rPr>
          <w:del w:author="Mohammed Khateeb" w:date="2025-01-29T16:17:00Z" w16du:dateUtc="2025-01-29T12:17:00Z" w:id="550"/>
          <w:rPrChange w:author="Mohammed Khateeb" w:date="2025-01-29T14:08:00Z" w16du:dateUtc="2025-01-29T10:08:00Z" w:id="551">
            <w:rPr>
              <w:del w:author="Mohammed Khateeb" w:date="2025-01-29T16:17:00Z" w16du:dateUtc="2025-01-29T12:17:00Z" w:id="552"/>
              <w:lang w:val="en-CA"/>
            </w:rPr>
          </w:rPrChange>
        </w:rPr>
        <w:pPrChange w:author="Mohammed Khateeb" w:date="2025-01-29T14:08:00Z" w16du:dateUtc="2025-01-29T10:08:00Z" w:id="553">
          <w:pPr>
            <w:pStyle w:val="ListParagraphBulleted"/>
            <w:spacing w:line="288" w:lineRule="auto"/>
          </w:pPr>
        </w:pPrChange>
      </w:pPr>
      <w:del w:author="Mohammed Khateeb" w:date="2025-01-29T16:17:00Z" w16du:dateUtc="2025-01-29T12:17:00Z" w:id="554">
        <w:r w:rsidRPr="00804C9A" w:rsidDel="00CF7AE1">
          <w:rPr>
            <w:rPrChange w:author="Mohammed Khateeb" w:date="2025-01-29T14:08:00Z" w16du:dateUtc="2025-01-29T10:08:00Z" w:id="555">
              <w:rPr>
                <w:lang w:val="en-CA"/>
              </w:rPr>
            </w:rPrChange>
          </w:rPr>
          <w:delText>Ensure the generating of security monitoring reports for further reviews as per the Policy.</w:delText>
        </w:r>
      </w:del>
    </w:p>
    <w:p w:rsidRPr="00804C9A" w:rsidR="00314735" w:rsidDel="00CF7AE1" w:rsidRDefault="00314735" w14:paraId="6C1BE63F" w14:textId="7CEC1143">
      <w:pPr>
        <w:pStyle w:val="ListParagraphBulleted"/>
        <w:numPr>
          <w:ilvl w:val="1"/>
          <w:numId w:val="7"/>
        </w:numPr>
        <w:ind w:left="540"/>
        <w:rPr>
          <w:del w:author="Mohammed Khateeb" w:date="2025-01-29T16:17:00Z" w16du:dateUtc="2025-01-29T12:17:00Z" w:id="556"/>
          <w:rPrChange w:author="Mohammed Khateeb" w:date="2025-01-29T14:08:00Z" w16du:dateUtc="2025-01-29T10:08:00Z" w:id="557">
            <w:rPr>
              <w:del w:author="Mohammed Khateeb" w:date="2025-01-29T16:17:00Z" w16du:dateUtc="2025-01-29T12:17:00Z" w:id="558"/>
              <w:lang w:val="en-CA"/>
            </w:rPr>
          </w:rPrChange>
        </w:rPr>
        <w:pPrChange w:author="Mohammed Khateeb" w:date="2025-01-29T14:09:00Z" w16du:dateUtc="2025-01-29T10:09:00Z" w:id="559">
          <w:pPr>
            <w:pStyle w:val="ListParagraphBulleted"/>
            <w:spacing w:line="288" w:lineRule="auto"/>
          </w:pPr>
        </w:pPrChange>
      </w:pPr>
    </w:p>
    <w:p w:rsidRPr="00804C9A" w:rsidR="004C6CEC" w:rsidDel="00CF7AE1" w:rsidRDefault="004C6CEC" w14:paraId="0DC6524D" w14:textId="35CED879">
      <w:pPr>
        <w:rPr>
          <w:del w:author="Mohammed Khateeb" w:date="2025-01-29T16:17:00Z" w16du:dateUtc="2025-01-29T12:17:00Z" w:id="560"/>
          <w:rFonts w:asciiTheme="majorHAnsi" w:hAnsiTheme="majorHAnsi"/>
          <w:b/>
          <w:bCs/>
          <w:color w:val="auto"/>
          <w:szCs w:val="18"/>
          <w:lang w:val="en-CA"/>
        </w:rPr>
        <w:pPrChange w:author="Mohammed Khateeb" w:date="2025-01-29T14:09:00Z" w16du:dateUtc="2025-01-29T10:09:00Z" w:id="561">
          <w:pPr>
            <w:jc w:val="both"/>
          </w:pPr>
        </w:pPrChange>
      </w:pPr>
      <w:del w:author="Mohammed Khateeb" w:date="2025-01-29T16:17:00Z" w16du:dateUtc="2025-01-29T12:17:00Z" w:id="562">
        <w:r w:rsidRPr="00804C9A" w:rsidDel="00CF7AE1">
          <w:rPr>
            <w:rFonts w:asciiTheme="majorHAnsi" w:hAnsiTheme="majorHAnsi"/>
            <w:b/>
            <w:bCs/>
            <w:color w:val="auto"/>
            <w:szCs w:val="18"/>
            <w:lang w:val="en-CA"/>
          </w:rPr>
          <w:delText>Legal</w:delText>
        </w:r>
      </w:del>
    </w:p>
    <w:p w:rsidRPr="00804C9A" w:rsidR="00FD27C1" w:rsidDel="00CF7AE1" w:rsidRDefault="00FD27C1" w14:paraId="1BCCFDAE" w14:textId="4CC681EE">
      <w:pPr>
        <w:pStyle w:val="ListParagraphBulleted"/>
        <w:numPr>
          <w:ilvl w:val="1"/>
          <w:numId w:val="7"/>
        </w:numPr>
        <w:ind w:left="540"/>
        <w:rPr>
          <w:del w:author="Mohammed Khateeb" w:date="2025-01-29T16:17:00Z" w16du:dateUtc="2025-01-29T12:17:00Z" w:id="563"/>
          <w:rPrChange w:author="Mohammed Khateeb" w:date="2025-01-29T14:08:00Z" w16du:dateUtc="2025-01-29T10:08:00Z" w:id="564">
            <w:rPr>
              <w:del w:author="Mohammed Khateeb" w:date="2025-01-29T16:17:00Z" w16du:dateUtc="2025-01-29T12:17:00Z" w:id="565"/>
              <w:lang w:val="en-CA"/>
            </w:rPr>
          </w:rPrChange>
        </w:rPr>
        <w:pPrChange w:author="Mohammed Khateeb" w:date="2025-01-29T14:08:00Z" w16du:dateUtc="2025-01-29T10:08:00Z" w:id="566">
          <w:pPr>
            <w:pStyle w:val="ListParagraphBulleted"/>
            <w:spacing w:line="288" w:lineRule="auto"/>
          </w:pPr>
        </w:pPrChange>
      </w:pPr>
      <w:del w:author="Mohammed Khateeb" w:date="2025-01-29T16:17:00Z" w16du:dateUtc="2025-01-29T12:17:00Z" w:id="567">
        <w:r w:rsidRPr="00804C9A" w:rsidDel="00CF7AE1">
          <w:rPr>
            <w:rPrChange w:author="Mohammed Khateeb" w:date="2025-01-29T14:08:00Z" w16du:dateUtc="2025-01-29T10:08:00Z" w:id="568">
              <w:rPr>
                <w:lang w:val="en-CA"/>
              </w:rPr>
            </w:rPrChange>
          </w:rPr>
          <w:delText xml:space="preserve">Identify all relevant and applicable laws and regulations to </w:delText>
        </w:r>
      </w:del>
      <w:del w:author="Mohammed Khateeb" w:date="2025-01-29T14:03:00Z" w16du:dateUtc="2025-01-29T10:03:00Z" w:id="569">
        <w:r w:rsidRPr="00804C9A" w:rsidDel="00804C9A">
          <w:rPr>
            <w:rPrChange w:author="Mohammed Khateeb" w:date="2025-01-29T14:08:00Z" w16du:dateUtc="2025-01-29T10:08:00Z" w:id="570">
              <w:rPr>
                <w:lang w:val="en-CA"/>
              </w:rPr>
            </w:rPrChange>
          </w:rPr>
          <w:delText>CPX</w:delText>
        </w:r>
      </w:del>
      <w:del w:author="Mohammed Khateeb" w:date="2025-01-29T16:17:00Z" w16du:dateUtc="2025-01-29T12:17:00Z" w:id="571">
        <w:r w:rsidRPr="00804C9A" w:rsidDel="00CF7AE1">
          <w:rPr>
            <w:rPrChange w:author="Mohammed Khateeb" w:date="2025-01-29T14:08:00Z" w16du:dateUtc="2025-01-29T10:08:00Z" w:id="572">
              <w:rPr>
                <w:lang w:val="en-CA"/>
              </w:rPr>
            </w:rPrChange>
          </w:rPr>
          <w:delText xml:space="preserve"> and communicate to the respective parties.</w:delText>
        </w:r>
      </w:del>
    </w:p>
    <w:p w:rsidRPr="00804C9A" w:rsidR="00FD27C1" w:rsidDel="00CF7AE1" w:rsidRDefault="00FD27C1" w14:paraId="222CAC78" w14:textId="5B576D46">
      <w:pPr>
        <w:pStyle w:val="ListParagraphBulleted"/>
        <w:numPr>
          <w:ilvl w:val="1"/>
          <w:numId w:val="7"/>
        </w:numPr>
        <w:ind w:left="540"/>
        <w:rPr>
          <w:del w:author="Mohammed Khateeb" w:date="2025-01-29T16:17:00Z" w16du:dateUtc="2025-01-29T12:17:00Z" w:id="573"/>
          <w:rPrChange w:author="Mohammed Khateeb" w:date="2025-01-29T14:08:00Z" w16du:dateUtc="2025-01-29T10:08:00Z" w:id="574">
            <w:rPr>
              <w:del w:author="Mohammed Khateeb" w:date="2025-01-29T16:17:00Z" w16du:dateUtc="2025-01-29T12:17:00Z" w:id="575"/>
              <w:lang w:val="en-CA"/>
            </w:rPr>
          </w:rPrChange>
        </w:rPr>
        <w:pPrChange w:author="Mohammed Khateeb" w:date="2025-01-29T14:08:00Z" w16du:dateUtc="2025-01-29T10:08:00Z" w:id="576">
          <w:pPr>
            <w:pStyle w:val="ListParagraphBulleted"/>
            <w:spacing w:line="288" w:lineRule="auto"/>
          </w:pPr>
        </w:pPrChange>
      </w:pPr>
      <w:del w:author="Mohammed Khateeb" w:date="2025-01-29T16:17:00Z" w16du:dateUtc="2025-01-29T12:17:00Z" w:id="577">
        <w:r w:rsidRPr="00804C9A" w:rsidDel="00CF7AE1">
          <w:rPr>
            <w:rPrChange w:author="Mohammed Khateeb" w:date="2025-01-29T14:08:00Z" w16du:dateUtc="2025-01-29T10:08:00Z" w:id="578">
              <w:rPr>
                <w:lang w:val="en-CA"/>
              </w:rPr>
            </w:rPrChange>
          </w:rPr>
          <w:delText>Define standard legal clauses and terms for the contract/agreement to be signed with external parties, employment contracts, confidentiality</w:delText>
        </w:r>
        <w:r w:rsidRPr="00804C9A" w:rsidDel="00CF7AE1" w:rsidR="004F450A">
          <w:rPr>
            <w:rPrChange w:author="Mohammed Khateeb" w:date="2025-01-29T14:08:00Z" w16du:dateUtc="2025-01-29T10:08:00Z" w:id="579">
              <w:rPr>
                <w:lang w:val="en-CA"/>
              </w:rPr>
            </w:rPrChange>
          </w:rPr>
          <w:delText>,</w:delText>
        </w:r>
        <w:r w:rsidRPr="00804C9A" w:rsidDel="00CF7AE1">
          <w:rPr>
            <w:rPrChange w:author="Mohammed Khateeb" w:date="2025-01-29T14:08:00Z" w16du:dateUtc="2025-01-29T10:08:00Z" w:id="580">
              <w:rPr>
                <w:lang w:val="en-CA"/>
              </w:rPr>
            </w:rPrChange>
          </w:rPr>
          <w:delText xml:space="preserve"> and Non-Disclosure Agreements (NDAs).</w:delText>
        </w:r>
      </w:del>
    </w:p>
    <w:p w:rsidRPr="00804C9A" w:rsidR="00FD27C1" w:rsidDel="00CF7AE1" w:rsidRDefault="00FD27C1" w14:paraId="26E12A2C" w14:textId="3D5EA506">
      <w:pPr>
        <w:pStyle w:val="ListParagraphBulleted"/>
        <w:numPr>
          <w:ilvl w:val="1"/>
          <w:numId w:val="7"/>
        </w:numPr>
        <w:ind w:left="540"/>
        <w:rPr>
          <w:del w:author="Mohammed Khateeb" w:date="2025-01-29T16:17:00Z" w16du:dateUtc="2025-01-29T12:17:00Z" w:id="581"/>
          <w:rPrChange w:author="Mohammed Khateeb" w:date="2025-01-29T14:08:00Z" w16du:dateUtc="2025-01-29T10:08:00Z" w:id="582">
            <w:rPr>
              <w:del w:author="Mohammed Khateeb" w:date="2025-01-29T16:17:00Z" w16du:dateUtc="2025-01-29T12:17:00Z" w:id="583"/>
              <w:lang w:val="en-CA"/>
            </w:rPr>
          </w:rPrChange>
        </w:rPr>
        <w:pPrChange w:author="Mohammed Khateeb" w:date="2025-01-29T14:08:00Z" w16du:dateUtc="2025-01-29T10:08:00Z" w:id="584">
          <w:pPr>
            <w:pStyle w:val="ListParagraphBulleted"/>
            <w:spacing w:line="288" w:lineRule="auto"/>
          </w:pPr>
        </w:pPrChange>
      </w:pPr>
      <w:del w:author="Mohammed Khateeb" w:date="2025-01-29T16:17:00Z" w16du:dateUtc="2025-01-29T12:17:00Z" w:id="585">
        <w:r w:rsidRPr="00804C9A" w:rsidDel="00CF7AE1">
          <w:rPr>
            <w:rPrChange w:author="Mohammed Khateeb" w:date="2025-01-29T14:08:00Z" w16du:dateUtc="2025-01-29T10:08:00Z" w:id="586">
              <w:rPr>
                <w:lang w:val="en-CA"/>
              </w:rPr>
            </w:rPrChange>
          </w:rPr>
          <w:delText>Liaise with IS Team to define and review Information Security</w:delText>
        </w:r>
        <w:r w:rsidRPr="00637C84" w:rsidDel="00CF7AE1" w:rsidR="00637C84">
          <w:delText xml:space="preserve"> </w:delText>
        </w:r>
        <w:r w:rsidDel="00CF7AE1" w:rsidR="00637C84">
          <w:delText>and Data Protection</w:delText>
        </w:r>
        <w:r w:rsidRPr="00804C9A" w:rsidDel="00CF7AE1">
          <w:rPr>
            <w:rPrChange w:author="Mohammed Khateeb" w:date="2025-01-29T14:08:00Z" w16du:dateUtc="2025-01-29T10:08:00Z" w:id="587">
              <w:rPr>
                <w:lang w:val="en-CA"/>
              </w:rPr>
            </w:rPrChange>
          </w:rPr>
          <w:delText xml:space="preserve"> clauses in third-party contracts/agreements, employment contracts, confidentiality</w:delText>
        </w:r>
        <w:r w:rsidRPr="00804C9A" w:rsidDel="00CF7AE1" w:rsidR="004F450A">
          <w:rPr>
            <w:rPrChange w:author="Mohammed Khateeb" w:date="2025-01-29T14:08:00Z" w16du:dateUtc="2025-01-29T10:08:00Z" w:id="588">
              <w:rPr>
                <w:lang w:val="en-CA"/>
              </w:rPr>
            </w:rPrChange>
          </w:rPr>
          <w:delText>,</w:delText>
        </w:r>
        <w:r w:rsidRPr="00804C9A" w:rsidDel="00CF7AE1">
          <w:rPr>
            <w:rPrChange w:author="Mohammed Khateeb" w:date="2025-01-29T14:08:00Z" w16du:dateUtc="2025-01-29T10:08:00Z" w:id="589">
              <w:rPr>
                <w:lang w:val="en-CA"/>
              </w:rPr>
            </w:rPrChange>
          </w:rPr>
          <w:delText xml:space="preserve"> and Non-Disclosure Agreements (NDAs).</w:delText>
        </w:r>
      </w:del>
    </w:p>
    <w:p w:rsidRPr="00804C9A" w:rsidR="004C6CEC" w:rsidDel="00804C9A" w:rsidRDefault="00FD27C1" w14:paraId="112EA846" w14:textId="645A0B30">
      <w:pPr>
        <w:rPr>
          <w:del w:author="Mohammed Khateeb" w:date="2025-01-29T14:09:00Z" w16du:dateUtc="2025-01-29T10:09:00Z" w:id="590"/>
          <w:rPrChange w:author="Mohammed Khateeb" w:date="2025-01-29T14:08:00Z" w16du:dateUtc="2025-01-29T10:08:00Z" w:id="591">
            <w:rPr>
              <w:del w:author="Mohammed Khateeb" w:date="2025-01-29T14:09:00Z" w16du:dateUtc="2025-01-29T10:09:00Z" w:id="592"/>
              <w:lang w:val="en-CA"/>
            </w:rPr>
          </w:rPrChange>
        </w:rPr>
        <w:pPrChange w:author="Mohammed Khateeb" w:date="2025-01-29T14:09:00Z" w16du:dateUtc="2025-01-29T10:09:00Z" w:id="593">
          <w:pPr>
            <w:pStyle w:val="ListParagraphBulleted"/>
            <w:spacing w:line="288" w:lineRule="auto"/>
          </w:pPr>
        </w:pPrChange>
      </w:pPr>
      <w:del w:author="Mohammed Khateeb" w:date="2025-01-29T16:17:00Z" w16du:dateUtc="2025-01-29T12:17:00Z" w:id="594">
        <w:r w:rsidRPr="00804C9A" w:rsidDel="00CF7AE1">
          <w:rPr>
            <w:rPrChange w:author="Mohammed Khateeb" w:date="2025-01-29T14:08:00Z" w16du:dateUtc="2025-01-29T10:08:00Z" w:id="595">
              <w:rPr>
                <w:lang w:val="en-CA"/>
              </w:rPr>
            </w:rPrChange>
          </w:rPr>
          <w:delText>Review third-party vendor, clients</w:delText>
        </w:r>
        <w:r w:rsidRPr="00804C9A" w:rsidDel="00CF7AE1" w:rsidR="004F450A">
          <w:rPr>
            <w:rPrChange w:author="Mohammed Khateeb" w:date="2025-01-29T14:08:00Z" w16du:dateUtc="2025-01-29T10:08:00Z" w:id="596">
              <w:rPr>
                <w:lang w:val="en-CA"/>
              </w:rPr>
            </w:rPrChange>
          </w:rPr>
          <w:delText>,</w:delText>
        </w:r>
        <w:r w:rsidRPr="00804C9A" w:rsidDel="00CF7AE1">
          <w:rPr>
            <w:rPrChange w:author="Mohammed Khateeb" w:date="2025-01-29T14:08:00Z" w16du:dateUtc="2025-01-29T10:08:00Z" w:id="597">
              <w:rPr>
                <w:lang w:val="en-CA"/>
              </w:rPr>
            </w:rPrChange>
          </w:rPr>
          <w:delText xml:space="preserve"> and partner contracts and involve IS Team </w:delText>
        </w:r>
        <w:r w:rsidRPr="00804C9A" w:rsidDel="00CF7AE1" w:rsidR="004F450A">
          <w:rPr>
            <w:rPrChange w:author="Mohammed Khateeb" w:date="2025-01-29T14:08:00Z" w16du:dateUtc="2025-01-29T10:08:00Z" w:id="598">
              <w:rPr>
                <w:lang w:val="en-CA"/>
              </w:rPr>
            </w:rPrChange>
          </w:rPr>
          <w:delText xml:space="preserve">in the </w:delText>
        </w:r>
        <w:r w:rsidRPr="00804C9A" w:rsidDel="00CF7AE1">
          <w:rPr>
            <w:rPrChange w:author="Mohammed Khateeb" w:date="2025-01-29T14:08:00Z" w16du:dateUtc="2025-01-29T10:08:00Z" w:id="599">
              <w:rPr>
                <w:lang w:val="en-CA"/>
              </w:rPr>
            </w:rPrChange>
          </w:rPr>
          <w:delText xml:space="preserve">review of clauses concerning Information Security </w:delText>
        </w:r>
        <w:r w:rsidRPr="00804C9A" w:rsidDel="00CF7AE1" w:rsidR="00637C84">
          <w:rPr>
            <w:rPrChange w:author="Mohammed Khateeb" w:date="2025-01-29T14:08:00Z" w16du:dateUtc="2025-01-29T10:08:00Z" w:id="600">
              <w:rPr>
                <w:lang w:val="en-CA"/>
              </w:rPr>
            </w:rPrChange>
          </w:rPr>
          <w:delText xml:space="preserve">and Data Protection </w:delText>
        </w:r>
        <w:r w:rsidRPr="00804C9A" w:rsidDel="00CF7AE1">
          <w:rPr>
            <w:rPrChange w:author="Mohammed Khateeb" w:date="2025-01-29T14:08:00Z" w16du:dateUtc="2025-01-29T10:08:00Z" w:id="601">
              <w:rPr>
                <w:lang w:val="en-CA"/>
              </w:rPr>
            </w:rPrChange>
          </w:rPr>
          <w:delText>responsibilities.</w:delText>
        </w:r>
      </w:del>
      <w:ins w:author="Mohammed Khateeb" w:date="2025-01-29T14:09:00Z" w16du:dateUtc="2025-01-29T10:09:00Z" w:id="602">
        <w:r w:rsidR="00804C9A">
          <w:br w:type="page"/>
        </w:r>
      </w:ins>
    </w:p>
    <w:p w:rsidRPr="00B46567" w:rsidR="004E5D33" w:rsidRDefault="004E5D33" w14:paraId="66326861" w14:textId="77777777">
      <w:pPr>
        <w:rPr>
          <w:lang w:val="en-CA"/>
        </w:rPr>
        <w:pPrChange w:author="Mohammed Khateeb" w:date="2025-01-29T14:09:00Z" w16du:dateUtc="2025-01-29T10:09:00Z" w:id="603">
          <w:pPr>
            <w:pStyle w:val="ListParagraphBulleted"/>
            <w:spacing w:line="288" w:lineRule="auto"/>
            <w:ind w:left="360"/>
          </w:pPr>
        </w:pPrChange>
      </w:pPr>
    </w:p>
    <w:p w:rsidRPr="00620A8A" w:rsidR="002719D2" w:rsidP="001A0236" w:rsidRDefault="002719D2" w14:paraId="6439FDBB" w14:textId="675179ED">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name="_Toc121405199" w:id="604"/>
      <w:bookmarkStart w:name="_Toc121405200" w:id="605"/>
      <w:bookmarkStart w:name="_Toc121405201" w:id="606"/>
      <w:bookmarkStart w:name="_Toc121405202" w:id="607"/>
      <w:bookmarkStart w:name="_Toc121405203" w:id="608"/>
      <w:bookmarkStart w:name="_Toc121405204" w:id="609"/>
      <w:bookmarkStart w:name="_Toc121405205" w:id="610"/>
      <w:bookmarkStart w:name="_Toc121405206" w:id="611"/>
      <w:bookmarkStart w:name="_Toc121405207" w:id="612"/>
      <w:bookmarkStart w:name="_Toc121405208" w:id="613"/>
      <w:bookmarkStart w:name="_Toc121405209" w:id="614"/>
      <w:bookmarkStart w:name="_Toc121405210" w:id="615"/>
      <w:bookmarkStart w:name="_Toc121405211" w:id="616"/>
      <w:bookmarkStart w:name="_Toc121405212" w:id="617"/>
      <w:bookmarkStart w:name="_Toc121405213" w:id="618"/>
      <w:bookmarkStart w:name="_Toc121405214" w:id="619"/>
      <w:bookmarkStart w:name="_Toc121405215" w:id="620"/>
      <w:bookmarkStart w:name="_Toc121405216" w:id="621"/>
      <w:bookmarkStart w:name="_Toc121405217" w:id="622"/>
      <w:bookmarkStart w:name="_Toc121405218" w:id="623"/>
      <w:bookmarkStart w:name="_Toc121405219" w:id="624"/>
      <w:bookmarkStart w:name="_Toc121405220" w:id="625"/>
      <w:bookmarkStart w:name="_Toc121405221" w:id="626"/>
      <w:bookmarkStart w:name="_Toc121405222" w:id="627"/>
      <w:bookmarkStart w:name="_Toc121405223" w:id="628"/>
      <w:bookmarkStart w:name="_Toc121405224" w:id="629"/>
      <w:bookmarkStart w:name="_Toc121405225" w:id="630"/>
      <w:bookmarkStart w:name="_Toc121405226" w:id="631"/>
      <w:bookmarkStart w:name="_Toc189052226" w:id="632"/>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r w:rsidRPr="00620A8A">
        <w:rPr>
          <w:rFonts w:cs="Calibri"/>
          <w:b/>
          <w:bCs/>
          <w:sz w:val="32"/>
          <w:szCs w:val="32"/>
        </w:rPr>
        <w:t>POLICY ENFORCEMENT AND EX</w:t>
      </w:r>
      <w:r w:rsidRPr="00620A8A" w:rsidR="00F152E0">
        <w:rPr>
          <w:rFonts w:cs="Calibri"/>
          <w:b/>
          <w:bCs/>
          <w:sz w:val="32"/>
          <w:szCs w:val="32"/>
        </w:rPr>
        <w:t>CEPTION</w:t>
      </w:r>
      <w:r w:rsidRPr="00620A8A">
        <w:rPr>
          <w:rFonts w:cs="Calibri"/>
          <w:b/>
          <w:bCs/>
          <w:sz w:val="32"/>
          <w:szCs w:val="32"/>
        </w:rPr>
        <w:t>S</w:t>
      </w:r>
      <w:bookmarkEnd w:id="273"/>
      <w:bookmarkEnd w:id="274"/>
      <w:bookmarkEnd w:id="632"/>
    </w:p>
    <w:p w:rsidRPr="002826DC" w:rsidR="00F152E0" w:rsidP="00C6277D" w:rsidRDefault="00FD27C1" w14:paraId="3459AD34" w14:textId="0B8F3049">
      <w:pPr>
        <w:jc w:val="both"/>
      </w:pPr>
      <w:bookmarkStart w:name="_Toc116381843" w:id="633"/>
      <w:r>
        <w:t>All</w:t>
      </w:r>
      <w:r w:rsidRPr="002826DC" w:rsidR="00F152E0">
        <w:t xml:space="preserve"> Employees and </w:t>
      </w:r>
      <w:r w:rsidR="004F450A">
        <w:t>'</w:t>
      </w:r>
      <w:r w:rsidRPr="002826DC" w:rsidR="00F152E0">
        <w:t xml:space="preserve">Third </w:t>
      </w:r>
      <w:r w:rsidRPr="002826DC" w:rsidR="004F450A">
        <w:t>Parties</w:t>
      </w:r>
      <w:r w:rsidR="004F450A">
        <w:t>'</w:t>
      </w:r>
      <w:r w:rsidRPr="002826DC" w:rsidR="004F450A">
        <w:t xml:space="preserve"> </w:t>
      </w:r>
      <w:r w:rsidRPr="002826DC" w:rsidR="00F152E0">
        <w:t xml:space="preserve">are responsible for understanding and adhering to this </w:t>
      </w:r>
      <w:r w:rsidR="004F450A">
        <w:t>P</w:t>
      </w:r>
      <w:r w:rsidRPr="002826DC" w:rsidR="004F450A">
        <w:t>olicy</w:t>
      </w:r>
      <w:r w:rsidRPr="002826DC" w:rsidR="00F152E0">
        <w:t xml:space="preserve">. Any violation of this </w:t>
      </w:r>
      <w:r w:rsidR="004F450A">
        <w:t>Policy</w:t>
      </w:r>
      <w:r w:rsidRPr="002826DC" w:rsidR="004F450A">
        <w:t xml:space="preserve"> </w:t>
      </w:r>
      <w:r w:rsidRPr="002826DC" w:rsidR="00F152E0">
        <w:t xml:space="preserve">shall be reported to Policy Owner. </w:t>
      </w:r>
      <w:r w:rsidR="004F450A">
        <w:t>In addition, v</w:t>
      </w:r>
      <w:r w:rsidRPr="002826DC" w:rsidR="004F450A">
        <w:t xml:space="preserve">iolation </w:t>
      </w:r>
      <w:r w:rsidRPr="002826DC" w:rsidR="00F152E0">
        <w:t xml:space="preserve">of this </w:t>
      </w:r>
      <w:r w:rsidR="004C6CEC">
        <w:t>Policy</w:t>
      </w:r>
      <w:r w:rsidRPr="002826DC" w:rsidR="00F152E0">
        <w:t xml:space="preserve"> shall be subjected to disciplinary action by </w:t>
      </w:r>
      <w:r w:rsidRPr="002826DC" w:rsidR="0068424B">
        <w:t xml:space="preserve">the </w:t>
      </w:r>
      <w:del w:author="Mohammed Khateeb" w:date="2025-01-29T14:03:00Z" w16du:dateUtc="2025-01-29T10:03:00Z" w:id="634">
        <w:r w:rsidRPr="002826DC" w:rsidDel="00804C9A" w:rsidR="0068424B">
          <w:delText>CPX</w:delText>
        </w:r>
      </w:del>
      <w:ins w:author="Mohammed Khateeb" w:date="2025-01-29T14:03:00Z" w16du:dateUtc="2025-01-29T10:03:00Z" w:id="635">
        <w:r w:rsidR="00804C9A">
          <w:t>&lt;CLIENT&gt;</w:t>
        </w:r>
      </w:ins>
      <w:r w:rsidRPr="002826DC" w:rsidR="0068424B">
        <w:t>'</w:t>
      </w:r>
      <w:r w:rsidRPr="002826DC" w:rsidR="00F152E0">
        <w:t xml:space="preserve">s Human </w:t>
      </w:r>
      <w:r w:rsidR="002B79F2">
        <w:t>Capital</w:t>
      </w:r>
      <w:r w:rsidRPr="002826DC" w:rsidR="00F152E0">
        <w:t xml:space="preserve"> Department, </w:t>
      </w:r>
      <w:r w:rsidR="004F450A">
        <w:t>considering</w:t>
      </w:r>
      <w:r w:rsidRPr="002826DC" w:rsidR="00F152E0">
        <w:t xml:space="preserve"> the recommendation of </w:t>
      </w:r>
      <w:r w:rsidR="00AD1D25">
        <w:t xml:space="preserve">IS Team </w:t>
      </w:r>
      <w:r w:rsidRPr="002826DC" w:rsidR="00F152E0">
        <w:t>and in accordance with other applicable policies, laws</w:t>
      </w:r>
      <w:r w:rsidR="004F450A">
        <w:t>,</w:t>
      </w:r>
      <w:r w:rsidRPr="002826DC" w:rsidR="00F152E0">
        <w:t xml:space="preserve"> and regulations.</w:t>
      </w:r>
    </w:p>
    <w:p w:rsidRPr="002826DC" w:rsidR="00620A8A" w:rsidP="00C6277D" w:rsidRDefault="00F152E0" w14:paraId="017B2A8A" w14:textId="77777777">
      <w:pPr>
        <w:jc w:val="both"/>
      </w:pPr>
      <w:r w:rsidRPr="002826DC">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Pr="002826DC" w:rsidR="0068424B">
        <w:t>'</w:t>
      </w:r>
      <w:r w:rsidRPr="002826DC">
        <w:t>s disciplinary record</w:t>
      </w:r>
      <w:r w:rsidRPr="002826DC" w:rsidR="00620A8A">
        <w:t>.</w:t>
      </w:r>
    </w:p>
    <w:p w:rsidR="00F152E0" w:rsidP="00C6277D" w:rsidRDefault="00F152E0" w14:paraId="20EDC1EE" w14:textId="4D8AAE29">
      <w:pPr>
        <w:jc w:val="both"/>
      </w:pPr>
      <w:r w:rsidRPr="002826DC">
        <w:t xml:space="preserve">Any exceptions on the applicability of this </w:t>
      </w:r>
      <w:r w:rsidR="004F450A">
        <w:t>Policy</w:t>
      </w:r>
      <w:r w:rsidRPr="002826DC" w:rsidR="004F450A">
        <w:t xml:space="preserve"> </w:t>
      </w:r>
      <w:r w:rsidRPr="002826DC">
        <w:t xml:space="preserve">should be formally requested through the </w:t>
      </w:r>
      <w:r w:rsidR="004F450A">
        <w:t>'</w:t>
      </w:r>
      <w:r w:rsidRPr="002826DC">
        <w:t xml:space="preserve">Policy Exception Management </w:t>
      </w:r>
      <w:r w:rsidRPr="002826DC" w:rsidR="0068424B">
        <w:t>procedure</w:t>
      </w:r>
      <w:r w:rsidRPr="002826DC">
        <w:t>.</w:t>
      </w:r>
      <w:r w:rsidR="004F450A">
        <w:t>'</w:t>
      </w:r>
    </w:p>
    <w:p w:rsidRPr="002826DC" w:rsidR="004E5D33" w:rsidP="00C6277D" w:rsidRDefault="004E5D33" w14:paraId="5C48419F" w14:textId="77777777">
      <w:pPr>
        <w:jc w:val="both"/>
      </w:pPr>
    </w:p>
    <w:p w:rsidRPr="00620A8A" w:rsidR="002719D2" w:rsidP="001A0236" w:rsidRDefault="002719D2" w14:paraId="4FFDB3A0" w14:textId="6D9C35A8">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name="_Toc189052227" w:id="636"/>
      <w:r w:rsidRPr="00620A8A">
        <w:rPr>
          <w:rFonts w:cs="Calibri"/>
          <w:b/>
          <w:bCs/>
          <w:sz w:val="32"/>
          <w:szCs w:val="32"/>
        </w:rPr>
        <w:t>MONITORING AND REVIEW</w:t>
      </w:r>
      <w:bookmarkEnd w:id="633"/>
      <w:bookmarkEnd w:id="636"/>
    </w:p>
    <w:p w:rsidRPr="002826DC" w:rsidR="00F152E0" w:rsidP="009B57A3" w:rsidRDefault="00F152E0" w14:paraId="69908BD5" w14:textId="63B7CA33">
      <w:pPr>
        <w:jc w:val="both"/>
      </w:pPr>
      <w:r w:rsidRPr="002826DC">
        <w:t xml:space="preserve">This </w:t>
      </w:r>
      <w:r w:rsidR="004F450A">
        <w:t>P</w:t>
      </w:r>
      <w:r w:rsidRPr="002826DC" w:rsidR="004F450A">
        <w:t xml:space="preserve">olicy </w:t>
      </w:r>
      <w:r w:rsidRPr="002826DC">
        <w:t xml:space="preserve">is developed and owned by the </w:t>
      </w:r>
      <w:del w:author="Mohammed Khateeb" w:date="2025-01-29T14:03:00Z" w16du:dateUtc="2025-01-29T10:03:00Z" w:id="637">
        <w:r w:rsidRPr="002826DC" w:rsidDel="00804C9A">
          <w:delText>CPX</w:delText>
        </w:r>
      </w:del>
      <w:ins w:author="Mohammed Khateeb" w:date="2025-01-29T14:03:00Z" w16du:dateUtc="2025-01-29T10:03:00Z" w:id="638">
        <w:r w:rsidR="00804C9A">
          <w:t>&lt;CLIENT&gt;</w:t>
        </w:r>
      </w:ins>
      <w:r w:rsidRPr="002826DC">
        <w:t xml:space="preserve"> </w:t>
      </w:r>
      <w:r w:rsidR="001740A3">
        <w:t>IS Team</w:t>
      </w:r>
      <w:r w:rsidRPr="002826DC">
        <w:t xml:space="preserve">. It is reviewed by the CISO and approved by the CEO. </w:t>
      </w:r>
    </w:p>
    <w:p w:rsidRPr="002826DC" w:rsidR="00F152E0" w:rsidP="009B57A3" w:rsidRDefault="00F152E0" w14:paraId="70DAA5AC" w14:textId="1CD4E9E2">
      <w:pPr>
        <w:jc w:val="both"/>
      </w:pPr>
      <w:del w:author="Mohammed Khateeb" w:date="2025-01-29T14:03:00Z" w16du:dateUtc="2025-01-29T10:03:00Z" w:id="639">
        <w:r w:rsidRPr="002826DC" w:rsidDel="00804C9A">
          <w:delText>CPX</w:delText>
        </w:r>
      </w:del>
      <w:ins w:author="Mohammed Khateeb" w:date="2025-01-29T14:03:00Z" w16du:dateUtc="2025-01-29T10:03:00Z" w:id="640">
        <w:r w:rsidR="00804C9A">
          <w:t>&lt;CLIENT&gt;</w:t>
        </w:r>
      </w:ins>
      <w:r w:rsidRPr="002826DC">
        <w:t xml:space="preserve"> </w:t>
      </w:r>
      <w:r w:rsidR="001740A3">
        <w:t>IS Team</w:t>
      </w:r>
      <w:r w:rsidR="004A69DE">
        <w:t xml:space="preserve"> shall</w:t>
      </w:r>
      <w:r w:rsidRPr="002826DC">
        <w:t xml:space="preserve"> initiate a review of this </w:t>
      </w:r>
      <w:r w:rsidR="004F450A">
        <w:t>Policy</w:t>
      </w:r>
      <w:r w:rsidRPr="002826DC" w:rsidR="004F450A">
        <w:t xml:space="preserve"> </w:t>
      </w:r>
      <w:r w:rsidRPr="002826DC">
        <w:t xml:space="preserve">annually or whenever a significant change occurs in the </w:t>
      </w:r>
      <w:r w:rsidR="004C6CEC">
        <w:t>organization</w:t>
      </w:r>
      <w:r w:rsidRPr="002826DC" w:rsidR="0068424B">
        <w:t>'</w:t>
      </w:r>
      <w:r w:rsidRPr="002826DC">
        <w:t>s operating environment.</w:t>
      </w:r>
    </w:p>
    <w:p w:rsidR="00FB04DF" w:rsidP="009B57A3" w:rsidRDefault="00F152E0" w14:paraId="07B73D1C" w14:textId="2F1D5766">
      <w:pPr>
        <w:jc w:val="both"/>
      </w:pPr>
      <w:r w:rsidRPr="002826DC">
        <w:t>Feedback, suggestions</w:t>
      </w:r>
      <w:r w:rsidR="004F450A">
        <w:t>,</w:t>
      </w:r>
      <w:r w:rsidRPr="002826DC">
        <w:t xml:space="preserve"> or questions regarding the </w:t>
      </w:r>
      <w:r w:rsidR="004F450A">
        <w:t>Policy</w:t>
      </w:r>
      <w:r w:rsidRPr="002826DC" w:rsidR="004F450A">
        <w:t xml:space="preserve"> </w:t>
      </w:r>
      <w:r w:rsidRPr="002826DC">
        <w:t>shall be directed to the</w:t>
      </w:r>
      <w:r w:rsidR="00337074">
        <w:t xml:space="preserve"> CISO </w:t>
      </w:r>
      <w:r w:rsidR="000D39F4">
        <w:t>at CISO@</w:t>
      </w:r>
      <w:del w:author="Mohammed Khateeb" w:date="2025-01-29T14:03:00Z" w16du:dateUtc="2025-01-29T10:03:00Z" w:id="641">
        <w:r w:rsidDel="00804C9A" w:rsidR="000D39F4">
          <w:delText>cpx</w:delText>
        </w:r>
      </w:del>
      <w:ins w:author="Mohammed Khateeb" w:date="2025-01-29T14:03:00Z" w16du:dateUtc="2025-01-29T10:03:00Z" w:id="642">
        <w:r w:rsidR="00804C9A">
          <w:t>&lt;CLIENT&gt;</w:t>
        </w:r>
      </w:ins>
      <w:r w:rsidR="000D39F4">
        <w:t>.net</w:t>
      </w:r>
      <w:r w:rsidRPr="002826DC">
        <w:t>.</w:t>
      </w:r>
    </w:p>
    <w:p w:rsidR="00EF26A1" w:rsidP="009B57A3" w:rsidRDefault="00EF26A1" w14:paraId="04278776" w14:textId="6024C8AA">
      <w:pPr>
        <w:jc w:val="both"/>
      </w:pPr>
    </w:p>
    <w:p w:rsidR="0027231A" w:rsidP="0027231A" w:rsidRDefault="0027231A" w14:paraId="50DAC0B6" w14:textId="77777777">
      <w:pPr>
        <w:pStyle w:val="Heading1"/>
        <w:keepNext w:val="0"/>
        <w:keepLines w:val="0"/>
        <w:numPr>
          <w:ilvl w:val="0"/>
          <w:numId w:val="7"/>
        </w:numPr>
        <w:tabs>
          <w:tab w:val="clear" w:pos="990"/>
        </w:tabs>
        <w:spacing w:before="360" w:after="240" w:line="280" w:lineRule="exact"/>
        <w:ind w:left="360" w:hanging="360"/>
        <w:jc w:val="both"/>
        <w:rPr>
          <w:rFonts w:cs="Calibri"/>
          <w:b/>
          <w:bCs/>
          <w:sz w:val="32"/>
          <w:szCs w:val="32"/>
        </w:rPr>
      </w:pPr>
      <w:bookmarkStart w:name="_Toc188872856" w:id="643"/>
      <w:bookmarkStart w:name="_Toc189047993" w:id="644"/>
      <w:bookmarkStart w:name="_Toc189052228" w:id="645"/>
      <w:r>
        <w:rPr>
          <w:rFonts w:cs="Calibri"/>
          <w:b/>
          <w:bCs/>
          <w:sz w:val="32"/>
          <w:szCs w:val="32"/>
        </w:rPr>
        <w:t>POLICY – UAE IA CONTROL MAPPING</w:t>
      </w:r>
      <w:bookmarkEnd w:id="643"/>
      <w:bookmarkEnd w:id="644"/>
      <w:bookmarkEnd w:id="645"/>
    </w:p>
    <w:tbl>
      <w:tblPr>
        <w:tblStyle w:val="GridTable4-Accent2"/>
        <w:tblW w:w="9625" w:type="dxa"/>
        <w:tblLook w:val="04A0" w:firstRow="1" w:lastRow="0" w:firstColumn="1" w:lastColumn="0" w:noHBand="0" w:noVBand="1"/>
      </w:tblPr>
      <w:tblGrid>
        <w:gridCol w:w="4405"/>
        <w:gridCol w:w="2520"/>
        <w:gridCol w:w="2700"/>
      </w:tblGrid>
      <w:tr w:rsidRPr="00687C6A" w:rsidR="0027231A" w:rsidTr="00442064" w14:paraId="23576BAF" w14:textId="77777777">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731FEEF0" w14:textId="77777777">
            <w:pPr>
              <w:jc w:val="center"/>
              <w:rPr>
                <w:rFonts w:cstheme="minorHAnsi"/>
                <w:color w:val="FFFFFF" w:themeColor="background1"/>
                <w:sz w:val="21"/>
                <w:szCs w:val="21"/>
              </w:rPr>
            </w:pPr>
            <w:r w:rsidRPr="003C4740">
              <w:rPr>
                <w:rFonts w:cstheme="minorHAnsi"/>
                <w:color w:val="FFFFFF" w:themeColor="background1"/>
                <w:sz w:val="21"/>
                <w:szCs w:val="21"/>
              </w:rPr>
              <w:t xml:space="preserve">Policy </w:t>
            </w:r>
            <w:r>
              <w:rPr>
                <w:rFonts w:cstheme="minorHAnsi"/>
                <w:color w:val="FFFFFF" w:themeColor="background1"/>
                <w:sz w:val="21"/>
                <w:szCs w:val="21"/>
              </w:rPr>
              <w:t>Sections</w:t>
            </w:r>
          </w:p>
        </w:tc>
        <w:tc>
          <w:tcPr>
            <w:tcW w:w="2520" w:type="dxa"/>
          </w:tcPr>
          <w:p w:rsidRPr="003C4740" w:rsidR="0027231A" w:rsidP="00442064" w:rsidRDefault="0027231A" w14:paraId="2B1E71D0" w14:textId="77777777">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UAE IA - Control</w:t>
            </w:r>
          </w:p>
        </w:tc>
        <w:tc>
          <w:tcPr>
            <w:tcW w:w="2700" w:type="dxa"/>
          </w:tcPr>
          <w:p w:rsidRPr="003C4740" w:rsidR="0027231A" w:rsidP="00442064" w:rsidRDefault="0027231A" w14:paraId="4A00FF85" w14:textId="77777777">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ISO</w:t>
            </w:r>
            <w:r>
              <w:rPr>
                <w:rFonts w:cstheme="minorHAnsi"/>
                <w:color w:val="FFFFFF" w:themeColor="background1"/>
                <w:sz w:val="21"/>
                <w:szCs w:val="21"/>
              </w:rPr>
              <w:t xml:space="preserve"> </w:t>
            </w:r>
            <w:r w:rsidRPr="003C4740">
              <w:rPr>
                <w:rFonts w:cstheme="minorHAnsi"/>
                <w:color w:val="FFFFFF" w:themeColor="background1"/>
                <w:sz w:val="21"/>
                <w:szCs w:val="21"/>
              </w:rPr>
              <w:t>27001:</w:t>
            </w:r>
            <w:r>
              <w:rPr>
                <w:rFonts w:cstheme="minorHAnsi"/>
                <w:color w:val="FFFFFF" w:themeColor="background1"/>
                <w:sz w:val="21"/>
                <w:szCs w:val="21"/>
              </w:rPr>
              <w:t>2022</w:t>
            </w:r>
          </w:p>
        </w:tc>
      </w:tr>
      <w:tr w:rsidRPr="00687C6A" w:rsidR="0027231A" w:rsidTr="00442064" w14:paraId="0E35C5F1" w14:textId="7777777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6BCACE4C" w14:textId="77777777">
            <w:pPr>
              <w:rPr>
                <w:rFonts w:cstheme="minorHAnsi"/>
                <w:b w:val="0"/>
                <w:color w:val="auto"/>
                <w:sz w:val="21"/>
                <w:szCs w:val="21"/>
              </w:rPr>
            </w:pPr>
            <w:r w:rsidRPr="003C4740">
              <w:rPr>
                <w:rFonts w:cstheme="minorHAnsi"/>
                <w:sz w:val="21"/>
                <w:szCs w:val="21"/>
              </w:rPr>
              <w:t>Section 1</w:t>
            </w:r>
            <w:r>
              <w:rPr>
                <w:rFonts w:cstheme="minorHAnsi"/>
                <w:sz w:val="21"/>
                <w:szCs w:val="21"/>
              </w:rPr>
              <w:t xml:space="preserve"> – </w:t>
            </w:r>
            <w:r w:rsidRPr="003C4740">
              <w:rPr>
                <w:rFonts w:cstheme="minorHAnsi"/>
                <w:sz w:val="21"/>
                <w:szCs w:val="21"/>
              </w:rPr>
              <w:t>Introduction</w:t>
            </w:r>
          </w:p>
        </w:tc>
        <w:tc>
          <w:tcPr>
            <w:tcW w:w="2520" w:type="dxa"/>
          </w:tcPr>
          <w:p w:rsidR="0027231A" w:rsidP="00442064" w:rsidRDefault="00077E4E" w14:paraId="672ABB39" w14:textId="77777777">
            <w:pPr>
              <w:cnfStyle w:val="000000100000" w:firstRow="0" w:lastRow="0" w:firstColumn="0" w:lastColumn="0" w:oddVBand="0" w:evenVBand="0" w:oddHBand="1" w:evenHBand="0" w:firstRowFirstColumn="0" w:firstRowLastColumn="0" w:lastRowFirstColumn="0" w:lastRowLastColumn="0"/>
              <w:rPr>
                <w:ins w:author="Mohammed Khateeb" w:date="2025-01-29T13:28:00Z" w16du:dateUtc="2025-01-29T09:28:00Z" w:id="646"/>
                <w:rFonts w:cstheme="minorHAnsi"/>
                <w:color w:val="auto"/>
                <w:sz w:val="21"/>
                <w:szCs w:val="21"/>
              </w:rPr>
            </w:pPr>
            <w:ins w:author="Mohammed Khateeb" w:date="2025-01-29T13:22:00Z" w16du:dateUtc="2025-01-29T09:22:00Z" w:id="647">
              <w:r>
                <w:rPr>
                  <w:rFonts w:cstheme="minorHAnsi"/>
                  <w:color w:val="auto"/>
                  <w:sz w:val="21"/>
                  <w:szCs w:val="21"/>
                </w:rPr>
                <w:t>M2.4.1</w:t>
              </w:r>
            </w:ins>
            <w:ins w:author="Mohammed Khateeb" w:date="2025-01-29T13:27:00Z" w16du:dateUtc="2025-01-29T09:27:00Z" w:id="648">
              <w:r w:rsidR="00D9209E">
                <w:rPr>
                  <w:rFonts w:cstheme="minorHAnsi"/>
                  <w:color w:val="auto"/>
                  <w:sz w:val="21"/>
                  <w:szCs w:val="21"/>
                </w:rPr>
                <w:t xml:space="preserve"> – Risk Monitoring and Review </w:t>
              </w:r>
            </w:ins>
          </w:p>
          <w:p w:rsidRPr="003C4740" w:rsidR="00D9209E" w:rsidP="00442064" w:rsidRDefault="00D9209E" w14:paraId="5E591C83" w14:textId="2A15F44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8:00Z" w16du:dateUtc="2025-01-29T09:28:00Z" w:id="649">
              <w:r>
                <w:rPr>
                  <w:rFonts w:cstheme="minorHAnsi"/>
                  <w:color w:val="auto"/>
                  <w:sz w:val="21"/>
                  <w:szCs w:val="21"/>
                </w:rPr>
                <w:t>T3.6.1 – Monitoring Policy and Procedures</w:t>
              </w:r>
            </w:ins>
          </w:p>
        </w:tc>
        <w:tc>
          <w:tcPr>
            <w:tcW w:w="2700" w:type="dxa"/>
          </w:tcPr>
          <w:p w:rsidR="0027231A" w:rsidP="00442064" w:rsidRDefault="00322FC5" w14:paraId="1F341E80" w14:textId="17A6A793">
            <w:pPr>
              <w:cnfStyle w:val="000000100000" w:firstRow="0" w:lastRow="0" w:firstColumn="0" w:lastColumn="0" w:oddVBand="0" w:evenVBand="0" w:oddHBand="1" w:evenHBand="0" w:firstRowFirstColumn="0" w:firstRowLastColumn="0" w:lastRowFirstColumn="0" w:lastRowLastColumn="0"/>
              <w:rPr>
                <w:ins w:author="Mohammed Khateeb" w:date="2025-01-29T13:31:00Z" w16du:dateUtc="2025-01-29T09:31:00Z" w:id="650"/>
                <w:rFonts w:cstheme="minorHAnsi"/>
                <w:color w:val="auto"/>
                <w:sz w:val="21"/>
                <w:szCs w:val="21"/>
              </w:rPr>
            </w:pPr>
            <w:ins w:author="Mohammed Khateeb" w:date="2025-01-30T14:19:00Z" w16du:dateUtc="2025-01-30T10:19:00Z" w:id="651">
              <w:r>
                <w:rPr>
                  <w:rFonts w:cstheme="minorHAnsi"/>
                  <w:color w:val="auto"/>
                  <w:sz w:val="21"/>
                  <w:szCs w:val="21"/>
                </w:rPr>
                <w:t xml:space="preserve">Clause </w:t>
              </w:r>
            </w:ins>
            <w:ins w:author="Mohammed Khateeb" w:date="2025-01-29T13:31:00Z" w16du:dateUtc="2025-01-29T09:31:00Z" w:id="652">
              <w:r w:rsidRPr="00D9209E" w:rsidR="00D9209E">
                <w:rPr>
                  <w:rFonts w:cstheme="minorHAnsi"/>
                  <w:color w:val="auto"/>
                  <w:sz w:val="21"/>
                  <w:szCs w:val="21"/>
                </w:rPr>
                <w:t>8.2</w:t>
              </w:r>
            </w:ins>
            <w:ins w:author="Mohammed Khateeb" w:date="2025-01-29T15:48:00Z" w16du:dateUtc="2025-01-29T11:48:00Z" w:id="653">
              <w:r w:rsidR="00C10821">
                <w:rPr>
                  <w:rFonts w:cstheme="minorHAnsi"/>
                  <w:color w:val="auto"/>
                  <w:sz w:val="21"/>
                  <w:szCs w:val="21"/>
                </w:rPr>
                <w:t xml:space="preserve"> - </w:t>
              </w:r>
              <w:r w:rsidRPr="00C10821" w:rsidR="00C10821">
                <w:rPr>
                  <w:rFonts w:cstheme="minorHAnsi"/>
                  <w:color w:val="auto"/>
                  <w:sz w:val="21"/>
                  <w:szCs w:val="21"/>
                </w:rPr>
                <w:t>Information security risk assessment</w:t>
              </w:r>
            </w:ins>
          </w:p>
          <w:p w:rsidR="00C10821" w:rsidP="00442064" w:rsidRDefault="00D9209E" w14:paraId="3623F24F" w14:textId="7D3624F7">
            <w:pPr>
              <w:cnfStyle w:val="000000100000" w:firstRow="0" w:lastRow="0" w:firstColumn="0" w:lastColumn="0" w:oddVBand="0" w:evenVBand="0" w:oddHBand="1" w:evenHBand="0" w:firstRowFirstColumn="0" w:firstRowLastColumn="0" w:lastRowFirstColumn="0" w:lastRowLastColumn="0"/>
              <w:rPr>
                <w:ins w:author="Mohammed Khateeb" w:date="2025-01-29T15:48:00Z" w16du:dateUtc="2025-01-29T11:48:00Z" w:id="654"/>
                <w:rFonts w:cstheme="minorHAnsi"/>
                <w:color w:val="auto"/>
                <w:sz w:val="21"/>
                <w:szCs w:val="21"/>
              </w:rPr>
            </w:pPr>
            <w:ins w:author="Mohammed Khateeb" w:date="2025-01-29T13:31:00Z" w16du:dateUtc="2025-01-29T09:31:00Z" w:id="655">
              <w:r w:rsidRPr="00D9209E">
                <w:rPr>
                  <w:rFonts w:cstheme="minorHAnsi"/>
                  <w:color w:val="auto"/>
                  <w:sz w:val="21"/>
                  <w:szCs w:val="21"/>
                </w:rPr>
                <w:t>A.5.1</w:t>
              </w:r>
            </w:ins>
            <w:ins w:author="Mohammed Khateeb" w:date="2025-01-29T15:48:00Z" w16du:dateUtc="2025-01-29T11:48:00Z" w:id="656">
              <w:r w:rsidR="00C10821">
                <w:rPr>
                  <w:rFonts w:cstheme="minorHAnsi"/>
                  <w:color w:val="auto"/>
                  <w:sz w:val="21"/>
                  <w:szCs w:val="21"/>
                </w:rPr>
                <w:t xml:space="preserve"> - </w:t>
              </w:r>
              <w:r w:rsidRPr="00C10821" w:rsidR="00C10821">
                <w:rPr>
                  <w:rFonts w:cstheme="minorHAnsi"/>
                  <w:color w:val="auto"/>
                  <w:sz w:val="21"/>
                  <w:szCs w:val="21"/>
                </w:rPr>
                <w:t>Policies for information security</w:t>
              </w:r>
            </w:ins>
          </w:p>
          <w:p w:rsidRPr="003C4740" w:rsidR="00D9209E" w:rsidP="00442064" w:rsidRDefault="00D9209E" w14:paraId="1BA7C4CE" w14:textId="238218F5">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31:00Z" w16du:dateUtc="2025-01-29T09:31:00Z" w:id="657">
              <w:r w:rsidRPr="00D9209E">
                <w:rPr>
                  <w:rFonts w:cstheme="minorHAnsi"/>
                  <w:color w:val="auto"/>
                  <w:sz w:val="21"/>
                  <w:szCs w:val="21"/>
                </w:rPr>
                <w:t>A.5.37</w:t>
              </w:r>
            </w:ins>
            <w:ins w:author="Mohammed Khateeb" w:date="2025-01-29T15:48:00Z" w16du:dateUtc="2025-01-29T11:48:00Z" w:id="658">
              <w:r w:rsidR="00C10821">
                <w:rPr>
                  <w:rFonts w:cstheme="minorHAnsi"/>
                  <w:color w:val="auto"/>
                  <w:sz w:val="21"/>
                  <w:szCs w:val="21"/>
                </w:rPr>
                <w:t xml:space="preserve"> </w:t>
              </w:r>
            </w:ins>
            <w:ins w:author="Mohammed Khateeb" w:date="2025-01-29T15:49:00Z" w16du:dateUtc="2025-01-29T11:49:00Z" w:id="659">
              <w:r w:rsidR="00C10821">
                <w:rPr>
                  <w:rFonts w:cstheme="minorHAnsi"/>
                  <w:color w:val="auto"/>
                  <w:sz w:val="21"/>
                  <w:szCs w:val="21"/>
                </w:rPr>
                <w:t xml:space="preserve">- </w:t>
              </w:r>
              <w:r w:rsidRPr="00C10821" w:rsidR="00C10821">
                <w:rPr>
                  <w:rFonts w:cstheme="minorHAnsi"/>
                  <w:color w:val="auto"/>
                  <w:sz w:val="21"/>
                  <w:szCs w:val="21"/>
                </w:rPr>
                <w:t>Documented operating procedures</w:t>
              </w:r>
            </w:ins>
          </w:p>
        </w:tc>
      </w:tr>
      <w:tr w:rsidRPr="00687C6A" w:rsidR="0027231A" w:rsidTr="00442064" w14:paraId="2DE1312B" w14:textId="7777777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3FF75D62" w14:textId="77777777">
            <w:pPr>
              <w:rPr>
                <w:rFonts w:cstheme="minorHAnsi"/>
                <w:b w:val="0"/>
                <w:color w:val="auto"/>
                <w:sz w:val="21"/>
                <w:szCs w:val="21"/>
              </w:rPr>
            </w:pPr>
            <w:r w:rsidRPr="003C4740">
              <w:rPr>
                <w:rFonts w:cstheme="minorHAnsi"/>
                <w:sz w:val="21"/>
                <w:szCs w:val="21"/>
              </w:rPr>
              <w:t>Section 2</w:t>
            </w:r>
            <w:r>
              <w:rPr>
                <w:rFonts w:cstheme="minorHAnsi"/>
                <w:sz w:val="21"/>
                <w:szCs w:val="21"/>
              </w:rPr>
              <w:t xml:space="preserve"> – </w:t>
            </w:r>
            <w:r w:rsidRPr="003C4740">
              <w:rPr>
                <w:rFonts w:cstheme="minorHAnsi"/>
                <w:sz w:val="21"/>
                <w:szCs w:val="21"/>
              </w:rPr>
              <w:t>Purpose</w:t>
            </w:r>
          </w:p>
        </w:tc>
        <w:tc>
          <w:tcPr>
            <w:tcW w:w="2520" w:type="dxa"/>
          </w:tcPr>
          <w:p w:rsidRPr="003C4740" w:rsidR="0027231A" w:rsidP="00442064" w:rsidRDefault="00D9209E" w14:paraId="0FC6403C" w14:textId="274E76C7">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26:00Z" w16du:dateUtc="2025-01-29T09:26:00Z" w:id="660">
              <w:r>
                <w:rPr>
                  <w:rFonts w:cstheme="minorHAnsi"/>
                  <w:color w:val="auto"/>
                  <w:sz w:val="21"/>
                  <w:szCs w:val="21"/>
                </w:rPr>
                <w:t>-</w:t>
              </w:r>
            </w:ins>
          </w:p>
        </w:tc>
        <w:tc>
          <w:tcPr>
            <w:tcW w:w="2700" w:type="dxa"/>
          </w:tcPr>
          <w:p w:rsidRPr="003C4740" w:rsidR="0027231A" w:rsidP="00442064" w:rsidRDefault="00D9209E" w14:paraId="439B0A26" w14:textId="5115D2ED">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32:00Z" w16du:dateUtc="2025-01-29T09:32:00Z" w:id="661">
              <w:r>
                <w:rPr>
                  <w:rFonts w:cstheme="minorHAnsi"/>
                  <w:color w:val="auto"/>
                  <w:sz w:val="21"/>
                  <w:szCs w:val="21"/>
                </w:rPr>
                <w:t>-</w:t>
              </w:r>
            </w:ins>
          </w:p>
        </w:tc>
      </w:tr>
      <w:tr w:rsidRPr="00687C6A" w:rsidR="0027231A" w:rsidTr="00442064" w14:paraId="652F7FBF" w14:textId="7777777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3327FE89" w14:textId="77777777">
            <w:pPr>
              <w:rPr>
                <w:rFonts w:cstheme="minorHAnsi"/>
                <w:b w:val="0"/>
                <w:color w:val="auto"/>
                <w:sz w:val="21"/>
                <w:szCs w:val="21"/>
              </w:rPr>
            </w:pPr>
            <w:r w:rsidRPr="003C4740">
              <w:rPr>
                <w:rFonts w:cstheme="minorHAnsi"/>
                <w:sz w:val="21"/>
                <w:szCs w:val="21"/>
              </w:rPr>
              <w:t xml:space="preserve">Section 3 </w:t>
            </w:r>
            <w:r>
              <w:rPr>
                <w:rFonts w:cstheme="minorHAnsi"/>
                <w:sz w:val="21"/>
                <w:szCs w:val="21"/>
              </w:rPr>
              <w:t xml:space="preserve">– </w:t>
            </w:r>
            <w:r w:rsidRPr="003C4740">
              <w:rPr>
                <w:rFonts w:cstheme="minorHAnsi"/>
                <w:sz w:val="21"/>
                <w:szCs w:val="21"/>
              </w:rPr>
              <w:t>Scope</w:t>
            </w:r>
          </w:p>
        </w:tc>
        <w:tc>
          <w:tcPr>
            <w:tcW w:w="2520" w:type="dxa"/>
          </w:tcPr>
          <w:p w:rsidRPr="003C4740" w:rsidR="0027231A" w:rsidP="00442064" w:rsidRDefault="00D9209E" w14:paraId="205CA54A" w14:textId="782BD40D">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6:00Z" w16du:dateUtc="2025-01-29T09:26:00Z" w:id="662">
              <w:r>
                <w:rPr>
                  <w:rFonts w:cstheme="minorHAnsi"/>
                  <w:color w:val="auto"/>
                  <w:sz w:val="21"/>
                  <w:szCs w:val="21"/>
                </w:rPr>
                <w:t>-</w:t>
              </w:r>
            </w:ins>
          </w:p>
        </w:tc>
        <w:tc>
          <w:tcPr>
            <w:tcW w:w="2700" w:type="dxa"/>
          </w:tcPr>
          <w:p w:rsidRPr="003C4740" w:rsidR="0027231A" w:rsidP="00442064" w:rsidRDefault="00D9209E" w14:paraId="1D3DC15B" w14:textId="535D20B2">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32:00Z" w16du:dateUtc="2025-01-29T09:32:00Z" w:id="663">
              <w:r>
                <w:rPr>
                  <w:rFonts w:cstheme="minorHAnsi"/>
                  <w:color w:val="auto"/>
                  <w:sz w:val="21"/>
                  <w:szCs w:val="21"/>
                </w:rPr>
                <w:t>-</w:t>
              </w:r>
            </w:ins>
          </w:p>
        </w:tc>
      </w:tr>
      <w:tr w:rsidRPr="00687C6A" w:rsidR="0027231A" w:rsidTr="00442064" w14:paraId="1996E1B2" w14:textId="7777777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6A44AB5C" w14:textId="77777777">
            <w:pPr>
              <w:rPr>
                <w:rFonts w:cstheme="minorHAnsi"/>
                <w:b w:val="0"/>
                <w:color w:val="auto"/>
                <w:sz w:val="21"/>
                <w:szCs w:val="21"/>
              </w:rPr>
            </w:pPr>
            <w:r w:rsidRPr="003C4740">
              <w:rPr>
                <w:rFonts w:cstheme="minorHAnsi"/>
                <w:sz w:val="21"/>
                <w:szCs w:val="21"/>
              </w:rPr>
              <w:t>Section 4 – Policy Statement</w:t>
            </w:r>
          </w:p>
        </w:tc>
        <w:tc>
          <w:tcPr>
            <w:tcW w:w="2520" w:type="dxa"/>
          </w:tcPr>
          <w:p w:rsidRPr="003C4740" w:rsidR="0027231A" w:rsidP="00442064" w:rsidRDefault="00077E4E" w14:paraId="676ED49E" w14:textId="3C41C422">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22:00Z" w16du:dateUtc="2025-01-29T09:22:00Z" w:id="664">
              <w:r>
                <w:rPr>
                  <w:rFonts w:cstheme="minorHAnsi"/>
                  <w:color w:val="auto"/>
                  <w:sz w:val="21"/>
                  <w:szCs w:val="21"/>
                </w:rPr>
                <w:t>T3.6.1</w:t>
              </w:r>
            </w:ins>
            <w:ins w:author="Mohammed Khateeb" w:date="2025-01-29T13:28:00Z" w16du:dateUtc="2025-01-29T09:28:00Z" w:id="665">
              <w:r w:rsidR="00D9209E">
                <w:rPr>
                  <w:rFonts w:cstheme="minorHAnsi"/>
                  <w:color w:val="auto"/>
                  <w:sz w:val="21"/>
                  <w:szCs w:val="21"/>
                </w:rPr>
                <w:t xml:space="preserve"> – Monitoring Policy and Procedures</w:t>
              </w:r>
            </w:ins>
          </w:p>
        </w:tc>
        <w:tc>
          <w:tcPr>
            <w:tcW w:w="2700" w:type="dxa"/>
          </w:tcPr>
          <w:p w:rsidR="00C10821" w:rsidP="00C10821" w:rsidRDefault="00C10821" w14:paraId="34B2E61C" w14:textId="77777777">
            <w:pPr>
              <w:cnfStyle w:val="000000010000" w:firstRow="0" w:lastRow="0" w:firstColumn="0" w:lastColumn="0" w:oddVBand="0" w:evenVBand="0" w:oddHBand="0" w:evenHBand="1" w:firstRowFirstColumn="0" w:firstRowLastColumn="0" w:lastRowFirstColumn="0" w:lastRowLastColumn="0"/>
              <w:rPr>
                <w:ins w:author="Mohammed Khateeb" w:date="2025-01-29T15:49:00Z" w16du:dateUtc="2025-01-29T11:49:00Z" w:id="666"/>
                <w:rFonts w:cstheme="minorHAnsi"/>
                <w:color w:val="auto"/>
                <w:sz w:val="21"/>
                <w:szCs w:val="21"/>
              </w:rPr>
            </w:pPr>
            <w:ins w:author="Mohammed Khateeb" w:date="2025-01-29T15:49:00Z" w16du:dateUtc="2025-01-29T11:49:00Z" w:id="667">
              <w:r w:rsidRPr="00D9209E">
                <w:rPr>
                  <w:rFonts w:cstheme="minorHAnsi"/>
                  <w:color w:val="auto"/>
                  <w:sz w:val="21"/>
                  <w:szCs w:val="21"/>
                </w:rPr>
                <w:t>A.5.1</w:t>
              </w:r>
              <w:r>
                <w:rPr>
                  <w:rFonts w:cstheme="minorHAnsi"/>
                  <w:color w:val="auto"/>
                  <w:sz w:val="21"/>
                  <w:szCs w:val="21"/>
                </w:rPr>
                <w:t xml:space="preserve"> - </w:t>
              </w:r>
              <w:r w:rsidRPr="00C10821">
                <w:rPr>
                  <w:rFonts w:cstheme="minorHAnsi"/>
                  <w:color w:val="auto"/>
                  <w:sz w:val="21"/>
                  <w:szCs w:val="21"/>
                </w:rPr>
                <w:t>Policies for information security</w:t>
              </w:r>
            </w:ins>
          </w:p>
          <w:p w:rsidRPr="003C4740" w:rsidR="0027231A" w:rsidP="00C10821" w:rsidRDefault="00C10821" w14:paraId="21DF9654" w14:textId="4E328089">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5:49:00Z" w16du:dateUtc="2025-01-29T11:49:00Z" w:id="668">
              <w:r w:rsidRPr="00D9209E">
                <w:rPr>
                  <w:rFonts w:cstheme="minorHAnsi"/>
                  <w:color w:val="auto"/>
                  <w:sz w:val="21"/>
                  <w:szCs w:val="21"/>
                </w:rPr>
                <w:t>A.5.37</w:t>
              </w:r>
              <w:r>
                <w:rPr>
                  <w:rFonts w:cstheme="minorHAnsi"/>
                  <w:color w:val="auto"/>
                  <w:sz w:val="21"/>
                  <w:szCs w:val="21"/>
                </w:rPr>
                <w:t xml:space="preserve"> - </w:t>
              </w:r>
              <w:r w:rsidRPr="00C10821">
                <w:rPr>
                  <w:rFonts w:cstheme="minorHAnsi"/>
                  <w:color w:val="auto"/>
                  <w:sz w:val="21"/>
                  <w:szCs w:val="21"/>
                </w:rPr>
                <w:t>Documented operating procedures</w:t>
              </w:r>
            </w:ins>
          </w:p>
        </w:tc>
      </w:tr>
      <w:tr w:rsidRPr="00687C6A" w:rsidR="0027231A" w:rsidTr="00442064" w14:paraId="5F2556A1"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4C5D2096" w14:textId="77777777">
            <w:pPr>
              <w:rPr>
                <w:rFonts w:cstheme="minorHAnsi"/>
                <w:b w:val="0"/>
                <w:color w:val="auto"/>
                <w:sz w:val="21"/>
                <w:szCs w:val="21"/>
              </w:rPr>
            </w:pPr>
            <w:r w:rsidRPr="003C4740">
              <w:rPr>
                <w:rFonts w:cstheme="minorHAnsi"/>
                <w:sz w:val="21"/>
                <w:szCs w:val="21"/>
              </w:rPr>
              <w:t>Section 5 – Policy Details</w:t>
            </w:r>
          </w:p>
        </w:tc>
        <w:tc>
          <w:tcPr>
            <w:tcW w:w="2520" w:type="dxa"/>
          </w:tcPr>
          <w:p w:rsidRPr="003C4740" w:rsidR="0027231A" w:rsidP="00442064" w:rsidRDefault="00D9209E" w14:paraId="2BB7F9CD" w14:textId="4A67D9A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8:00Z" w16du:dateUtc="2025-01-29T09:28:00Z" w:id="669">
              <w:r>
                <w:rPr>
                  <w:rFonts w:cstheme="minorHAnsi"/>
                  <w:color w:val="auto"/>
                  <w:sz w:val="21"/>
                  <w:szCs w:val="21"/>
                </w:rPr>
                <w:t>T3.6.1 – Monitoring Policy and Procedures</w:t>
              </w:r>
            </w:ins>
          </w:p>
        </w:tc>
        <w:tc>
          <w:tcPr>
            <w:tcW w:w="2700" w:type="dxa"/>
          </w:tcPr>
          <w:p w:rsidR="00C10821" w:rsidP="00C10821" w:rsidRDefault="00C10821" w14:paraId="7A760168" w14:textId="77777777">
            <w:pPr>
              <w:cnfStyle w:val="000000100000" w:firstRow="0" w:lastRow="0" w:firstColumn="0" w:lastColumn="0" w:oddVBand="0" w:evenVBand="0" w:oddHBand="1" w:evenHBand="0" w:firstRowFirstColumn="0" w:firstRowLastColumn="0" w:lastRowFirstColumn="0" w:lastRowLastColumn="0"/>
              <w:rPr>
                <w:ins w:author="Mohammed Khateeb" w:date="2025-01-29T15:49:00Z" w16du:dateUtc="2025-01-29T11:49:00Z" w:id="670"/>
                <w:rFonts w:cstheme="minorHAnsi"/>
                <w:color w:val="auto"/>
                <w:sz w:val="21"/>
                <w:szCs w:val="21"/>
              </w:rPr>
            </w:pPr>
            <w:ins w:author="Mohammed Khateeb" w:date="2025-01-29T15:49:00Z" w16du:dateUtc="2025-01-29T11:49:00Z" w:id="671">
              <w:r w:rsidRPr="00D9209E">
                <w:rPr>
                  <w:rFonts w:cstheme="minorHAnsi"/>
                  <w:color w:val="auto"/>
                  <w:sz w:val="21"/>
                  <w:szCs w:val="21"/>
                </w:rPr>
                <w:t>A.5.1</w:t>
              </w:r>
              <w:r>
                <w:rPr>
                  <w:rFonts w:cstheme="minorHAnsi"/>
                  <w:color w:val="auto"/>
                  <w:sz w:val="21"/>
                  <w:szCs w:val="21"/>
                </w:rPr>
                <w:t xml:space="preserve"> - </w:t>
              </w:r>
              <w:r w:rsidRPr="00C10821">
                <w:rPr>
                  <w:rFonts w:cstheme="minorHAnsi"/>
                  <w:color w:val="auto"/>
                  <w:sz w:val="21"/>
                  <w:szCs w:val="21"/>
                </w:rPr>
                <w:t>Policies for information security</w:t>
              </w:r>
            </w:ins>
          </w:p>
          <w:p w:rsidRPr="003C4740" w:rsidR="0027231A" w:rsidP="00C10821" w:rsidRDefault="00C10821" w14:paraId="4BF7091C" w14:textId="1C20DE0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5:49:00Z" w16du:dateUtc="2025-01-29T11:49:00Z" w:id="672">
              <w:r w:rsidRPr="00D9209E">
                <w:rPr>
                  <w:rFonts w:cstheme="minorHAnsi"/>
                  <w:color w:val="auto"/>
                  <w:sz w:val="21"/>
                  <w:szCs w:val="21"/>
                </w:rPr>
                <w:t>A.5.37</w:t>
              </w:r>
              <w:r>
                <w:rPr>
                  <w:rFonts w:cstheme="minorHAnsi"/>
                  <w:color w:val="auto"/>
                  <w:sz w:val="21"/>
                  <w:szCs w:val="21"/>
                </w:rPr>
                <w:t xml:space="preserve"> - </w:t>
              </w:r>
              <w:r w:rsidRPr="00C10821">
                <w:rPr>
                  <w:rFonts w:cstheme="minorHAnsi"/>
                  <w:color w:val="auto"/>
                  <w:sz w:val="21"/>
                  <w:szCs w:val="21"/>
                </w:rPr>
                <w:t>Documented operating procedures</w:t>
              </w:r>
            </w:ins>
          </w:p>
        </w:tc>
      </w:tr>
      <w:tr w:rsidRPr="00687C6A" w:rsidR="0027231A" w:rsidTr="00442064" w14:paraId="51EDAD1F" w14:textId="7777777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36794810" w14:textId="70E6F573">
            <w:pPr>
              <w:rPr>
                <w:rFonts w:cstheme="minorHAnsi"/>
                <w:b w:val="0"/>
                <w:color w:val="auto"/>
                <w:sz w:val="21"/>
                <w:szCs w:val="21"/>
              </w:rPr>
            </w:pPr>
            <w:r>
              <w:rPr>
                <w:rFonts w:cstheme="minorHAnsi"/>
                <w:sz w:val="21"/>
                <w:szCs w:val="21"/>
              </w:rPr>
              <w:t xml:space="preserve">Section 5.1 – </w:t>
            </w:r>
            <w:ins w:author="Mohammed Khateeb" w:date="2025-01-29T13:01:00Z" w16du:dateUtc="2025-01-29T09:01:00Z" w:id="673">
              <w:r>
                <w:rPr>
                  <w:rFonts w:cstheme="minorHAnsi"/>
                  <w:sz w:val="21"/>
                  <w:szCs w:val="21"/>
                </w:rPr>
                <w:t xml:space="preserve">Logging Requirements </w:t>
              </w:r>
            </w:ins>
            <w:del w:author="Mohammed Khateeb" w:date="2025-01-29T13:01:00Z" w16du:dateUtc="2025-01-29T09:01:00Z" w:id="674">
              <w:r w:rsidDel="0027231A">
                <w:rPr>
                  <w:rFonts w:cstheme="minorHAnsi"/>
                  <w:sz w:val="21"/>
                  <w:szCs w:val="21"/>
                </w:rPr>
                <w:delText xml:space="preserve">Documenting the Operating Procedures </w:delText>
              </w:r>
            </w:del>
          </w:p>
        </w:tc>
        <w:tc>
          <w:tcPr>
            <w:tcW w:w="2520" w:type="dxa"/>
          </w:tcPr>
          <w:p w:rsidR="0027231A" w:rsidP="00442064" w:rsidRDefault="00077E4E" w14:paraId="2B8C1E82" w14:textId="0FB5F0C5">
            <w:pPr>
              <w:cnfStyle w:val="000000010000" w:firstRow="0" w:lastRow="0" w:firstColumn="0" w:lastColumn="0" w:oddVBand="0" w:evenVBand="0" w:oddHBand="0" w:evenHBand="1" w:firstRowFirstColumn="0" w:firstRowLastColumn="0" w:lastRowFirstColumn="0" w:lastRowLastColumn="0"/>
              <w:rPr>
                <w:ins w:author="Mohammed Khateeb" w:date="2025-01-29T13:23:00Z" w16du:dateUtc="2025-01-29T09:23:00Z" w:id="675"/>
                <w:rFonts w:cstheme="minorHAnsi"/>
                <w:color w:val="auto"/>
                <w:sz w:val="21"/>
                <w:szCs w:val="21"/>
              </w:rPr>
            </w:pPr>
            <w:ins w:author="Mohammed Khateeb" w:date="2025-01-29T13:22:00Z" w16du:dateUtc="2025-01-29T09:22:00Z" w:id="676">
              <w:r>
                <w:rPr>
                  <w:rFonts w:cstheme="minorHAnsi"/>
                  <w:color w:val="auto"/>
                  <w:sz w:val="21"/>
                  <w:szCs w:val="21"/>
                </w:rPr>
                <w:t>T3.6</w:t>
              </w:r>
            </w:ins>
            <w:ins w:author="Mohammed Khateeb" w:date="2025-01-29T13:23:00Z" w16du:dateUtc="2025-01-29T09:23:00Z" w:id="677">
              <w:r>
                <w:rPr>
                  <w:rFonts w:cstheme="minorHAnsi"/>
                  <w:color w:val="auto"/>
                  <w:sz w:val="21"/>
                  <w:szCs w:val="21"/>
                </w:rPr>
                <w:t>.2</w:t>
              </w:r>
            </w:ins>
            <w:ins w:author="Mohammed Khateeb" w:date="2025-01-29T13:28:00Z" w16du:dateUtc="2025-01-29T09:28:00Z" w:id="678">
              <w:r w:rsidR="00D9209E">
                <w:rPr>
                  <w:rFonts w:cstheme="minorHAnsi"/>
                  <w:color w:val="auto"/>
                  <w:sz w:val="21"/>
                  <w:szCs w:val="21"/>
                </w:rPr>
                <w:t xml:space="preserve"> – Audit Logging</w:t>
              </w:r>
            </w:ins>
          </w:p>
          <w:p w:rsidR="00077E4E" w:rsidP="00442064" w:rsidRDefault="00077E4E" w14:paraId="3B3C90F1" w14:textId="5C2DC716">
            <w:pPr>
              <w:cnfStyle w:val="000000010000" w:firstRow="0" w:lastRow="0" w:firstColumn="0" w:lastColumn="0" w:oddVBand="0" w:evenVBand="0" w:oddHBand="0" w:evenHBand="1" w:firstRowFirstColumn="0" w:firstRowLastColumn="0" w:lastRowFirstColumn="0" w:lastRowLastColumn="0"/>
              <w:rPr>
                <w:ins w:author="Mohammed Khateeb" w:date="2025-01-29T13:23:00Z" w16du:dateUtc="2025-01-29T09:23:00Z" w:id="679"/>
                <w:rFonts w:cstheme="minorHAnsi"/>
                <w:color w:val="auto"/>
                <w:sz w:val="21"/>
                <w:szCs w:val="21"/>
              </w:rPr>
            </w:pPr>
            <w:ins w:author="Mohammed Khateeb" w:date="2025-01-29T13:23:00Z" w16du:dateUtc="2025-01-29T09:23:00Z" w:id="680">
              <w:r>
                <w:rPr>
                  <w:rFonts w:cstheme="minorHAnsi"/>
                  <w:color w:val="auto"/>
                  <w:sz w:val="21"/>
                  <w:szCs w:val="21"/>
                </w:rPr>
                <w:t>T3.6.5</w:t>
              </w:r>
            </w:ins>
            <w:ins w:author="Mohammed Khateeb" w:date="2025-01-29T13:28:00Z" w16du:dateUtc="2025-01-29T09:28:00Z" w:id="681">
              <w:r w:rsidR="00D9209E">
                <w:rPr>
                  <w:rFonts w:cstheme="minorHAnsi"/>
                  <w:color w:val="auto"/>
                  <w:sz w:val="21"/>
                  <w:szCs w:val="21"/>
                </w:rPr>
                <w:t xml:space="preserve"> </w:t>
              </w:r>
            </w:ins>
            <w:ins w:author="Mohammed Khateeb" w:date="2025-01-29T13:29:00Z" w16du:dateUtc="2025-01-29T09:29:00Z" w:id="682">
              <w:r w:rsidR="00D9209E">
                <w:rPr>
                  <w:rFonts w:cstheme="minorHAnsi"/>
                  <w:color w:val="auto"/>
                  <w:sz w:val="21"/>
                  <w:szCs w:val="21"/>
                </w:rPr>
                <w:t>–</w:t>
              </w:r>
            </w:ins>
            <w:ins w:author="Mohammed Khateeb" w:date="2025-01-29T13:28:00Z" w16du:dateUtc="2025-01-29T09:28:00Z" w:id="683">
              <w:r w:rsidR="00D9209E">
                <w:rPr>
                  <w:rFonts w:cstheme="minorHAnsi"/>
                  <w:color w:val="auto"/>
                  <w:sz w:val="21"/>
                  <w:szCs w:val="21"/>
                </w:rPr>
                <w:t xml:space="preserve"> Admi</w:t>
              </w:r>
            </w:ins>
            <w:ins w:author="Mohammed Khateeb" w:date="2025-01-29T13:29:00Z" w16du:dateUtc="2025-01-29T09:29:00Z" w:id="684">
              <w:r w:rsidR="00D9209E">
                <w:rPr>
                  <w:rFonts w:cstheme="minorHAnsi"/>
                  <w:color w:val="auto"/>
                  <w:sz w:val="21"/>
                  <w:szCs w:val="21"/>
                </w:rPr>
                <w:t>nistrator and Operator Logs</w:t>
              </w:r>
            </w:ins>
          </w:p>
          <w:p w:rsidRPr="003C4740" w:rsidR="00077E4E" w:rsidP="00442064" w:rsidRDefault="00077E4E" w14:paraId="3A06A7DE" w14:textId="0D0DFAF8">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23:00Z" w16du:dateUtc="2025-01-29T09:23:00Z" w:id="685">
              <w:r>
                <w:rPr>
                  <w:rFonts w:cstheme="minorHAnsi"/>
                  <w:color w:val="auto"/>
                  <w:sz w:val="21"/>
                  <w:szCs w:val="21"/>
                </w:rPr>
                <w:t>T3.6.6</w:t>
              </w:r>
            </w:ins>
            <w:ins w:author="Mohammed Khateeb" w:date="2025-01-29T13:29:00Z" w16du:dateUtc="2025-01-29T09:29:00Z" w:id="686">
              <w:r w:rsidR="00D9209E">
                <w:rPr>
                  <w:rFonts w:cstheme="minorHAnsi"/>
                  <w:color w:val="auto"/>
                  <w:sz w:val="21"/>
                  <w:szCs w:val="21"/>
                </w:rPr>
                <w:t xml:space="preserve"> – Fault Logging</w:t>
              </w:r>
            </w:ins>
          </w:p>
        </w:tc>
        <w:tc>
          <w:tcPr>
            <w:tcW w:w="2700" w:type="dxa"/>
          </w:tcPr>
          <w:p w:rsidRPr="003C4740" w:rsidR="00D9209E" w:rsidP="00442064" w:rsidRDefault="00D9209E" w14:paraId="6365C2C3" w14:textId="0551DA2D">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31:00Z" w16du:dateUtc="2025-01-29T09:31:00Z" w:id="687">
              <w:r w:rsidRPr="00D9209E">
                <w:rPr>
                  <w:rFonts w:cstheme="minorHAnsi"/>
                  <w:color w:val="auto"/>
                  <w:sz w:val="21"/>
                  <w:szCs w:val="21"/>
                </w:rPr>
                <w:t>A.8.15</w:t>
              </w:r>
            </w:ins>
            <w:ins w:author="Mohammed Khateeb" w:date="2025-01-29T15:49:00Z" w16du:dateUtc="2025-01-29T11:49:00Z" w:id="688">
              <w:r w:rsidR="00C10821">
                <w:rPr>
                  <w:rFonts w:cstheme="minorHAnsi"/>
                  <w:color w:val="auto"/>
                  <w:sz w:val="21"/>
                  <w:szCs w:val="21"/>
                </w:rPr>
                <w:t xml:space="preserve"> – Logging </w:t>
              </w:r>
            </w:ins>
          </w:p>
        </w:tc>
      </w:tr>
      <w:tr w:rsidRPr="00687C6A" w:rsidR="0027231A" w:rsidTr="00442064" w14:paraId="09AA719B"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Pr="003C4740" w:rsidR="0027231A" w:rsidP="00442064" w:rsidRDefault="0027231A" w14:paraId="261768E3" w14:textId="5187C87D">
            <w:pPr>
              <w:rPr>
                <w:rFonts w:cstheme="minorHAnsi"/>
                <w:b w:val="0"/>
                <w:color w:val="auto"/>
                <w:sz w:val="21"/>
                <w:szCs w:val="21"/>
              </w:rPr>
            </w:pPr>
            <w:r>
              <w:rPr>
                <w:rFonts w:cstheme="minorHAnsi"/>
                <w:sz w:val="21"/>
                <w:szCs w:val="21"/>
              </w:rPr>
              <w:t>Section 5.2 –</w:t>
            </w:r>
            <w:ins w:author="Mohammed Khateeb" w:date="2025-01-29T13:01:00Z" w16du:dateUtc="2025-01-29T09:01:00Z" w:id="689">
              <w:r>
                <w:rPr>
                  <w:rFonts w:cstheme="minorHAnsi"/>
                  <w:sz w:val="21"/>
                  <w:szCs w:val="21"/>
                </w:rPr>
                <w:t xml:space="preserve"> Logging Parameters</w:t>
              </w:r>
            </w:ins>
            <w:del w:author="Mohammed Khateeb" w:date="2025-01-29T13:01:00Z" w16du:dateUtc="2025-01-29T09:01:00Z" w:id="690">
              <w:r w:rsidDel="0027231A">
                <w:rPr>
                  <w:rFonts w:cstheme="minorHAnsi"/>
                  <w:sz w:val="21"/>
                  <w:szCs w:val="21"/>
                </w:rPr>
                <w:delText xml:space="preserve"> Controls Over System Documentation </w:delText>
              </w:r>
            </w:del>
          </w:p>
        </w:tc>
        <w:tc>
          <w:tcPr>
            <w:tcW w:w="2520" w:type="dxa"/>
          </w:tcPr>
          <w:p w:rsidR="0027231A" w:rsidP="00442064" w:rsidRDefault="00077E4E" w14:paraId="6B055F28" w14:textId="435AB2B2">
            <w:pPr>
              <w:cnfStyle w:val="000000100000" w:firstRow="0" w:lastRow="0" w:firstColumn="0" w:lastColumn="0" w:oddVBand="0" w:evenVBand="0" w:oddHBand="1" w:evenHBand="0" w:firstRowFirstColumn="0" w:firstRowLastColumn="0" w:lastRowFirstColumn="0" w:lastRowLastColumn="0"/>
              <w:rPr>
                <w:ins w:author="Mohammed Khateeb" w:date="2025-01-29T13:24:00Z" w16du:dateUtc="2025-01-29T09:24:00Z" w:id="691"/>
                <w:rFonts w:cstheme="minorHAnsi"/>
                <w:color w:val="auto"/>
                <w:sz w:val="21"/>
                <w:szCs w:val="21"/>
              </w:rPr>
            </w:pPr>
            <w:ins w:author="Mohammed Khateeb" w:date="2025-01-29T13:23:00Z" w16du:dateUtc="2025-01-29T09:23:00Z" w:id="692">
              <w:r>
                <w:rPr>
                  <w:rFonts w:cstheme="minorHAnsi"/>
                  <w:color w:val="auto"/>
                  <w:sz w:val="21"/>
                  <w:szCs w:val="21"/>
                </w:rPr>
                <w:t>T3.6.2</w:t>
              </w:r>
            </w:ins>
            <w:ins w:author="Mohammed Khateeb" w:date="2025-01-29T13:28:00Z" w16du:dateUtc="2025-01-29T09:28:00Z" w:id="693">
              <w:r w:rsidR="00D9209E">
                <w:rPr>
                  <w:rFonts w:cstheme="minorHAnsi"/>
                  <w:color w:val="auto"/>
                  <w:sz w:val="21"/>
                  <w:szCs w:val="21"/>
                </w:rPr>
                <w:t xml:space="preserve"> – Audit Logging</w:t>
              </w:r>
            </w:ins>
          </w:p>
          <w:p w:rsidR="00077E4E" w:rsidP="00077E4E" w:rsidRDefault="00077E4E" w14:paraId="6DF749AC" w14:textId="5EF43538">
            <w:pPr>
              <w:cnfStyle w:val="000000100000" w:firstRow="0" w:lastRow="0" w:firstColumn="0" w:lastColumn="0" w:oddVBand="0" w:evenVBand="0" w:oddHBand="1" w:evenHBand="0" w:firstRowFirstColumn="0" w:firstRowLastColumn="0" w:lastRowFirstColumn="0" w:lastRowLastColumn="0"/>
              <w:rPr>
                <w:ins w:author="Mohammed Khateeb" w:date="2025-01-29T13:24:00Z" w16du:dateUtc="2025-01-29T09:24:00Z" w:id="694"/>
                <w:rFonts w:cstheme="minorHAnsi"/>
                <w:color w:val="auto"/>
                <w:sz w:val="21"/>
                <w:szCs w:val="21"/>
              </w:rPr>
            </w:pPr>
            <w:ins w:author="Mohammed Khateeb" w:date="2025-01-29T13:24:00Z" w16du:dateUtc="2025-01-29T09:24:00Z" w:id="695">
              <w:r>
                <w:rPr>
                  <w:rFonts w:cstheme="minorHAnsi"/>
                  <w:color w:val="auto"/>
                  <w:sz w:val="21"/>
                  <w:szCs w:val="21"/>
                </w:rPr>
                <w:t>T3.6.3</w:t>
              </w:r>
            </w:ins>
            <w:ins w:author="Mohammed Khateeb" w:date="2025-01-29T13:29:00Z" w16du:dateUtc="2025-01-29T09:29:00Z" w:id="696">
              <w:r w:rsidR="00D9209E">
                <w:rPr>
                  <w:rFonts w:cstheme="minorHAnsi"/>
                  <w:color w:val="auto"/>
                  <w:sz w:val="21"/>
                  <w:szCs w:val="21"/>
                </w:rPr>
                <w:t xml:space="preserve"> </w:t>
              </w:r>
            </w:ins>
            <w:ins w:author="Mohammed Khateeb" w:date="2025-01-29T13:30:00Z" w16du:dateUtc="2025-01-29T09:30:00Z" w:id="697">
              <w:r w:rsidR="00D9209E">
                <w:rPr>
                  <w:rFonts w:cstheme="minorHAnsi"/>
                  <w:color w:val="auto"/>
                  <w:sz w:val="21"/>
                  <w:szCs w:val="21"/>
                </w:rPr>
                <w:t>– Monitoring System Use</w:t>
              </w:r>
            </w:ins>
          </w:p>
          <w:p w:rsidR="00077E4E" w:rsidP="00077E4E" w:rsidRDefault="00077E4E" w14:paraId="42D23FC6" w14:textId="5DF6BF00">
            <w:pPr>
              <w:cnfStyle w:val="000000100000" w:firstRow="0" w:lastRow="0" w:firstColumn="0" w:lastColumn="0" w:oddVBand="0" w:evenVBand="0" w:oddHBand="1" w:evenHBand="0" w:firstRowFirstColumn="0" w:firstRowLastColumn="0" w:lastRowFirstColumn="0" w:lastRowLastColumn="0"/>
              <w:rPr>
                <w:ins w:author="Mohammed Khateeb" w:date="2025-01-29T13:24:00Z" w16du:dateUtc="2025-01-29T09:24:00Z" w:id="698"/>
                <w:rFonts w:cstheme="minorHAnsi"/>
                <w:color w:val="auto"/>
                <w:sz w:val="21"/>
                <w:szCs w:val="21"/>
              </w:rPr>
            </w:pPr>
            <w:ins w:author="Mohammed Khateeb" w:date="2025-01-29T13:24:00Z" w16du:dateUtc="2025-01-29T09:24:00Z" w:id="699">
              <w:r>
                <w:rPr>
                  <w:rFonts w:cstheme="minorHAnsi"/>
                  <w:color w:val="auto"/>
                  <w:sz w:val="21"/>
                  <w:szCs w:val="21"/>
                </w:rPr>
                <w:t>T3.6.5</w:t>
              </w:r>
            </w:ins>
            <w:ins w:author="Mohammed Khateeb" w:date="2025-01-29T13:29:00Z" w16du:dateUtc="2025-01-29T09:29:00Z" w:id="700">
              <w:r w:rsidR="00D9209E">
                <w:rPr>
                  <w:rFonts w:cstheme="minorHAnsi"/>
                  <w:color w:val="auto"/>
                  <w:sz w:val="21"/>
                  <w:szCs w:val="21"/>
                </w:rPr>
                <w:t xml:space="preserve"> – Administrator and Operator Logs</w:t>
              </w:r>
            </w:ins>
          </w:p>
          <w:p w:rsidRPr="003C4740" w:rsidR="00077E4E" w:rsidP="00077E4E" w:rsidRDefault="00077E4E" w14:paraId="6B1F9225" w14:textId="5AD31544">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4:00Z" w16du:dateUtc="2025-01-29T09:24:00Z" w:id="701">
              <w:r>
                <w:rPr>
                  <w:rFonts w:cstheme="minorHAnsi"/>
                  <w:color w:val="auto"/>
                  <w:sz w:val="21"/>
                  <w:szCs w:val="21"/>
                </w:rPr>
                <w:t>T3.6.6</w:t>
              </w:r>
            </w:ins>
            <w:ins w:author="Mohammed Khateeb" w:date="2025-01-29T13:29:00Z" w16du:dateUtc="2025-01-29T09:29:00Z" w:id="702">
              <w:r w:rsidR="00D9209E">
                <w:rPr>
                  <w:rFonts w:cstheme="minorHAnsi"/>
                  <w:color w:val="auto"/>
                  <w:sz w:val="21"/>
                  <w:szCs w:val="21"/>
                </w:rPr>
                <w:t xml:space="preserve"> – Fault Logging</w:t>
              </w:r>
            </w:ins>
          </w:p>
        </w:tc>
        <w:tc>
          <w:tcPr>
            <w:tcW w:w="2700" w:type="dxa"/>
          </w:tcPr>
          <w:p w:rsidRPr="003C4740" w:rsidR="00D9209E" w:rsidP="00442064" w:rsidRDefault="00D9209E" w14:paraId="353692CC" w14:textId="37274C9D">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31:00Z" w16du:dateUtc="2025-01-29T09:31:00Z" w:id="703">
              <w:r w:rsidRPr="00D9209E">
                <w:rPr>
                  <w:rFonts w:cstheme="minorHAnsi"/>
                  <w:color w:val="auto"/>
                  <w:sz w:val="21"/>
                  <w:szCs w:val="21"/>
                </w:rPr>
                <w:t>A.8.15</w:t>
              </w:r>
            </w:ins>
            <w:ins w:author="Mohammed Khateeb" w:date="2025-01-29T15:49:00Z" w16du:dateUtc="2025-01-29T11:49:00Z" w:id="704">
              <w:r w:rsidR="00C10821">
                <w:rPr>
                  <w:rFonts w:cstheme="minorHAnsi"/>
                  <w:color w:val="auto"/>
                  <w:sz w:val="21"/>
                  <w:szCs w:val="21"/>
                </w:rPr>
                <w:t xml:space="preserve"> – Logging</w:t>
              </w:r>
            </w:ins>
          </w:p>
        </w:tc>
      </w:tr>
      <w:tr w:rsidRPr="00687C6A" w:rsidR="0027231A" w:rsidTr="00442064" w14:paraId="1965738E" w14:textId="7777777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6AD50473" w14:textId="4A1BCCE4">
            <w:pPr>
              <w:rPr>
                <w:rFonts w:cstheme="minorHAnsi"/>
                <w:sz w:val="21"/>
                <w:szCs w:val="21"/>
              </w:rPr>
            </w:pPr>
            <w:r>
              <w:rPr>
                <w:rFonts w:cstheme="minorHAnsi"/>
                <w:sz w:val="21"/>
                <w:szCs w:val="21"/>
              </w:rPr>
              <w:t>Section 5.3 –</w:t>
            </w:r>
            <w:ins w:author="Mohammed Khateeb" w:date="2025-01-29T13:01:00Z" w16du:dateUtc="2025-01-29T09:01:00Z" w:id="705">
              <w:r>
                <w:rPr>
                  <w:rFonts w:cstheme="minorHAnsi"/>
                  <w:sz w:val="21"/>
                  <w:szCs w:val="21"/>
                </w:rPr>
                <w:t xml:space="preserve"> Log Storage &amp; Retention</w:t>
              </w:r>
            </w:ins>
            <w:del w:author="Mohammed Khateeb" w:date="2025-01-29T13:01:00Z" w16du:dateUtc="2025-01-29T09:01:00Z" w:id="706">
              <w:r w:rsidDel="0027231A">
                <w:rPr>
                  <w:rFonts w:cstheme="minorHAnsi"/>
                  <w:sz w:val="21"/>
                  <w:szCs w:val="21"/>
                </w:rPr>
                <w:delText xml:space="preserve"> Separation of Development, Test and Operational Environments</w:delText>
              </w:r>
            </w:del>
          </w:p>
        </w:tc>
        <w:tc>
          <w:tcPr>
            <w:tcW w:w="2520" w:type="dxa"/>
          </w:tcPr>
          <w:p w:rsidR="00077E4E" w:rsidP="00442064" w:rsidRDefault="00077E4E" w14:paraId="4E4B3C20" w14:textId="402FCA0E">
            <w:pPr>
              <w:cnfStyle w:val="000000010000" w:firstRow="0" w:lastRow="0" w:firstColumn="0" w:lastColumn="0" w:oddVBand="0" w:evenVBand="0" w:oddHBand="0" w:evenHBand="1" w:firstRowFirstColumn="0" w:firstRowLastColumn="0" w:lastRowFirstColumn="0" w:lastRowLastColumn="0"/>
              <w:rPr>
                <w:ins w:author="Mohammed Khateeb" w:date="2025-01-29T13:24:00Z" w16du:dateUtc="2025-01-29T09:24:00Z" w:id="707"/>
                <w:rFonts w:cstheme="minorHAnsi"/>
                <w:color w:val="auto"/>
                <w:sz w:val="21"/>
                <w:szCs w:val="21"/>
              </w:rPr>
            </w:pPr>
            <w:ins w:author="Mohammed Khateeb" w:date="2025-01-29T13:24:00Z" w16du:dateUtc="2025-01-29T09:24:00Z" w:id="708">
              <w:r>
                <w:rPr>
                  <w:rFonts w:cstheme="minorHAnsi"/>
                  <w:color w:val="auto"/>
                  <w:sz w:val="21"/>
                  <w:szCs w:val="21"/>
                </w:rPr>
                <w:t>T3.6.2</w:t>
              </w:r>
            </w:ins>
            <w:ins w:author="Mohammed Khateeb" w:date="2025-01-29T13:28:00Z" w16du:dateUtc="2025-01-29T09:28:00Z" w:id="709">
              <w:r w:rsidR="00D9209E">
                <w:rPr>
                  <w:rFonts w:cstheme="minorHAnsi"/>
                  <w:color w:val="auto"/>
                  <w:sz w:val="21"/>
                  <w:szCs w:val="21"/>
                </w:rPr>
                <w:t xml:space="preserve"> – Audit Logging</w:t>
              </w:r>
            </w:ins>
          </w:p>
          <w:p w:rsidR="00077E4E" w:rsidP="00442064" w:rsidRDefault="00077E4E" w14:paraId="02415D7A" w14:textId="3B1E02FE">
            <w:pPr>
              <w:cnfStyle w:val="000000010000" w:firstRow="0" w:lastRow="0" w:firstColumn="0" w:lastColumn="0" w:oddVBand="0" w:evenVBand="0" w:oddHBand="0" w:evenHBand="1" w:firstRowFirstColumn="0" w:firstRowLastColumn="0" w:lastRowFirstColumn="0" w:lastRowLastColumn="0"/>
              <w:rPr>
                <w:ins w:author="Mohammed Khateeb" w:date="2025-01-29T13:24:00Z" w16du:dateUtc="2025-01-29T09:24:00Z" w:id="710"/>
                <w:rFonts w:cstheme="minorHAnsi"/>
                <w:color w:val="auto"/>
                <w:sz w:val="21"/>
                <w:szCs w:val="21"/>
              </w:rPr>
            </w:pPr>
            <w:ins w:author="Mohammed Khateeb" w:date="2025-01-29T13:24:00Z" w16du:dateUtc="2025-01-29T09:24:00Z" w:id="711">
              <w:r>
                <w:rPr>
                  <w:rFonts w:cstheme="minorHAnsi"/>
                  <w:color w:val="auto"/>
                  <w:sz w:val="21"/>
                  <w:szCs w:val="21"/>
                </w:rPr>
                <w:t>T3.6.3</w:t>
              </w:r>
            </w:ins>
            <w:ins w:author="Mohammed Khateeb" w:date="2025-01-29T13:30:00Z" w16du:dateUtc="2025-01-29T09:30:00Z" w:id="712">
              <w:r w:rsidR="00D9209E">
                <w:rPr>
                  <w:rFonts w:cstheme="minorHAnsi"/>
                  <w:color w:val="auto"/>
                  <w:sz w:val="21"/>
                  <w:szCs w:val="21"/>
                </w:rPr>
                <w:t xml:space="preserve"> – Monitoring System Use</w:t>
              </w:r>
            </w:ins>
          </w:p>
          <w:p w:rsidR="00077E4E" w:rsidP="00442064" w:rsidRDefault="00077E4E" w14:paraId="23458FDC" w14:textId="768001D4">
            <w:pPr>
              <w:cnfStyle w:val="000000010000" w:firstRow="0" w:lastRow="0" w:firstColumn="0" w:lastColumn="0" w:oddVBand="0" w:evenVBand="0" w:oddHBand="0" w:evenHBand="1" w:firstRowFirstColumn="0" w:firstRowLastColumn="0" w:lastRowFirstColumn="0" w:lastRowLastColumn="0"/>
              <w:rPr>
                <w:ins w:author="Mohammed Khateeb" w:date="2025-01-29T13:24:00Z" w16du:dateUtc="2025-01-29T09:24:00Z" w:id="713"/>
                <w:rFonts w:cstheme="minorHAnsi"/>
                <w:color w:val="auto"/>
                <w:sz w:val="21"/>
                <w:szCs w:val="21"/>
              </w:rPr>
            </w:pPr>
            <w:ins w:author="Mohammed Khateeb" w:date="2025-01-29T13:24:00Z" w16du:dateUtc="2025-01-29T09:24:00Z" w:id="714">
              <w:r>
                <w:rPr>
                  <w:rFonts w:cstheme="minorHAnsi"/>
                  <w:color w:val="auto"/>
                  <w:sz w:val="21"/>
                  <w:szCs w:val="21"/>
                </w:rPr>
                <w:t>T3.6.5</w:t>
              </w:r>
            </w:ins>
            <w:ins w:author="Mohammed Khateeb" w:date="2025-01-29T13:29:00Z" w16du:dateUtc="2025-01-29T09:29:00Z" w:id="715">
              <w:r w:rsidR="00D9209E">
                <w:rPr>
                  <w:rFonts w:cstheme="minorHAnsi"/>
                  <w:color w:val="auto"/>
                  <w:sz w:val="21"/>
                  <w:szCs w:val="21"/>
                </w:rPr>
                <w:t xml:space="preserve"> – Administrator and Operator Logs</w:t>
              </w:r>
            </w:ins>
          </w:p>
          <w:p w:rsidRPr="003C4740" w:rsidR="00077E4E" w:rsidP="00442064" w:rsidRDefault="00077E4E" w14:paraId="09189203" w14:textId="238F0C18">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24:00Z" w16du:dateUtc="2025-01-29T09:24:00Z" w:id="716">
              <w:r>
                <w:rPr>
                  <w:rFonts w:cstheme="minorHAnsi"/>
                  <w:color w:val="auto"/>
                  <w:sz w:val="21"/>
                  <w:szCs w:val="21"/>
                </w:rPr>
                <w:t>T3.6.</w:t>
              </w:r>
            </w:ins>
            <w:ins w:author="Mohammed Khateeb" w:date="2025-01-29T13:25:00Z" w16du:dateUtc="2025-01-29T09:25:00Z" w:id="717">
              <w:r>
                <w:rPr>
                  <w:rFonts w:cstheme="minorHAnsi"/>
                  <w:color w:val="auto"/>
                  <w:sz w:val="21"/>
                  <w:szCs w:val="21"/>
                </w:rPr>
                <w:t>6</w:t>
              </w:r>
            </w:ins>
            <w:ins w:author="Mohammed Khateeb" w:date="2025-01-29T13:29:00Z" w16du:dateUtc="2025-01-29T09:29:00Z" w:id="718">
              <w:r w:rsidR="00D9209E">
                <w:rPr>
                  <w:rFonts w:cstheme="minorHAnsi"/>
                  <w:color w:val="auto"/>
                  <w:sz w:val="21"/>
                  <w:szCs w:val="21"/>
                </w:rPr>
                <w:t xml:space="preserve"> – Fault Logging</w:t>
              </w:r>
            </w:ins>
          </w:p>
        </w:tc>
        <w:tc>
          <w:tcPr>
            <w:tcW w:w="2700" w:type="dxa"/>
          </w:tcPr>
          <w:p w:rsidRPr="003C4740" w:rsidR="0027231A" w:rsidP="00442064" w:rsidRDefault="00D9209E" w14:paraId="0EA635AA" w14:textId="65A0DD35">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32:00Z" w16du:dateUtc="2025-01-29T09:32:00Z" w:id="719">
              <w:r w:rsidRPr="00D9209E">
                <w:rPr>
                  <w:rFonts w:cstheme="minorHAnsi"/>
                  <w:color w:val="auto"/>
                  <w:sz w:val="21"/>
                  <w:szCs w:val="21"/>
                </w:rPr>
                <w:t>A.8.15</w:t>
              </w:r>
            </w:ins>
            <w:ins w:author="Mohammed Khateeb" w:date="2025-01-29T15:49:00Z" w16du:dateUtc="2025-01-29T11:49:00Z" w:id="720">
              <w:r w:rsidR="00C10821">
                <w:rPr>
                  <w:rFonts w:cstheme="minorHAnsi"/>
                  <w:color w:val="auto"/>
                  <w:sz w:val="21"/>
                  <w:szCs w:val="21"/>
                </w:rPr>
                <w:t xml:space="preserve"> – Logging</w:t>
              </w:r>
            </w:ins>
          </w:p>
        </w:tc>
      </w:tr>
      <w:tr w:rsidRPr="00687C6A" w:rsidR="0027231A" w:rsidTr="00442064" w14:paraId="07992CE2"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640EDC49" w14:textId="012A39AA">
            <w:pPr>
              <w:rPr>
                <w:rFonts w:cstheme="minorHAnsi"/>
                <w:sz w:val="21"/>
                <w:szCs w:val="21"/>
              </w:rPr>
            </w:pPr>
            <w:r>
              <w:rPr>
                <w:rFonts w:cstheme="minorHAnsi"/>
                <w:sz w:val="21"/>
                <w:szCs w:val="21"/>
              </w:rPr>
              <w:t>Section 5.4 –</w:t>
            </w:r>
            <w:ins w:author="Mohammed Khateeb" w:date="2025-01-29T13:01:00Z" w16du:dateUtc="2025-01-29T09:01:00Z" w:id="721">
              <w:r>
                <w:rPr>
                  <w:rFonts w:cstheme="minorHAnsi"/>
                  <w:sz w:val="21"/>
                  <w:szCs w:val="21"/>
                </w:rPr>
                <w:t xml:space="preserve"> Log Reporting</w:t>
              </w:r>
            </w:ins>
            <w:del w:author="Mohammed Khateeb" w:date="2025-01-29T13:01:00Z" w16du:dateUtc="2025-01-29T09:01:00Z" w:id="722">
              <w:r w:rsidDel="0027231A">
                <w:rPr>
                  <w:rFonts w:cstheme="minorHAnsi"/>
                  <w:sz w:val="21"/>
                  <w:szCs w:val="21"/>
                </w:rPr>
                <w:delText xml:space="preserve"> Purchasing,</w:delText>
              </w:r>
            </w:del>
            <w:ins w:author="Mohammed Khateeb" w:date="2025-01-29T13:01:00Z" w16du:dateUtc="2025-01-29T09:01:00Z" w:id="723">
              <w:r w:rsidDel="0027231A">
                <w:rPr>
                  <w:rFonts w:cstheme="minorHAnsi"/>
                  <w:sz w:val="21"/>
                  <w:szCs w:val="21"/>
                </w:rPr>
                <w:t xml:space="preserve"> </w:t>
              </w:r>
            </w:ins>
            <w:del w:author="Mohammed Khateeb" w:date="2025-01-29T13:01:00Z" w16du:dateUtc="2025-01-29T09:01:00Z" w:id="724">
              <w:r w:rsidDel="0027231A">
                <w:rPr>
                  <w:rFonts w:cstheme="minorHAnsi"/>
                  <w:sz w:val="21"/>
                  <w:szCs w:val="21"/>
                </w:rPr>
                <w:delText xml:space="preserve"> Installation, Allocation and Management of New IT Systems</w:delText>
              </w:r>
            </w:del>
          </w:p>
        </w:tc>
        <w:tc>
          <w:tcPr>
            <w:tcW w:w="2520" w:type="dxa"/>
          </w:tcPr>
          <w:p w:rsidRPr="003C4740" w:rsidR="0027231A" w:rsidP="00442064" w:rsidRDefault="00077E4E" w14:paraId="2925C439" w14:textId="5126C11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5:00Z" w16du:dateUtc="2025-01-29T09:25:00Z" w:id="725">
              <w:r>
                <w:rPr>
                  <w:rFonts w:cstheme="minorHAnsi"/>
                  <w:color w:val="auto"/>
                  <w:sz w:val="21"/>
                  <w:szCs w:val="21"/>
                </w:rPr>
                <w:t>T3.6.3</w:t>
              </w:r>
            </w:ins>
            <w:ins w:author="Mohammed Khateeb" w:date="2025-01-29T13:30:00Z" w16du:dateUtc="2025-01-29T09:30:00Z" w:id="726">
              <w:r w:rsidR="00D9209E">
                <w:rPr>
                  <w:rFonts w:cstheme="minorHAnsi"/>
                  <w:color w:val="auto"/>
                  <w:sz w:val="21"/>
                  <w:szCs w:val="21"/>
                </w:rPr>
                <w:t xml:space="preserve"> – Monitoring System Use</w:t>
              </w:r>
            </w:ins>
          </w:p>
        </w:tc>
        <w:tc>
          <w:tcPr>
            <w:tcW w:w="2700" w:type="dxa"/>
          </w:tcPr>
          <w:p w:rsidRPr="003C4740" w:rsidR="0027231A" w:rsidP="00442064" w:rsidRDefault="00D9209E" w14:paraId="28E5812C" w14:textId="5D661B12">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32:00Z" w16du:dateUtc="2025-01-29T09:32:00Z" w:id="727">
              <w:r w:rsidRPr="00D9209E">
                <w:rPr>
                  <w:rFonts w:cstheme="minorHAnsi"/>
                  <w:color w:val="auto"/>
                  <w:sz w:val="21"/>
                  <w:szCs w:val="21"/>
                </w:rPr>
                <w:t>A.8.15</w:t>
              </w:r>
            </w:ins>
            <w:ins w:author="Mohammed Khateeb" w:date="2025-01-29T15:49:00Z" w16du:dateUtc="2025-01-29T11:49:00Z" w:id="728">
              <w:r w:rsidR="00C10821">
                <w:rPr>
                  <w:rFonts w:cstheme="minorHAnsi"/>
                  <w:color w:val="auto"/>
                  <w:sz w:val="21"/>
                  <w:szCs w:val="21"/>
                </w:rPr>
                <w:t xml:space="preserve"> – Logging</w:t>
              </w:r>
            </w:ins>
          </w:p>
        </w:tc>
      </w:tr>
      <w:tr w:rsidRPr="00687C6A" w:rsidR="0027231A" w:rsidTr="00442064" w14:paraId="2A99C38D" w14:textId="7777777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1A5BA0E9" w14:textId="16AA31E7">
            <w:pPr>
              <w:rPr>
                <w:rFonts w:cstheme="minorHAnsi"/>
                <w:sz w:val="21"/>
                <w:szCs w:val="21"/>
              </w:rPr>
            </w:pPr>
            <w:r>
              <w:rPr>
                <w:rFonts w:cstheme="minorHAnsi"/>
                <w:sz w:val="21"/>
                <w:szCs w:val="21"/>
              </w:rPr>
              <w:t>Section 5.5 –</w:t>
            </w:r>
            <w:ins w:author="Mohammed Khateeb" w:date="2025-01-29T13:01:00Z" w16du:dateUtc="2025-01-29T09:01:00Z" w:id="729">
              <w:r>
                <w:rPr>
                  <w:rFonts w:cstheme="minorHAnsi"/>
                  <w:sz w:val="21"/>
                  <w:szCs w:val="21"/>
                </w:rPr>
                <w:t xml:space="preserve"> Log </w:t>
              </w:r>
            </w:ins>
            <w:ins w:author="Mohammed Khateeb" w:date="2025-01-29T13:02:00Z" w16du:dateUtc="2025-01-29T09:02:00Z" w:id="730">
              <w:r>
                <w:rPr>
                  <w:rFonts w:cstheme="minorHAnsi"/>
                  <w:sz w:val="21"/>
                  <w:szCs w:val="21"/>
                </w:rPr>
                <w:t>Protection and Access</w:t>
              </w:r>
            </w:ins>
            <w:del w:author="Mohammed Khateeb" w:date="2025-01-29T13:01:00Z" w16du:dateUtc="2025-01-29T09:01:00Z" w:id="731">
              <w:r w:rsidDel="0027231A">
                <w:rPr>
                  <w:rFonts w:cstheme="minorHAnsi"/>
                  <w:sz w:val="21"/>
                  <w:szCs w:val="21"/>
                </w:rPr>
                <w:delText xml:space="preserve"> System Acceptance</w:delText>
              </w:r>
            </w:del>
          </w:p>
        </w:tc>
        <w:tc>
          <w:tcPr>
            <w:tcW w:w="2520" w:type="dxa"/>
          </w:tcPr>
          <w:p w:rsidRPr="003C4740" w:rsidR="0027231A" w:rsidP="00442064" w:rsidRDefault="00077E4E" w14:paraId="547773CE" w14:textId="79E12961">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25:00Z" w16du:dateUtc="2025-01-29T09:25:00Z" w:id="732">
              <w:r>
                <w:rPr>
                  <w:rFonts w:cstheme="minorHAnsi"/>
                  <w:color w:val="auto"/>
                  <w:sz w:val="21"/>
                  <w:szCs w:val="21"/>
                </w:rPr>
                <w:t>T3.6.4</w:t>
              </w:r>
            </w:ins>
            <w:ins w:author="Mohammed Khateeb" w:date="2025-01-29T13:30:00Z" w16du:dateUtc="2025-01-29T09:30:00Z" w:id="733">
              <w:r w:rsidR="00D9209E">
                <w:rPr>
                  <w:rFonts w:cstheme="minorHAnsi"/>
                  <w:color w:val="auto"/>
                  <w:sz w:val="21"/>
                  <w:szCs w:val="21"/>
                </w:rPr>
                <w:t xml:space="preserve"> – Protection of Log Information</w:t>
              </w:r>
            </w:ins>
          </w:p>
        </w:tc>
        <w:tc>
          <w:tcPr>
            <w:tcW w:w="2700" w:type="dxa"/>
          </w:tcPr>
          <w:p w:rsidRPr="003C4740" w:rsidR="0027231A" w:rsidP="00442064" w:rsidRDefault="00D9209E" w14:paraId="45BE24E2" w14:textId="75DF83D3">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32:00Z" w16du:dateUtc="2025-01-29T09:32:00Z" w:id="734">
              <w:r w:rsidRPr="00D9209E">
                <w:rPr>
                  <w:rFonts w:cstheme="minorHAnsi"/>
                  <w:color w:val="auto"/>
                  <w:sz w:val="21"/>
                  <w:szCs w:val="21"/>
                </w:rPr>
                <w:t>A.8.15</w:t>
              </w:r>
            </w:ins>
            <w:ins w:author="Mohammed Khateeb" w:date="2025-01-29T15:49:00Z" w16du:dateUtc="2025-01-29T11:49:00Z" w:id="735">
              <w:r w:rsidR="00C10821">
                <w:rPr>
                  <w:rFonts w:cstheme="minorHAnsi"/>
                  <w:color w:val="auto"/>
                  <w:sz w:val="21"/>
                  <w:szCs w:val="21"/>
                </w:rPr>
                <w:t xml:space="preserve"> – Logging</w:t>
              </w:r>
            </w:ins>
          </w:p>
        </w:tc>
      </w:tr>
      <w:tr w:rsidRPr="00687C6A" w:rsidR="0027231A" w:rsidTr="00442064" w14:paraId="71338C1F"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67EFBCB4" w14:textId="552E48C0">
            <w:pPr>
              <w:rPr>
                <w:rFonts w:cstheme="minorHAnsi"/>
                <w:sz w:val="21"/>
                <w:szCs w:val="21"/>
              </w:rPr>
            </w:pPr>
            <w:r>
              <w:rPr>
                <w:rFonts w:cstheme="minorHAnsi"/>
                <w:sz w:val="21"/>
                <w:szCs w:val="21"/>
              </w:rPr>
              <w:t>Section 5.6 –</w:t>
            </w:r>
            <w:ins w:author="Mohammed Khateeb" w:date="2025-01-29T13:02:00Z" w16du:dateUtc="2025-01-29T09:02:00Z" w:id="736">
              <w:r>
                <w:rPr>
                  <w:rFonts w:cstheme="minorHAnsi"/>
                  <w:sz w:val="21"/>
                  <w:szCs w:val="21"/>
                </w:rPr>
                <w:t xml:space="preserve"> Log Monitoring, Analysis &amp; Review</w:t>
              </w:r>
            </w:ins>
            <w:del w:author="Mohammed Khateeb" w:date="2025-01-29T13:02:00Z" w16du:dateUtc="2025-01-29T09:02:00Z" w:id="737">
              <w:r w:rsidDel="0027231A">
                <w:rPr>
                  <w:rFonts w:cstheme="minorHAnsi"/>
                  <w:sz w:val="21"/>
                  <w:szCs w:val="21"/>
                </w:rPr>
                <w:delText xml:space="preserve"> Segregation of Duties</w:delText>
              </w:r>
            </w:del>
          </w:p>
        </w:tc>
        <w:tc>
          <w:tcPr>
            <w:tcW w:w="2520" w:type="dxa"/>
          </w:tcPr>
          <w:p w:rsidR="0027231A" w:rsidP="00442064" w:rsidRDefault="00077E4E" w14:paraId="30A800B5" w14:textId="369774FE">
            <w:pPr>
              <w:cnfStyle w:val="000000100000" w:firstRow="0" w:lastRow="0" w:firstColumn="0" w:lastColumn="0" w:oddVBand="0" w:evenVBand="0" w:oddHBand="1" w:evenHBand="0" w:firstRowFirstColumn="0" w:firstRowLastColumn="0" w:lastRowFirstColumn="0" w:lastRowLastColumn="0"/>
              <w:rPr>
                <w:ins w:author="Mohammed Khateeb" w:date="2025-01-29T13:26:00Z" w16du:dateUtc="2025-01-29T09:26:00Z" w:id="738"/>
                <w:rFonts w:cstheme="minorHAnsi"/>
                <w:color w:val="auto"/>
                <w:sz w:val="21"/>
                <w:szCs w:val="21"/>
              </w:rPr>
            </w:pPr>
            <w:ins w:author="Mohammed Khateeb" w:date="2025-01-29T13:25:00Z" w16du:dateUtc="2025-01-29T09:25:00Z" w:id="739">
              <w:r>
                <w:rPr>
                  <w:rFonts w:cstheme="minorHAnsi"/>
                  <w:color w:val="auto"/>
                  <w:sz w:val="21"/>
                  <w:szCs w:val="21"/>
                </w:rPr>
                <w:t>T3.6.3</w:t>
              </w:r>
            </w:ins>
            <w:ins w:author="Mohammed Khateeb" w:date="2025-01-29T13:30:00Z" w16du:dateUtc="2025-01-29T09:30:00Z" w:id="740">
              <w:r w:rsidR="00D9209E">
                <w:rPr>
                  <w:rFonts w:cstheme="minorHAnsi"/>
                  <w:color w:val="auto"/>
                  <w:sz w:val="21"/>
                  <w:szCs w:val="21"/>
                </w:rPr>
                <w:t xml:space="preserve"> – Monitoring System Use</w:t>
              </w:r>
            </w:ins>
          </w:p>
          <w:p w:rsidR="00D9209E" w:rsidP="00442064" w:rsidRDefault="00D9209E" w14:paraId="50B07EE9" w14:textId="6EAA097C">
            <w:pPr>
              <w:cnfStyle w:val="000000100000" w:firstRow="0" w:lastRow="0" w:firstColumn="0" w:lastColumn="0" w:oddVBand="0" w:evenVBand="0" w:oddHBand="1" w:evenHBand="0" w:firstRowFirstColumn="0" w:firstRowLastColumn="0" w:lastRowFirstColumn="0" w:lastRowLastColumn="0"/>
              <w:rPr>
                <w:ins w:author="Mohammed Khateeb" w:date="2025-01-29T13:26:00Z" w16du:dateUtc="2025-01-29T09:26:00Z" w:id="741"/>
                <w:rFonts w:cstheme="minorHAnsi"/>
                <w:color w:val="auto"/>
                <w:sz w:val="21"/>
                <w:szCs w:val="21"/>
              </w:rPr>
            </w:pPr>
            <w:ins w:author="Mohammed Khateeb" w:date="2025-01-29T13:26:00Z" w16du:dateUtc="2025-01-29T09:26:00Z" w:id="742">
              <w:r>
                <w:rPr>
                  <w:rFonts w:cstheme="minorHAnsi"/>
                  <w:color w:val="auto"/>
                  <w:sz w:val="21"/>
                  <w:szCs w:val="21"/>
                </w:rPr>
                <w:t>T3.6.5</w:t>
              </w:r>
            </w:ins>
            <w:ins w:author="Mohammed Khateeb" w:date="2025-01-29T13:29:00Z" w16du:dateUtc="2025-01-29T09:29:00Z" w:id="743">
              <w:r>
                <w:rPr>
                  <w:rFonts w:cstheme="minorHAnsi"/>
                  <w:color w:val="auto"/>
                  <w:sz w:val="21"/>
                  <w:szCs w:val="21"/>
                </w:rPr>
                <w:t xml:space="preserve"> – Administrator and Operator Logs</w:t>
              </w:r>
            </w:ins>
          </w:p>
          <w:p w:rsidRPr="003C4740" w:rsidR="00D9209E" w:rsidP="00442064" w:rsidRDefault="00D9209E" w14:paraId="73274657" w14:textId="68241C33">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6:00Z" w16du:dateUtc="2025-01-29T09:26:00Z" w:id="744">
              <w:r>
                <w:rPr>
                  <w:rFonts w:cstheme="minorHAnsi"/>
                  <w:color w:val="auto"/>
                  <w:sz w:val="21"/>
                  <w:szCs w:val="21"/>
                </w:rPr>
                <w:t>T3.6.6</w:t>
              </w:r>
            </w:ins>
            <w:ins w:author="Mohammed Khateeb" w:date="2025-01-29T13:29:00Z" w16du:dateUtc="2025-01-29T09:29:00Z" w:id="745">
              <w:r>
                <w:rPr>
                  <w:rFonts w:cstheme="minorHAnsi"/>
                  <w:color w:val="auto"/>
                  <w:sz w:val="21"/>
                  <w:szCs w:val="21"/>
                </w:rPr>
                <w:t xml:space="preserve"> – Fault Logging</w:t>
              </w:r>
            </w:ins>
          </w:p>
        </w:tc>
        <w:tc>
          <w:tcPr>
            <w:tcW w:w="2700" w:type="dxa"/>
          </w:tcPr>
          <w:p w:rsidRPr="003C4740" w:rsidR="0027231A" w:rsidP="00442064" w:rsidRDefault="00D9209E" w14:paraId="44C26899" w14:textId="407F66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32:00Z" w16du:dateUtc="2025-01-29T09:32:00Z" w:id="746">
              <w:r w:rsidRPr="00D9209E">
                <w:rPr>
                  <w:rFonts w:cstheme="minorHAnsi"/>
                  <w:color w:val="auto"/>
                  <w:sz w:val="21"/>
                  <w:szCs w:val="21"/>
                </w:rPr>
                <w:t>A.8.15</w:t>
              </w:r>
            </w:ins>
            <w:ins w:author="Mohammed Khateeb" w:date="2025-01-29T15:49:00Z" w16du:dateUtc="2025-01-29T11:49:00Z" w:id="747">
              <w:r w:rsidR="00C10821">
                <w:rPr>
                  <w:rFonts w:cstheme="minorHAnsi"/>
                  <w:color w:val="auto"/>
                  <w:sz w:val="21"/>
                  <w:szCs w:val="21"/>
                </w:rPr>
                <w:t xml:space="preserve"> – Logging</w:t>
              </w:r>
            </w:ins>
          </w:p>
        </w:tc>
      </w:tr>
      <w:tr w:rsidRPr="00687C6A" w:rsidR="0027231A" w:rsidTr="00442064" w14:paraId="59B8D00C" w14:textId="77777777">
        <w:trPr>
          <w:cnfStyle w:val="000000010000" w:firstRow="0" w:lastRow="0" w:firstColumn="0" w:lastColumn="0" w:oddVBand="0" w:evenVBand="0" w:oddHBand="0" w:evenHBand="1" w:firstRowFirstColumn="0" w:firstRowLastColumn="0" w:lastRowFirstColumn="0" w:lastRowLastColumn="0"/>
          <w:trHeight w:val="412"/>
          <w:ins w:author="Mohammed Khateeb" w:date="2025-01-29T13:00:00Z" w:id="748"/>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197F15BF" w14:textId="52590D71">
            <w:pPr>
              <w:rPr>
                <w:ins w:author="Mohammed Khateeb" w:date="2025-01-29T13:00:00Z" w16du:dateUtc="2025-01-29T09:00:00Z" w:id="749"/>
                <w:rFonts w:cstheme="minorHAnsi"/>
                <w:sz w:val="21"/>
                <w:szCs w:val="21"/>
              </w:rPr>
            </w:pPr>
            <w:ins w:author="Mohammed Khateeb" w:date="2025-01-29T13:00:00Z" w16du:dateUtc="2025-01-29T09:00:00Z" w:id="750">
              <w:r>
                <w:rPr>
                  <w:rFonts w:cstheme="minorHAnsi"/>
                  <w:sz w:val="21"/>
                  <w:szCs w:val="21"/>
                </w:rPr>
                <w:t xml:space="preserve">Section 5.7 – Time Synchronization </w:t>
              </w:r>
            </w:ins>
          </w:p>
        </w:tc>
        <w:tc>
          <w:tcPr>
            <w:tcW w:w="2520" w:type="dxa"/>
          </w:tcPr>
          <w:p w:rsidRPr="003C4740" w:rsidR="0027231A" w:rsidP="00442064" w:rsidRDefault="00D9209E" w14:paraId="3B720F83" w14:textId="398E3E8B">
            <w:pPr>
              <w:cnfStyle w:val="000000010000" w:firstRow="0" w:lastRow="0" w:firstColumn="0" w:lastColumn="0" w:oddVBand="0" w:evenVBand="0" w:oddHBand="0" w:evenHBand="1" w:firstRowFirstColumn="0" w:firstRowLastColumn="0" w:lastRowFirstColumn="0" w:lastRowLastColumn="0"/>
              <w:rPr>
                <w:ins w:author="Mohammed Khateeb" w:date="2025-01-29T13:00:00Z" w16du:dateUtc="2025-01-29T09:00:00Z" w:id="751"/>
                <w:rFonts w:cstheme="minorHAnsi"/>
                <w:color w:val="auto"/>
                <w:sz w:val="21"/>
                <w:szCs w:val="21"/>
              </w:rPr>
            </w:pPr>
            <w:ins w:author="Mohammed Khateeb" w:date="2025-01-29T13:26:00Z" w16du:dateUtc="2025-01-29T09:26:00Z" w:id="752">
              <w:r>
                <w:rPr>
                  <w:rFonts w:cstheme="minorHAnsi"/>
                  <w:color w:val="auto"/>
                  <w:sz w:val="21"/>
                  <w:szCs w:val="21"/>
                </w:rPr>
                <w:t>T3.6.7</w:t>
              </w:r>
            </w:ins>
            <w:ins w:author="Mohammed Khateeb" w:date="2025-01-29T13:29:00Z" w16du:dateUtc="2025-01-29T09:29:00Z" w:id="753">
              <w:r>
                <w:rPr>
                  <w:rFonts w:cstheme="minorHAnsi"/>
                  <w:color w:val="auto"/>
                  <w:sz w:val="21"/>
                  <w:szCs w:val="21"/>
                </w:rPr>
                <w:t xml:space="preserve"> – Clock Synchronization </w:t>
              </w:r>
            </w:ins>
          </w:p>
        </w:tc>
        <w:tc>
          <w:tcPr>
            <w:tcW w:w="2700" w:type="dxa"/>
          </w:tcPr>
          <w:p w:rsidRPr="003C4740" w:rsidR="0027231A" w:rsidP="00442064" w:rsidRDefault="00D9209E" w14:paraId="21C9E73D" w14:textId="58FF25E3">
            <w:pPr>
              <w:cnfStyle w:val="000000010000" w:firstRow="0" w:lastRow="0" w:firstColumn="0" w:lastColumn="0" w:oddVBand="0" w:evenVBand="0" w:oddHBand="0" w:evenHBand="1" w:firstRowFirstColumn="0" w:firstRowLastColumn="0" w:lastRowFirstColumn="0" w:lastRowLastColumn="0"/>
              <w:rPr>
                <w:ins w:author="Mohammed Khateeb" w:date="2025-01-29T13:00:00Z" w16du:dateUtc="2025-01-29T09:00:00Z" w:id="754"/>
                <w:rFonts w:cstheme="minorHAnsi"/>
                <w:color w:val="auto"/>
                <w:sz w:val="21"/>
                <w:szCs w:val="21"/>
              </w:rPr>
            </w:pPr>
            <w:ins w:author="Mohammed Khateeb" w:date="2025-01-29T13:32:00Z" w16du:dateUtc="2025-01-29T09:32:00Z" w:id="755">
              <w:r w:rsidRPr="00D9209E">
                <w:rPr>
                  <w:rFonts w:cstheme="minorHAnsi"/>
                  <w:color w:val="auto"/>
                  <w:sz w:val="21"/>
                  <w:szCs w:val="21"/>
                </w:rPr>
                <w:t>A.8.1</w:t>
              </w:r>
              <w:r>
                <w:rPr>
                  <w:rFonts w:cstheme="minorHAnsi"/>
                  <w:color w:val="auto"/>
                  <w:sz w:val="21"/>
                  <w:szCs w:val="21"/>
                </w:rPr>
                <w:t>7</w:t>
              </w:r>
            </w:ins>
            <w:ins w:author="Mohammed Khateeb" w:date="2025-01-29T15:49:00Z" w16du:dateUtc="2025-01-29T11:49:00Z" w:id="756">
              <w:r w:rsidR="00C10821">
                <w:rPr>
                  <w:rFonts w:cstheme="minorHAnsi"/>
                  <w:color w:val="auto"/>
                  <w:sz w:val="21"/>
                  <w:szCs w:val="21"/>
                </w:rPr>
                <w:t xml:space="preserve"> – </w:t>
              </w:r>
              <w:r w:rsidRPr="00C10821" w:rsidR="00C10821">
                <w:rPr>
                  <w:rFonts w:cstheme="minorHAnsi"/>
                  <w:color w:val="auto"/>
                  <w:sz w:val="21"/>
                  <w:szCs w:val="21"/>
                </w:rPr>
                <w:t>Clock</w:t>
              </w:r>
              <w:r w:rsidR="00C10821">
                <w:rPr>
                  <w:rFonts w:cstheme="minorHAnsi"/>
                  <w:color w:val="auto"/>
                  <w:sz w:val="21"/>
                  <w:szCs w:val="21"/>
                </w:rPr>
                <w:t xml:space="preserve"> </w:t>
              </w:r>
              <w:r w:rsidRPr="00C10821" w:rsidR="00C10821">
                <w:rPr>
                  <w:rFonts w:cstheme="minorHAnsi"/>
                  <w:color w:val="auto"/>
                  <w:sz w:val="21"/>
                  <w:szCs w:val="21"/>
                </w:rPr>
                <w:t>synchronization</w:t>
              </w:r>
            </w:ins>
          </w:p>
        </w:tc>
      </w:tr>
      <w:tr w:rsidRPr="00687C6A" w:rsidR="0027231A" w:rsidTr="00442064" w14:paraId="4688A991"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61937998" w14:textId="77777777">
            <w:pPr>
              <w:rPr>
                <w:rFonts w:cstheme="minorHAnsi"/>
                <w:sz w:val="21"/>
                <w:szCs w:val="21"/>
              </w:rPr>
            </w:pPr>
            <w:r>
              <w:rPr>
                <w:rFonts w:cstheme="minorHAnsi"/>
                <w:sz w:val="21"/>
                <w:szCs w:val="21"/>
              </w:rPr>
              <w:t xml:space="preserve">Section 6 – Roles and Responsibilities </w:t>
            </w:r>
          </w:p>
        </w:tc>
        <w:tc>
          <w:tcPr>
            <w:tcW w:w="2520" w:type="dxa"/>
          </w:tcPr>
          <w:p w:rsidRPr="003C4740" w:rsidR="0027231A" w:rsidP="00442064" w:rsidRDefault="00D9209E" w14:paraId="71ACB1A1" w14:textId="2EFC503B">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6:00Z" w16du:dateUtc="2025-01-29T09:26:00Z" w:id="757">
              <w:r>
                <w:rPr>
                  <w:rFonts w:cstheme="minorHAnsi"/>
                  <w:color w:val="auto"/>
                  <w:sz w:val="21"/>
                  <w:szCs w:val="21"/>
                </w:rPr>
                <w:t>-</w:t>
              </w:r>
            </w:ins>
          </w:p>
        </w:tc>
        <w:tc>
          <w:tcPr>
            <w:tcW w:w="2700" w:type="dxa"/>
          </w:tcPr>
          <w:p w:rsidRPr="003C4740" w:rsidR="0027231A" w:rsidP="00442064" w:rsidRDefault="00D9209E" w14:paraId="09275F88" w14:textId="5B449262">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32:00Z" w16du:dateUtc="2025-01-29T09:32:00Z" w:id="758">
              <w:r>
                <w:rPr>
                  <w:rFonts w:cstheme="minorHAnsi"/>
                  <w:color w:val="auto"/>
                  <w:sz w:val="21"/>
                  <w:szCs w:val="21"/>
                </w:rPr>
                <w:t>-</w:t>
              </w:r>
            </w:ins>
          </w:p>
        </w:tc>
      </w:tr>
      <w:tr w:rsidRPr="00687C6A" w:rsidR="0027231A" w:rsidTr="00442064" w14:paraId="647AC749" w14:textId="7777777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03DDEC42" w14:textId="77777777">
            <w:pPr>
              <w:rPr>
                <w:rFonts w:cstheme="minorHAnsi"/>
                <w:sz w:val="21"/>
                <w:szCs w:val="21"/>
              </w:rPr>
            </w:pPr>
            <w:r>
              <w:rPr>
                <w:rFonts w:cstheme="minorHAnsi"/>
                <w:sz w:val="21"/>
                <w:szCs w:val="21"/>
              </w:rPr>
              <w:t>Section 7 – Policy Enforcement and Exceptions</w:t>
            </w:r>
          </w:p>
        </w:tc>
        <w:tc>
          <w:tcPr>
            <w:tcW w:w="2520" w:type="dxa"/>
          </w:tcPr>
          <w:p w:rsidRPr="003C4740" w:rsidR="0027231A" w:rsidP="00442064" w:rsidRDefault="00D9209E" w14:paraId="73BD4583" w14:textId="73A4B7F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26:00Z" w16du:dateUtc="2025-01-29T09:26:00Z" w:id="759">
              <w:r>
                <w:rPr>
                  <w:rFonts w:cstheme="minorHAnsi"/>
                  <w:color w:val="auto"/>
                  <w:sz w:val="21"/>
                  <w:szCs w:val="21"/>
                </w:rPr>
                <w:t>-</w:t>
              </w:r>
            </w:ins>
          </w:p>
        </w:tc>
        <w:tc>
          <w:tcPr>
            <w:tcW w:w="2700" w:type="dxa"/>
          </w:tcPr>
          <w:p w:rsidRPr="003C4740" w:rsidR="0027231A" w:rsidP="00442064" w:rsidRDefault="00D9209E" w14:paraId="3F20B2DE" w14:textId="5A39C7E3">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ins w:author="Mohammed Khateeb" w:date="2025-01-29T13:32:00Z" w16du:dateUtc="2025-01-29T09:32:00Z" w:id="760">
              <w:r>
                <w:rPr>
                  <w:rFonts w:cstheme="minorHAnsi"/>
                  <w:color w:val="auto"/>
                  <w:sz w:val="21"/>
                  <w:szCs w:val="21"/>
                </w:rPr>
                <w:t>-</w:t>
              </w:r>
            </w:ins>
          </w:p>
        </w:tc>
      </w:tr>
      <w:tr w:rsidRPr="00687C6A" w:rsidR="0027231A" w:rsidTr="00442064" w14:paraId="2B4ED1D9"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rsidR="0027231A" w:rsidP="00442064" w:rsidRDefault="0027231A" w14:paraId="553C3726" w14:textId="77777777">
            <w:pPr>
              <w:rPr>
                <w:rFonts w:cstheme="minorHAnsi"/>
                <w:sz w:val="21"/>
                <w:szCs w:val="21"/>
              </w:rPr>
            </w:pPr>
            <w:r>
              <w:rPr>
                <w:rFonts w:cstheme="minorHAnsi"/>
                <w:sz w:val="21"/>
                <w:szCs w:val="21"/>
              </w:rPr>
              <w:t>Section 8 – Monitoring and Review</w:t>
            </w:r>
          </w:p>
        </w:tc>
        <w:tc>
          <w:tcPr>
            <w:tcW w:w="2520" w:type="dxa"/>
          </w:tcPr>
          <w:p w:rsidRPr="003C4740" w:rsidR="0027231A" w:rsidP="00442064" w:rsidRDefault="00D9209E" w14:paraId="021CA1C6" w14:textId="2F4F2ACF">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26:00Z" w16du:dateUtc="2025-01-29T09:26:00Z" w:id="761">
              <w:r>
                <w:rPr>
                  <w:rFonts w:cstheme="minorHAnsi"/>
                  <w:color w:val="auto"/>
                  <w:sz w:val="21"/>
                  <w:szCs w:val="21"/>
                </w:rPr>
                <w:t>-</w:t>
              </w:r>
            </w:ins>
          </w:p>
        </w:tc>
        <w:tc>
          <w:tcPr>
            <w:tcW w:w="2700" w:type="dxa"/>
          </w:tcPr>
          <w:p w:rsidRPr="003C4740" w:rsidR="0027231A" w:rsidP="00442064" w:rsidRDefault="00D9209E" w14:paraId="1F76CACD" w14:textId="7D29B18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ins w:author="Mohammed Khateeb" w:date="2025-01-29T13:32:00Z" w16du:dateUtc="2025-01-29T09:32:00Z" w:id="762">
              <w:r>
                <w:rPr>
                  <w:rFonts w:cstheme="minorHAnsi"/>
                  <w:color w:val="auto"/>
                  <w:sz w:val="21"/>
                  <w:szCs w:val="21"/>
                </w:rPr>
                <w:t>-</w:t>
              </w:r>
            </w:ins>
          </w:p>
        </w:tc>
      </w:tr>
    </w:tbl>
    <w:p w:rsidRPr="00810562" w:rsidR="0027231A" w:rsidP="0027231A" w:rsidRDefault="0027231A" w14:paraId="09D5453B" w14:textId="77777777"/>
    <w:p w:rsidRPr="00620A8A" w:rsidR="009222EB" w:rsidP="002826DC" w:rsidRDefault="009222EB" w14:paraId="6AFEAEBA" w14:textId="77777777">
      <w:pPr>
        <w:pStyle w:val="ListParagraph"/>
        <w:spacing w:after="120"/>
        <w:ind w:left="0"/>
        <w:contextualSpacing w:val="0"/>
        <w:jc w:val="both"/>
      </w:pPr>
    </w:p>
    <w:sectPr w:rsidRPr="00620A8A" w:rsidR="009222EB" w:rsidSect="001A0236">
      <w:footerReference w:type="first" r:id="rId15"/>
      <w:pgSz w:w="11906" w:h="16838" w:orient="portrait"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D0184" w:rsidP="00561876" w:rsidRDefault="008D0184" w14:paraId="57D50C5B" w14:textId="77777777">
      <w:r>
        <w:separator/>
      </w:r>
    </w:p>
  </w:endnote>
  <w:endnote w:type="continuationSeparator" w:id="0">
    <w:p w:rsidR="008D0184" w:rsidP="00561876" w:rsidRDefault="008D0184" w14:paraId="1930008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3E88" w:rsidP="002A3E88" w:rsidRDefault="002A3E88" w14:paraId="24D74F83" w14:textId="77777777">
    <w:pPr>
      <w:pStyle w:val="Footer"/>
      <w:pBdr>
        <w:bottom w:val="single" w:color="auto" w:sz="6" w:space="1"/>
      </w:pBdr>
      <w:spacing w:after="120"/>
      <w:jc w:val="center"/>
      <w:rPr>
        <w:rFonts w:ascii="Calibri" w:hAnsi="Calibri" w:cs="Calibri"/>
        <w:sz w:val="22"/>
      </w:rPr>
    </w:pPr>
    <w:r>
      <w:tab/>
    </w:r>
  </w:p>
  <w:tbl>
    <w:tblPr>
      <w:tblStyle w:val="GridTable4-Accent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40"/>
      <w:gridCol w:w="4330"/>
    </w:tblGrid>
    <w:tr w:rsidR="002A3E88" w:rsidTr="002A3E88" w14:paraId="010D992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rsidRPr="00FD5545" w:rsidR="002A3E88" w:rsidP="002A3E88" w:rsidRDefault="007801D2" w14:paraId="73122D3A" w14:textId="7AF6EB12">
          <w:pPr>
            <w:pStyle w:val="Footer"/>
            <w:rPr>
              <w:b w:val="0"/>
              <w:bCs w:val="0"/>
            </w:rPr>
          </w:pPr>
          <w:r>
            <w:rPr>
              <w:rFonts w:cs="Calibri" w:asciiTheme="minorHAnsi" w:hAnsiTheme="minorHAnsi"/>
              <w:sz w:val="20"/>
              <w:szCs w:val="20"/>
            </w:rPr>
            <w:t xml:space="preserve">Document No: </w:t>
          </w:r>
          <w:del w:author="Mohammed Khateeb" w:date="2025-01-29T14:03:00Z" w16du:dateUtc="2025-01-29T10:03:00Z" w:id="20">
            <w:r w:rsidDel="00804C9A">
              <w:rPr>
                <w:rFonts w:cs="Calibri" w:asciiTheme="minorHAnsi" w:hAnsiTheme="minorHAnsi"/>
                <w:sz w:val="20"/>
                <w:szCs w:val="20"/>
              </w:rPr>
              <w:delText>CPX</w:delText>
            </w:r>
          </w:del>
          <w:ins w:author="Mohammed Khateeb" w:date="2025-01-29T14:03:00Z" w16du:dateUtc="2025-01-29T10:03:00Z" w:id="21">
            <w:r w:rsidR="00804C9A">
              <w:rPr>
                <w:rFonts w:cs="Calibri" w:asciiTheme="minorHAnsi" w:hAnsiTheme="minorHAnsi"/>
                <w:sz w:val="20"/>
                <w:szCs w:val="20"/>
              </w:rPr>
              <w:t>&lt;CLIENT&gt;</w:t>
            </w:r>
          </w:ins>
          <w:r>
            <w:rPr>
              <w:rFonts w:cs="Calibri" w:asciiTheme="minorHAnsi" w:hAnsiTheme="minorHAnsi"/>
              <w:sz w:val="20"/>
              <w:szCs w:val="20"/>
            </w:rPr>
            <w:t>-ORG-IMS-POL-027</w:t>
          </w:r>
        </w:p>
      </w:tc>
      <w:tc>
        <w:tcPr>
          <w:tcW w:w="4330" w:type="dxa"/>
          <w:shd w:val="clear" w:color="auto" w:fill="auto"/>
        </w:tcPr>
        <w:p w:rsidRPr="00FD5545" w:rsidR="002A3E88" w:rsidP="002A3E88" w:rsidRDefault="002A3E88" w14:paraId="1B5E05B4" w14:textId="6625E4CB">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AD277B">
            <w:rPr>
              <w:rFonts w:cs="Calibri" w:asciiTheme="minorHAnsi" w:hAnsiTheme="minorHAnsi"/>
              <w:sz w:val="20"/>
              <w:szCs w:val="20"/>
            </w:rPr>
            <w:t xml:space="preserve">Page </w:t>
          </w:r>
          <w:r w:rsidRPr="00AD277B">
            <w:rPr>
              <w:rFonts w:cs="Calibri"/>
              <w:sz w:val="20"/>
              <w:szCs w:val="20"/>
            </w:rPr>
            <w:fldChar w:fldCharType="begin"/>
          </w:r>
          <w:r w:rsidRPr="00AD277B">
            <w:rPr>
              <w:rFonts w:cs="Calibri" w:asciiTheme="minorHAnsi" w:hAnsiTheme="minorHAnsi"/>
              <w:sz w:val="20"/>
              <w:szCs w:val="20"/>
            </w:rPr>
            <w:instrText xml:space="preserve"> PAGE  \* Arabic  \* MERGEFORMAT </w:instrText>
          </w:r>
          <w:r w:rsidRPr="00AD277B">
            <w:rPr>
              <w:rFonts w:cs="Calibri"/>
              <w:sz w:val="20"/>
              <w:szCs w:val="20"/>
            </w:rPr>
            <w:fldChar w:fldCharType="separate"/>
          </w:r>
          <w:r w:rsidRPr="00781263" w:rsidR="00781263">
            <w:rPr>
              <w:rFonts w:cs="Calibri"/>
              <w:noProof/>
              <w:sz w:val="20"/>
              <w:szCs w:val="20"/>
            </w:rPr>
            <w:t>2</w:t>
          </w:r>
          <w:r w:rsidRPr="00AD277B">
            <w:rPr>
              <w:rFonts w:cs="Calibri"/>
              <w:sz w:val="20"/>
              <w:szCs w:val="20"/>
            </w:rPr>
            <w:fldChar w:fldCharType="end"/>
          </w:r>
          <w:r w:rsidRPr="00AD277B">
            <w:rPr>
              <w:rFonts w:cs="Calibri" w:asciiTheme="minorHAnsi" w:hAnsiTheme="minorHAnsi"/>
              <w:sz w:val="20"/>
              <w:szCs w:val="20"/>
            </w:rPr>
            <w:t xml:space="preserve"> of </w:t>
          </w:r>
          <w:r w:rsidRPr="00AD277B">
            <w:rPr>
              <w:rFonts w:cs="Calibri"/>
              <w:noProof/>
              <w:sz w:val="20"/>
              <w:szCs w:val="20"/>
            </w:rPr>
            <w:fldChar w:fldCharType="begin"/>
          </w:r>
          <w:r w:rsidRPr="00AD277B">
            <w:rPr>
              <w:rFonts w:cs="Calibri" w:asciiTheme="minorHAnsi" w:hAnsiTheme="minorHAnsi"/>
              <w:noProof/>
              <w:sz w:val="20"/>
              <w:szCs w:val="20"/>
            </w:rPr>
            <w:instrText xml:space="preserve"> NUMPAGES  \* Arabic  \* MERGEFORMAT </w:instrText>
          </w:r>
          <w:r w:rsidRPr="00AD277B">
            <w:rPr>
              <w:rFonts w:cs="Calibri"/>
              <w:noProof/>
              <w:sz w:val="20"/>
              <w:szCs w:val="20"/>
            </w:rPr>
            <w:fldChar w:fldCharType="separate"/>
          </w:r>
          <w:r w:rsidRPr="00781263" w:rsidR="00781263">
            <w:rPr>
              <w:rFonts w:cs="Calibri"/>
              <w:noProof/>
              <w:sz w:val="20"/>
              <w:szCs w:val="20"/>
            </w:rPr>
            <w:t>10</w:t>
          </w:r>
          <w:r w:rsidRPr="00AD277B">
            <w:rPr>
              <w:rFonts w:cs="Calibri"/>
              <w:noProof/>
              <w:sz w:val="20"/>
              <w:szCs w:val="20"/>
            </w:rPr>
            <w:fldChar w:fldCharType="end"/>
          </w:r>
        </w:p>
      </w:tc>
    </w:tr>
  </w:tbl>
  <w:p w:rsidR="002A3E88" w:rsidP="002A3E88" w:rsidRDefault="002A3E88" w14:paraId="01B8D040" w14:textId="77777777">
    <w:pPr>
      <w:pStyle w:val="Footer"/>
      <w:tabs>
        <w:tab w:val="clear" w:pos="4513"/>
        <w:tab w:val="clear" w:pos="9026"/>
        <w:tab w:val="left" w:pos="2457"/>
      </w:tabs>
    </w:pPr>
  </w:p>
  <w:p w:rsidR="002A3E88" w:rsidP="0031342D" w:rsidRDefault="002A3E88" w14:paraId="0D25E20F" w14:textId="77777777">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3E88" w:rsidRDefault="002A3E88" w14:paraId="3B3953E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D0184" w:rsidP="00561876" w:rsidRDefault="008D0184" w14:paraId="5C6B4CC9" w14:textId="77777777">
      <w:r>
        <w:separator/>
      </w:r>
    </w:p>
  </w:footnote>
  <w:footnote w:type="continuationSeparator" w:id="0">
    <w:p w:rsidR="008D0184" w:rsidP="00561876" w:rsidRDefault="008D0184" w14:paraId="55E919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3E88" w:rsidP="00A624B4" w:rsidRDefault="002A3E88" w14:paraId="7988754C" w14:textId="77777777">
    <w:pPr>
      <w:pStyle w:val="Header"/>
    </w:pPr>
    <w:r>
      <w:tab/>
    </w:r>
    <w:r>
      <w:t xml:space="preserve">                          </w:t>
    </w:r>
    <w:r>
      <w:tab/>
    </w:r>
    <w:r>
      <w:t xml:space="preserve">   </w:t>
    </w:r>
  </w:p>
  <w:tbl>
    <w:tblPr>
      <w:tblStyle w:val="GridTable4-Accent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02"/>
      <w:gridCol w:w="4903"/>
    </w:tblGrid>
    <w:tr w:rsidRPr="002A3E88" w:rsidR="002A3E88" w:rsidTr="00A624B4" w14:paraId="607B6DC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rsidRPr="002555D1" w:rsidR="002A3E88" w:rsidP="00561876" w:rsidRDefault="00322FC5" w14:paraId="0308ED22" w14:textId="3373C26F">
          <w:pPr>
            <w:pStyle w:val="Header"/>
            <w:rPr>
              <w:rFonts w:cs="Calibri" w:asciiTheme="minorHAnsi" w:hAnsiTheme="minorHAnsi"/>
              <w:b w:val="0"/>
              <w:bCs w:val="0"/>
              <w:sz w:val="20"/>
              <w:szCs w:val="20"/>
            </w:rPr>
          </w:pPr>
          <w:sdt>
            <w:sdtPr>
              <w:rPr>
                <w:rFonts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EndPr/>
            <w:sdtContent>
              <w:del w:author="Mohammed Khateeb" w:date="2025-01-29T14:03:00Z" w16du:dateUtc="2025-01-29T10:03:00Z" w:id="18">
                <w:r w:rsidDel="00804C9A" w:rsidR="002A3E88">
                  <w:rPr>
                    <w:rFonts w:cs="Calibri"/>
                    <w:sz w:val="20"/>
                    <w:szCs w:val="20"/>
                  </w:rPr>
                  <w:delText>CPX</w:delText>
                </w:r>
              </w:del>
              <w:ins w:author="Mohammed Khateeb" w:date="2025-01-29T14:03:00Z" w16du:dateUtc="2025-01-29T10:03:00Z" w:id="19">
                <w:r w:rsidR="00804C9A">
                  <w:rPr>
                    <w:rFonts w:cs="Calibri"/>
                    <w:sz w:val="20"/>
                    <w:szCs w:val="20"/>
                  </w:rPr>
                  <w:t>&lt;CLIENT&gt;</w:t>
                </w:r>
              </w:ins>
              <w:r w:rsidR="002A3E88">
                <w:rPr>
                  <w:rFonts w:cs="Calibri"/>
                  <w:sz w:val="20"/>
                  <w:szCs w:val="20"/>
                </w:rPr>
                <w:t xml:space="preserve"> Logging and Monitoring Policy</w:t>
              </w:r>
            </w:sdtContent>
          </w:sdt>
        </w:p>
      </w:tc>
      <w:tc>
        <w:tcPr>
          <w:tcW w:w="4940" w:type="dxa"/>
          <w:shd w:val="clear" w:color="auto" w:fill="auto"/>
        </w:tcPr>
        <w:p w:rsidRPr="002A3E88" w:rsidR="002A3E88" w:rsidP="001A0236" w:rsidRDefault="002A3E88" w14:paraId="087DE308" w14:textId="4F137581">
          <w:pPr>
            <w:pStyle w:val="Header"/>
            <w:jc w:val="right"/>
            <w:cnfStyle w:val="100000000000" w:firstRow="1" w:lastRow="0" w:firstColumn="0" w:lastColumn="0" w:oddVBand="0" w:evenVBand="0" w:oddHBand="0" w:evenHBand="0" w:firstRowFirstColumn="0" w:firstRowLastColumn="0" w:lastRowFirstColumn="0" w:lastRowLastColumn="0"/>
            <w:rPr>
              <w:rFonts w:cs="Calibri" w:asciiTheme="minorHAnsi" w:hAnsiTheme="minorHAnsi"/>
              <w:sz w:val="20"/>
              <w:szCs w:val="20"/>
            </w:rPr>
          </w:pPr>
          <w:r w:rsidRPr="002A3E88">
            <w:rPr>
              <w:rFonts w:cs="Calibri" w:asciiTheme="minorHAnsi" w:hAnsiTheme="minorHAnsi"/>
              <w:sz w:val="20"/>
              <w:szCs w:val="20"/>
            </w:rPr>
            <w:t>Classification: Internal</w:t>
          </w:r>
        </w:p>
      </w:tc>
    </w:tr>
  </w:tbl>
  <w:p w:rsidR="002A3E88" w:rsidP="00561876" w:rsidRDefault="002A3E88" w14:paraId="7A2FE4F1" w14:textId="77777777">
    <w:pPr>
      <w:pStyle w:val="Header"/>
      <w:pBdr>
        <w:bottom w:val="single" w:color="auto" w:sz="6" w:space="1"/>
      </w:pBdr>
    </w:pPr>
  </w:p>
  <w:p w:rsidRPr="0063706F" w:rsidR="002A3E88" w:rsidP="00561876" w:rsidRDefault="002A3E88" w14:paraId="1A6EEB2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02"/>
      <w:gridCol w:w="4903"/>
    </w:tblGrid>
    <w:tr w:rsidRPr="002A3E88" w:rsidR="00781263" w:rsidTr="00B72275" w14:paraId="678BE48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rsidRPr="002555D1" w:rsidR="00781263" w:rsidP="00781263" w:rsidRDefault="00322FC5" w14:paraId="213FE835" w14:textId="6DA50E11">
          <w:pPr>
            <w:pStyle w:val="Header"/>
            <w:rPr>
              <w:rFonts w:cs="Calibri" w:asciiTheme="minorHAnsi" w:hAnsiTheme="minorHAnsi"/>
              <w:b w:val="0"/>
              <w:bCs w:val="0"/>
              <w:sz w:val="20"/>
              <w:szCs w:val="20"/>
            </w:rPr>
          </w:pPr>
          <w:sdt>
            <w:sdtPr>
              <w:rPr>
                <w:rFonts w:cs="Calibri"/>
                <w:sz w:val="20"/>
                <w:szCs w:val="20"/>
              </w:rPr>
              <w:alias w:val="Title"/>
              <w:tag w:val=""/>
              <w:id w:val="1150714619"/>
              <w:placeholder>
                <w:docPart w:val="056317127BDE4D92ABD6B48963D9AF0C"/>
              </w:placeholder>
              <w:dataBinding w:prefixMappings="xmlns:ns0='http://purl.org/dc/elements/1.1/' xmlns:ns1='http://schemas.openxmlformats.org/package/2006/metadata/core-properties' " w:xpath="/ns1:coreProperties[1]/ns0:title[1]" w:storeItemID="{6C3C8BC8-F283-45AE-878A-BAB7291924A1}"/>
              <w:text w:multiLine="1"/>
            </w:sdtPr>
            <w:sdtEndPr/>
            <w:sdtContent>
              <w:del w:author="Mohammed Khateeb" w:date="2025-01-29T14:03:00Z" w16du:dateUtc="2025-01-29T10:03:00Z" w:id="22">
                <w:r w:rsidDel="00804C9A" w:rsidR="00781263">
                  <w:rPr>
                    <w:rFonts w:cs="Calibri"/>
                    <w:sz w:val="20"/>
                    <w:szCs w:val="20"/>
                  </w:rPr>
                  <w:delText>CPX</w:delText>
                </w:r>
              </w:del>
              <w:ins w:author="Mohammed Khateeb" w:date="2025-01-29T14:03:00Z" w16du:dateUtc="2025-01-29T10:03:00Z" w:id="23">
                <w:r w:rsidR="00804C9A">
                  <w:rPr>
                    <w:rFonts w:cs="Calibri"/>
                    <w:sz w:val="20"/>
                    <w:szCs w:val="20"/>
                  </w:rPr>
                  <w:t>&lt;CLIENT&gt;</w:t>
                </w:r>
              </w:ins>
              <w:r w:rsidR="00781263">
                <w:rPr>
                  <w:rFonts w:cs="Calibri"/>
                  <w:sz w:val="20"/>
                  <w:szCs w:val="20"/>
                </w:rPr>
                <w:t xml:space="preserve"> Logging and Monitoring Policy</w:t>
              </w:r>
            </w:sdtContent>
          </w:sdt>
        </w:p>
      </w:tc>
      <w:tc>
        <w:tcPr>
          <w:tcW w:w="4940" w:type="dxa"/>
          <w:shd w:val="clear" w:color="auto" w:fill="auto"/>
        </w:tcPr>
        <w:p w:rsidRPr="002A3E88" w:rsidR="00781263" w:rsidP="00781263" w:rsidRDefault="00781263" w14:paraId="2BBC0801" w14:textId="77777777">
          <w:pPr>
            <w:pStyle w:val="Header"/>
            <w:jc w:val="right"/>
            <w:cnfStyle w:val="100000000000" w:firstRow="1" w:lastRow="0" w:firstColumn="0" w:lastColumn="0" w:oddVBand="0" w:evenVBand="0" w:oddHBand="0" w:evenHBand="0" w:firstRowFirstColumn="0" w:firstRowLastColumn="0" w:lastRowFirstColumn="0" w:lastRowLastColumn="0"/>
            <w:rPr>
              <w:rFonts w:cs="Calibri" w:asciiTheme="minorHAnsi" w:hAnsiTheme="minorHAnsi"/>
              <w:sz w:val="20"/>
              <w:szCs w:val="20"/>
            </w:rPr>
          </w:pPr>
          <w:r w:rsidRPr="002A3E88">
            <w:rPr>
              <w:rFonts w:cs="Calibri" w:asciiTheme="minorHAnsi" w:hAnsiTheme="minorHAnsi"/>
              <w:sz w:val="20"/>
              <w:szCs w:val="20"/>
            </w:rPr>
            <w:t>Classification: Internal</w:t>
          </w:r>
        </w:p>
      </w:tc>
    </w:tr>
  </w:tbl>
  <w:p w:rsidR="00781263" w:rsidP="00781263" w:rsidRDefault="00781263" w14:paraId="7CCB0AE5" w14:textId="77777777">
    <w:pPr>
      <w:pStyle w:val="Header"/>
      <w:pBdr>
        <w:bottom w:val="single" w:color="auto" w:sz="6" w:space="1"/>
      </w:pBdr>
    </w:pPr>
  </w:p>
  <w:p w:rsidR="00781263" w:rsidRDefault="00781263" w14:paraId="242B2230" w14:textId="640F3D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A4097"/>
    <w:multiLevelType w:val="multilevel"/>
    <w:tmpl w:val="44747E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CC46D05"/>
    <w:multiLevelType w:val="hybridMultilevel"/>
    <w:tmpl w:val="17FA2C1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0A3751C"/>
    <w:multiLevelType w:val="multilevel"/>
    <w:tmpl w:val="756AC9D2"/>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hint="default" w:ascii="Wingdings" w:hAnsi="Wingdings" w:cs="Times New Roman"/>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3" w15:restartNumberingAfterBreak="0">
    <w:nsid w:val="13C236F8"/>
    <w:multiLevelType w:val="hybridMultilevel"/>
    <w:tmpl w:val="E9CAA3E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1AD2BDB"/>
    <w:multiLevelType w:val="multilevel"/>
    <w:tmpl w:val="419AFEAE"/>
    <w:lvl w:ilvl="0">
      <w:start w:val="5"/>
      <w:numFmt w:val="decimal"/>
      <w:lvlText w:val="%1"/>
      <w:lvlJc w:val="left"/>
      <w:pPr>
        <w:ind w:left="390" w:hanging="390"/>
      </w:pPr>
      <w:rPr>
        <w:rFonts w:hint="default"/>
      </w:rPr>
    </w:lvl>
    <w:lvl w:ilvl="1">
      <w:start w:val="4"/>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7663971"/>
    <w:multiLevelType w:val="multilevel"/>
    <w:tmpl w:val="559E077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9B71D78"/>
    <w:multiLevelType w:val="hybridMultilevel"/>
    <w:tmpl w:val="87A098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F050E64"/>
    <w:multiLevelType w:val="hybridMultilevel"/>
    <w:tmpl w:val="30A0AF84"/>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2B16602"/>
    <w:multiLevelType w:val="multilevel"/>
    <w:tmpl w:val="745A2AAE"/>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91F1279"/>
    <w:multiLevelType w:val="hybridMultilevel"/>
    <w:tmpl w:val="AD6CB92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3BEF738A"/>
    <w:multiLevelType w:val="hybridMultilevel"/>
    <w:tmpl w:val="1CBCC648"/>
    <w:lvl w:ilvl="0" w:tplc="6BE81BE2">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03028B5"/>
    <w:multiLevelType w:val="multilevel"/>
    <w:tmpl w:val="A004690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E5C6BD9"/>
    <w:multiLevelType w:val="multilevel"/>
    <w:tmpl w:val="561A94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09E13BB"/>
    <w:multiLevelType w:val="multilevel"/>
    <w:tmpl w:val="AD400650"/>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AE71594"/>
    <w:multiLevelType w:val="multilevel"/>
    <w:tmpl w:val="E6108362"/>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DF548E4"/>
    <w:multiLevelType w:val="hybridMultilevel"/>
    <w:tmpl w:val="6D9A1D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A852EC7"/>
    <w:multiLevelType w:val="multilevel"/>
    <w:tmpl w:val="725A41DA"/>
    <w:lvl w:ilvl="0">
      <w:start w:val="5"/>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D0C25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FF2632"/>
    <w:multiLevelType w:val="hybridMultilevel"/>
    <w:tmpl w:val="11FEB1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7111301"/>
    <w:multiLevelType w:val="hybridMultilevel"/>
    <w:tmpl w:val="7E8C36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89A6B44"/>
    <w:multiLevelType w:val="multilevel"/>
    <w:tmpl w:val="9F9EF94E"/>
    <w:lvl w:ilvl="0">
      <w:start w:val="5"/>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52666527">
    <w:abstractNumId w:val="16"/>
  </w:num>
  <w:num w:numId="2" w16cid:durableId="1403481301">
    <w:abstractNumId w:val="11"/>
  </w:num>
  <w:num w:numId="3" w16cid:durableId="741756600">
    <w:abstractNumId w:val="11"/>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869103608">
    <w:abstractNumId w:val="12"/>
  </w:num>
  <w:num w:numId="5" w16cid:durableId="177933085">
    <w:abstractNumId w:val="10"/>
  </w:num>
  <w:num w:numId="6" w16cid:durableId="1476992858">
    <w:abstractNumId w:val="5"/>
  </w:num>
  <w:num w:numId="7" w16cid:durableId="1705861068">
    <w:abstractNumId w:val="2"/>
  </w:num>
  <w:num w:numId="8" w16cid:durableId="481383984">
    <w:abstractNumId w:val="12"/>
  </w:num>
  <w:num w:numId="9" w16cid:durableId="2123718185">
    <w:abstractNumId w:val="12"/>
  </w:num>
  <w:num w:numId="10" w16cid:durableId="1798834200">
    <w:abstractNumId w:val="12"/>
  </w:num>
  <w:num w:numId="11" w16cid:durableId="984821835">
    <w:abstractNumId w:val="12"/>
  </w:num>
  <w:num w:numId="12" w16cid:durableId="1950044886">
    <w:abstractNumId w:val="12"/>
  </w:num>
  <w:num w:numId="13" w16cid:durableId="1336569932">
    <w:abstractNumId w:val="12"/>
  </w:num>
  <w:num w:numId="14" w16cid:durableId="1169784524">
    <w:abstractNumId w:val="12"/>
  </w:num>
  <w:num w:numId="15" w16cid:durableId="1412120315">
    <w:abstractNumId w:val="12"/>
  </w:num>
  <w:num w:numId="16" w16cid:durableId="1136332154">
    <w:abstractNumId w:val="12"/>
  </w:num>
  <w:num w:numId="17" w16cid:durableId="2112510124">
    <w:abstractNumId w:val="12"/>
  </w:num>
  <w:num w:numId="18" w16cid:durableId="1377122580">
    <w:abstractNumId w:val="12"/>
  </w:num>
  <w:num w:numId="19" w16cid:durableId="2100709607">
    <w:abstractNumId w:val="12"/>
  </w:num>
  <w:num w:numId="20" w16cid:durableId="687104529">
    <w:abstractNumId w:val="12"/>
  </w:num>
  <w:num w:numId="21" w16cid:durableId="313415847">
    <w:abstractNumId w:val="12"/>
  </w:num>
  <w:num w:numId="22" w16cid:durableId="643310811">
    <w:abstractNumId w:val="12"/>
  </w:num>
  <w:num w:numId="23" w16cid:durableId="488643525">
    <w:abstractNumId w:val="12"/>
  </w:num>
  <w:num w:numId="24" w16cid:durableId="1417093982">
    <w:abstractNumId w:val="12"/>
  </w:num>
  <w:num w:numId="25" w16cid:durableId="129833958">
    <w:abstractNumId w:val="12"/>
  </w:num>
  <w:num w:numId="26" w16cid:durableId="454367738">
    <w:abstractNumId w:val="12"/>
  </w:num>
  <w:num w:numId="27" w16cid:durableId="1863088509">
    <w:abstractNumId w:val="12"/>
  </w:num>
  <w:num w:numId="28" w16cid:durableId="1330476369">
    <w:abstractNumId w:val="12"/>
  </w:num>
  <w:num w:numId="29" w16cid:durableId="2004431823">
    <w:abstractNumId w:val="12"/>
  </w:num>
  <w:num w:numId="30" w16cid:durableId="1406490964">
    <w:abstractNumId w:val="15"/>
  </w:num>
  <w:num w:numId="31" w16cid:durableId="1556235924">
    <w:abstractNumId w:val="12"/>
  </w:num>
  <w:num w:numId="32" w16cid:durableId="1734816272">
    <w:abstractNumId w:val="12"/>
  </w:num>
  <w:num w:numId="33" w16cid:durableId="1427770021">
    <w:abstractNumId w:val="12"/>
  </w:num>
  <w:num w:numId="34" w16cid:durableId="1835799072">
    <w:abstractNumId w:val="12"/>
  </w:num>
  <w:num w:numId="35" w16cid:durableId="857695919">
    <w:abstractNumId w:val="12"/>
  </w:num>
  <w:num w:numId="36" w16cid:durableId="1223255508">
    <w:abstractNumId w:val="12"/>
  </w:num>
  <w:num w:numId="37" w16cid:durableId="2105152423">
    <w:abstractNumId w:val="12"/>
  </w:num>
  <w:num w:numId="38" w16cid:durableId="289164662">
    <w:abstractNumId w:val="1"/>
  </w:num>
  <w:num w:numId="39" w16cid:durableId="873426160">
    <w:abstractNumId w:val="20"/>
  </w:num>
  <w:num w:numId="40" w16cid:durableId="1837182956">
    <w:abstractNumId w:val="6"/>
  </w:num>
  <w:num w:numId="41" w16cid:durableId="1134641438">
    <w:abstractNumId w:val="7"/>
  </w:num>
  <w:num w:numId="42" w16cid:durableId="1318075039">
    <w:abstractNumId w:val="3"/>
  </w:num>
  <w:num w:numId="43" w16cid:durableId="2007515068">
    <w:abstractNumId w:val="19"/>
  </w:num>
  <w:num w:numId="44" w16cid:durableId="536771869">
    <w:abstractNumId w:val="9"/>
  </w:num>
  <w:num w:numId="45" w16cid:durableId="2142990993">
    <w:abstractNumId w:val="18"/>
  </w:num>
  <w:num w:numId="46" w16cid:durableId="768308343">
    <w:abstractNumId w:val="0"/>
  </w:num>
  <w:num w:numId="47" w16cid:durableId="1240406593">
    <w:abstractNumId w:val="13"/>
  </w:num>
  <w:num w:numId="48" w16cid:durableId="1762487460">
    <w:abstractNumId w:val="8"/>
  </w:num>
  <w:num w:numId="49" w16cid:durableId="1962566512">
    <w:abstractNumId w:val="4"/>
  </w:num>
  <w:num w:numId="50" w16cid:durableId="1835799569">
    <w:abstractNumId w:val="14"/>
  </w:num>
  <w:num w:numId="51" w16cid:durableId="1584802736">
    <w:abstractNumId w:val="17"/>
  </w:num>
  <w:num w:numId="52" w16cid:durableId="170578823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hammed Khateeb">
    <w15:presenceInfo w15:providerId="AD" w15:userId="S::KMOH4100@cpx.net::a984072c-3b16-423a-995d-5829a7458b2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5"/>
  <w:trackRevisions w:val="false"/>
  <w:defaultTabStop w:val="720"/>
  <w:defaultTableStyle w:val="GridTable4-Accent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QUAdA6yBiwAAAA="/>
  </w:docVars>
  <w:rsids>
    <w:rsidRoot w:val="00533844"/>
    <w:rsid w:val="000023D2"/>
    <w:rsid w:val="00003FA3"/>
    <w:rsid w:val="00003FB2"/>
    <w:rsid w:val="000054E6"/>
    <w:rsid w:val="00005AC0"/>
    <w:rsid w:val="00006249"/>
    <w:rsid w:val="00015A7D"/>
    <w:rsid w:val="0001739E"/>
    <w:rsid w:val="000176B4"/>
    <w:rsid w:val="0002246B"/>
    <w:rsid w:val="0002434D"/>
    <w:rsid w:val="000363FF"/>
    <w:rsid w:val="00040727"/>
    <w:rsid w:val="00041780"/>
    <w:rsid w:val="00057987"/>
    <w:rsid w:val="000603B1"/>
    <w:rsid w:val="00060901"/>
    <w:rsid w:val="00061F19"/>
    <w:rsid w:val="00064F37"/>
    <w:rsid w:val="00074577"/>
    <w:rsid w:val="00074EAD"/>
    <w:rsid w:val="00075511"/>
    <w:rsid w:val="000765C2"/>
    <w:rsid w:val="00076E1C"/>
    <w:rsid w:val="00077E4E"/>
    <w:rsid w:val="00090B15"/>
    <w:rsid w:val="00096B86"/>
    <w:rsid w:val="00097AA9"/>
    <w:rsid w:val="00097E98"/>
    <w:rsid w:val="000A34B4"/>
    <w:rsid w:val="000A6B05"/>
    <w:rsid w:val="000B4292"/>
    <w:rsid w:val="000B5BC1"/>
    <w:rsid w:val="000B63E7"/>
    <w:rsid w:val="000B6DFB"/>
    <w:rsid w:val="000B708A"/>
    <w:rsid w:val="000C441F"/>
    <w:rsid w:val="000C570E"/>
    <w:rsid w:val="000D39F4"/>
    <w:rsid w:val="000D5FC5"/>
    <w:rsid w:val="000D7DC6"/>
    <w:rsid w:val="00101FAE"/>
    <w:rsid w:val="0010537B"/>
    <w:rsid w:val="001123BD"/>
    <w:rsid w:val="00114DB2"/>
    <w:rsid w:val="001160C4"/>
    <w:rsid w:val="00120533"/>
    <w:rsid w:val="001324DD"/>
    <w:rsid w:val="0014324A"/>
    <w:rsid w:val="00143AE0"/>
    <w:rsid w:val="001618D4"/>
    <w:rsid w:val="00166510"/>
    <w:rsid w:val="001740A3"/>
    <w:rsid w:val="00180871"/>
    <w:rsid w:val="00181715"/>
    <w:rsid w:val="00181FFB"/>
    <w:rsid w:val="001912F7"/>
    <w:rsid w:val="0019148D"/>
    <w:rsid w:val="00194C0E"/>
    <w:rsid w:val="001A0236"/>
    <w:rsid w:val="001A7A68"/>
    <w:rsid w:val="001B4821"/>
    <w:rsid w:val="001B5746"/>
    <w:rsid w:val="001B7688"/>
    <w:rsid w:val="001C4B7B"/>
    <w:rsid w:val="001D0875"/>
    <w:rsid w:val="001D2728"/>
    <w:rsid w:val="001D2B4D"/>
    <w:rsid w:val="001D34DB"/>
    <w:rsid w:val="001D74FE"/>
    <w:rsid w:val="001E3C06"/>
    <w:rsid w:val="001F4745"/>
    <w:rsid w:val="001F5857"/>
    <w:rsid w:val="001F7C50"/>
    <w:rsid w:val="0020488D"/>
    <w:rsid w:val="002054C0"/>
    <w:rsid w:val="00213F5F"/>
    <w:rsid w:val="002201FD"/>
    <w:rsid w:val="0022176F"/>
    <w:rsid w:val="00224931"/>
    <w:rsid w:val="00236CFD"/>
    <w:rsid w:val="00240B1B"/>
    <w:rsid w:val="00252BFB"/>
    <w:rsid w:val="002548F0"/>
    <w:rsid w:val="0025530B"/>
    <w:rsid w:val="002555D1"/>
    <w:rsid w:val="002719D2"/>
    <w:rsid w:val="0027231A"/>
    <w:rsid w:val="00272506"/>
    <w:rsid w:val="002749E1"/>
    <w:rsid w:val="00276C1F"/>
    <w:rsid w:val="002826DC"/>
    <w:rsid w:val="002A072E"/>
    <w:rsid w:val="002A3E88"/>
    <w:rsid w:val="002A4C30"/>
    <w:rsid w:val="002A6BDC"/>
    <w:rsid w:val="002B12DE"/>
    <w:rsid w:val="002B79F2"/>
    <w:rsid w:val="002C6B70"/>
    <w:rsid w:val="002D6FB9"/>
    <w:rsid w:val="002F54EA"/>
    <w:rsid w:val="002F688F"/>
    <w:rsid w:val="002F68C7"/>
    <w:rsid w:val="002F7848"/>
    <w:rsid w:val="003057A9"/>
    <w:rsid w:val="003100D9"/>
    <w:rsid w:val="0031342D"/>
    <w:rsid w:val="00314735"/>
    <w:rsid w:val="00315A98"/>
    <w:rsid w:val="00316B19"/>
    <w:rsid w:val="00322FC5"/>
    <w:rsid w:val="00330FB3"/>
    <w:rsid w:val="003311FB"/>
    <w:rsid w:val="00337074"/>
    <w:rsid w:val="00356248"/>
    <w:rsid w:val="00357F52"/>
    <w:rsid w:val="0036543B"/>
    <w:rsid w:val="00376243"/>
    <w:rsid w:val="00384D6F"/>
    <w:rsid w:val="003931F9"/>
    <w:rsid w:val="00397E00"/>
    <w:rsid w:val="003A32BD"/>
    <w:rsid w:val="003A3A89"/>
    <w:rsid w:val="003A71AA"/>
    <w:rsid w:val="003B1A4E"/>
    <w:rsid w:val="003B3C45"/>
    <w:rsid w:val="003B5789"/>
    <w:rsid w:val="003B7228"/>
    <w:rsid w:val="003C2EB2"/>
    <w:rsid w:val="003C3DD7"/>
    <w:rsid w:val="003C4926"/>
    <w:rsid w:val="003C50EE"/>
    <w:rsid w:val="003D4D83"/>
    <w:rsid w:val="003E0C47"/>
    <w:rsid w:val="003E277A"/>
    <w:rsid w:val="003E3DAE"/>
    <w:rsid w:val="003E41C1"/>
    <w:rsid w:val="003E4BF7"/>
    <w:rsid w:val="00414315"/>
    <w:rsid w:val="0042237C"/>
    <w:rsid w:val="004242AE"/>
    <w:rsid w:val="00426713"/>
    <w:rsid w:val="00437950"/>
    <w:rsid w:val="004447EF"/>
    <w:rsid w:val="00450480"/>
    <w:rsid w:val="00452B70"/>
    <w:rsid w:val="0045359E"/>
    <w:rsid w:val="00457D13"/>
    <w:rsid w:val="00461EA6"/>
    <w:rsid w:val="0047202B"/>
    <w:rsid w:val="00474D6F"/>
    <w:rsid w:val="00476EB4"/>
    <w:rsid w:val="004855AE"/>
    <w:rsid w:val="004918B4"/>
    <w:rsid w:val="004A3932"/>
    <w:rsid w:val="004A6502"/>
    <w:rsid w:val="004A69DE"/>
    <w:rsid w:val="004B371D"/>
    <w:rsid w:val="004C0284"/>
    <w:rsid w:val="004C6CEC"/>
    <w:rsid w:val="004D4037"/>
    <w:rsid w:val="004E04B7"/>
    <w:rsid w:val="004E5587"/>
    <w:rsid w:val="004E5D33"/>
    <w:rsid w:val="004E68DC"/>
    <w:rsid w:val="004F10FE"/>
    <w:rsid w:val="004F450A"/>
    <w:rsid w:val="0051162C"/>
    <w:rsid w:val="00522E8A"/>
    <w:rsid w:val="00523111"/>
    <w:rsid w:val="00525A09"/>
    <w:rsid w:val="00531866"/>
    <w:rsid w:val="005334C0"/>
    <w:rsid w:val="00533844"/>
    <w:rsid w:val="00553FB5"/>
    <w:rsid w:val="005559F7"/>
    <w:rsid w:val="00561876"/>
    <w:rsid w:val="005623A0"/>
    <w:rsid w:val="0056491C"/>
    <w:rsid w:val="00567BF3"/>
    <w:rsid w:val="00570420"/>
    <w:rsid w:val="005707E8"/>
    <w:rsid w:val="00574155"/>
    <w:rsid w:val="00574476"/>
    <w:rsid w:val="005752A1"/>
    <w:rsid w:val="005758E9"/>
    <w:rsid w:val="005805E4"/>
    <w:rsid w:val="00581A04"/>
    <w:rsid w:val="00584CC6"/>
    <w:rsid w:val="00590EB3"/>
    <w:rsid w:val="00596C7A"/>
    <w:rsid w:val="005A44BF"/>
    <w:rsid w:val="005A7780"/>
    <w:rsid w:val="005B3EC3"/>
    <w:rsid w:val="005C296A"/>
    <w:rsid w:val="005C47DC"/>
    <w:rsid w:val="005F0B04"/>
    <w:rsid w:val="005F2960"/>
    <w:rsid w:val="005F39D8"/>
    <w:rsid w:val="005F5DB4"/>
    <w:rsid w:val="00600830"/>
    <w:rsid w:val="00604DFE"/>
    <w:rsid w:val="006149AE"/>
    <w:rsid w:val="00614AB9"/>
    <w:rsid w:val="00615453"/>
    <w:rsid w:val="00620A8A"/>
    <w:rsid w:val="006314C1"/>
    <w:rsid w:val="006338E7"/>
    <w:rsid w:val="0063706F"/>
    <w:rsid w:val="00637C84"/>
    <w:rsid w:val="00645DA7"/>
    <w:rsid w:val="00646F45"/>
    <w:rsid w:val="006506CB"/>
    <w:rsid w:val="00653D9F"/>
    <w:rsid w:val="00662AEA"/>
    <w:rsid w:val="00665196"/>
    <w:rsid w:val="00665C4F"/>
    <w:rsid w:val="0067500E"/>
    <w:rsid w:val="00680292"/>
    <w:rsid w:val="0068424B"/>
    <w:rsid w:val="0069129E"/>
    <w:rsid w:val="006916B5"/>
    <w:rsid w:val="00693FDD"/>
    <w:rsid w:val="006A4E0E"/>
    <w:rsid w:val="006A514C"/>
    <w:rsid w:val="006B389C"/>
    <w:rsid w:val="006B3A0B"/>
    <w:rsid w:val="006B3C7E"/>
    <w:rsid w:val="006C04D5"/>
    <w:rsid w:val="006C05B8"/>
    <w:rsid w:val="006C2E9A"/>
    <w:rsid w:val="006D2015"/>
    <w:rsid w:val="006D3D97"/>
    <w:rsid w:val="006D69DF"/>
    <w:rsid w:val="006D6CE9"/>
    <w:rsid w:val="006D6EF0"/>
    <w:rsid w:val="006E1BFC"/>
    <w:rsid w:val="00710044"/>
    <w:rsid w:val="0071298B"/>
    <w:rsid w:val="00714F3B"/>
    <w:rsid w:val="00721D14"/>
    <w:rsid w:val="00725257"/>
    <w:rsid w:val="00733A03"/>
    <w:rsid w:val="00735C63"/>
    <w:rsid w:val="007427C0"/>
    <w:rsid w:val="0075163D"/>
    <w:rsid w:val="007529F8"/>
    <w:rsid w:val="00764BF9"/>
    <w:rsid w:val="00772BC9"/>
    <w:rsid w:val="007765EC"/>
    <w:rsid w:val="0077768F"/>
    <w:rsid w:val="007801D2"/>
    <w:rsid w:val="00781263"/>
    <w:rsid w:val="007839E2"/>
    <w:rsid w:val="007A2383"/>
    <w:rsid w:val="007A4A8A"/>
    <w:rsid w:val="007B0AD3"/>
    <w:rsid w:val="007B242A"/>
    <w:rsid w:val="007C1634"/>
    <w:rsid w:val="007C6FC7"/>
    <w:rsid w:val="007C7220"/>
    <w:rsid w:val="007D60EB"/>
    <w:rsid w:val="007E2C87"/>
    <w:rsid w:val="007E77DA"/>
    <w:rsid w:val="007F2CBF"/>
    <w:rsid w:val="007F3081"/>
    <w:rsid w:val="00801B35"/>
    <w:rsid w:val="008027DA"/>
    <w:rsid w:val="00804C9A"/>
    <w:rsid w:val="008123B3"/>
    <w:rsid w:val="00813A5D"/>
    <w:rsid w:val="00817213"/>
    <w:rsid w:val="008246F1"/>
    <w:rsid w:val="00830D46"/>
    <w:rsid w:val="00843AAC"/>
    <w:rsid w:val="008447DC"/>
    <w:rsid w:val="0084696F"/>
    <w:rsid w:val="008514EF"/>
    <w:rsid w:val="00854FAF"/>
    <w:rsid w:val="00863D3D"/>
    <w:rsid w:val="00873043"/>
    <w:rsid w:val="0087668A"/>
    <w:rsid w:val="00882598"/>
    <w:rsid w:val="0089228E"/>
    <w:rsid w:val="00897893"/>
    <w:rsid w:val="008A267F"/>
    <w:rsid w:val="008A457C"/>
    <w:rsid w:val="008B11C4"/>
    <w:rsid w:val="008B3F4A"/>
    <w:rsid w:val="008B5F2B"/>
    <w:rsid w:val="008C701F"/>
    <w:rsid w:val="008D0184"/>
    <w:rsid w:val="008D094F"/>
    <w:rsid w:val="008D4D13"/>
    <w:rsid w:val="008D66B7"/>
    <w:rsid w:val="008E0430"/>
    <w:rsid w:val="008E19F2"/>
    <w:rsid w:val="008E2F53"/>
    <w:rsid w:val="008E55E7"/>
    <w:rsid w:val="008F7819"/>
    <w:rsid w:val="0090033D"/>
    <w:rsid w:val="00903689"/>
    <w:rsid w:val="009222EB"/>
    <w:rsid w:val="00923597"/>
    <w:rsid w:val="00924B86"/>
    <w:rsid w:val="00931B9E"/>
    <w:rsid w:val="00941EB9"/>
    <w:rsid w:val="00942925"/>
    <w:rsid w:val="009476FF"/>
    <w:rsid w:val="00947919"/>
    <w:rsid w:val="00951D26"/>
    <w:rsid w:val="009549E0"/>
    <w:rsid w:val="00955FE5"/>
    <w:rsid w:val="00957D22"/>
    <w:rsid w:val="0096074E"/>
    <w:rsid w:val="0097190C"/>
    <w:rsid w:val="00981E46"/>
    <w:rsid w:val="009837A2"/>
    <w:rsid w:val="00986586"/>
    <w:rsid w:val="00995472"/>
    <w:rsid w:val="009A1BE8"/>
    <w:rsid w:val="009A3AE5"/>
    <w:rsid w:val="009B56C8"/>
    <w:rsid w:val="009B57A3"/>
    <w:rsid w:val="009B755B"/>
    <w:rsid w:val="009D346C"/>
    <w:rsid w:val="009D42D4"/>
    <w:rsid w:val="009D4D55"/>
    <w:rsid w:val="009D4E0A"/>
    <w:rsid w:val="009E31E7"/>
    <w:rsid w:val="009E3E15"/>
    <w:rsid w:val="009E462D"/>
    <w:rsid w:val="009E6A13"/>
    <w:rsid w:val="009E71DA"/>
    <w:rsid w:val="009F2F6B"/>
    <w:rsid w:val="009F3CA0"/>
    <w:rsid w:val="009F4DE8"/>
    <w:rsid w:val="009F536C"/>
    <w:rsid w:val="00A02831"/>
    <w:rsid w:val="00A10537"/>
    <w:rsid w:val="00A17A93"/>
    <w:rsid w:val="00A24314"/>
    <w:rsid w:val="00A37A6F"/>
    <w:rsid w:val="00A51149"/>
    <w:rsid w:val="00A561CC"/>
    <w:rsid w:val="00A60548"/>
    <w:rsid w:val="00A62355"/>
    <w:rsid w:val="00A624B4"/>
    <w:rsid w:val="00A6381E"/>
    <w:rsid w:val="00A87017"/>
    <w:rsid w:val="00A907FD"/>
    <w:rsid w:val="00A91D16"/>
    <w:rsid w:val="00A95E05"/>
    <w:rsid w:val="00AC1076"/>
    <w:rsid w:val="00AC3103"/>
    <w:rsid w:val="00AD1D25"/>
    <w:rsid w:val="00AD1FFD"/>
    <w:rsid w:val="00AD6179"/>
    <w:rsid w:val="00AD675C"/>
    <w:rsid w:val="00AE32F0"/>
    <w:rsid w:val="00AE705A"/>
    <w:rsid w:val="00AF16DE"/>
    <w:rsid w:val="00AF42BB"/>
    <w:rsid w:val="00AF5AB4"/>
    <w:rsid w:val="00B011B3"/>
    <w:rsid w:val="00B16414"/>
    <w:rsid w:val="00B327B5"/>
    <w:rsid w:val="00B426C4"/>
    <w:rsid w:val="00B46567"/>
    <w:rsid w:val="00B547A8"/>
    <w:rsid w:val="00B551E1"/>
    <w:rsid w:val="00B56701"/>
    <w:rsid w:val="00B56FCD"/>
    <w:rsid w:val="00B62623"/>
    <w:rsid w:val="00B64801"/>
    <w:rsid w:val="00B65AFD"/>
    <w:rsid w:val="00B707F3"/>
    <w:rsid w:val="00B73699"/>
    <w:rsid w:val="00B83855"/>
    <w:rsid w:val="00B937E8"/>
    <w:rsid w:val="00BA21F9"/>
    <w:rsid w:val="00BA26F4"/>
    <w:rsid w:val="00BB1A4E"/>
    <w:rsid w:val="00BB62CD"/>
    <w:rsid w:val="00BC34BB"/>
    <w:rsid w:val="00BD0B4F"/>
    <w:rsid w:val="00BE5086"/>
    <w:rsid w:val="00BE7C16"/>
    <w:rsid w:val="00BE7F71"/>
    <w:rsid w:val="00BF0F72"/>
    <w:rsid w:val="00C05B72"/>
    <w:rsid w:val="00C10821"/>
    <w:rsid w:val="00C12187"/>
    <w:rsid w:val="00C24203"/>
    <w:rsid w:val="00C36504"/>
    <w:rsid w:val="00C45E07"/>
    <w:rsid w:val="00C5158B"/>
    <w:rsid w:val="00C57799"/>
    <w:rsid w:val="00C6277D"/>
    <w:rsid w:val="00C65B8C"/>
    <w:rsid w:val="00C734F1"/>
    <w:rsid w:val="00C741F1"/>
    <w:rsid w:val="00C832EA"/>
    <w:rsid w:val="00C94ADE"/>
    <w:rsid w:val="00C972D3"/>
    <w:rsid w:val="00CA1339"/>
    <w:rsid w:val="00CA2EB3"/>
    <w:rsid w:val="00CA7387"/>
    <w:rsid w:val="00CD1D76"/>
    <w:rsid w:val="00CD7766"/>
    <w:rsid w:val="00CD7F62"/>
    <w:rsid w:val="00CE114E"/>
    <w:rsid w:val="00CE7A74"/>
    <w:rsid w:val="00CF3D74"/>
    <w:rsid w:val="00CF6CCF"/>
    <w:rsid w:val="00CF7AE1"/>
    <w:rsid w:val="00D02FD0"/>
    <w:rsid w:val="00D05910"/>
    <w:rsid w:val="00D14019"/>
    <w:rsid w:val="00D16409"/>
    <w:rsid w:val="00D217C2"/>
    <w:rsid w:val="00D24A7B"/>
    <w:rsid w:val="00D25CE5"/>
    <w:rsid w:val="00D4063C"/>
    <w:rsid w:val="00D47E1C"/>
    <w:rsid w:val="00D564C6"/>
    <w:rsid w:val="00D80E55"/>
    <w:rsid w:val="00D9209E"/>
    <w:rsid w:val="00DB7582"/>
    <w:rsid w:val="00DC0F70"/>
    <w:rsid w:val="00DC11C1"/>
    <w:rsid w:val="00DC6502"/>
    <w:rsid w:val="00DD1F20"/>
    <w:rsid w:val="00DD46B7"/>
    <w:rsid w:val="00DE1E36"/>
    <w:rsid w:val="00DE3D60"/>
    <w:rsid w:val="00DE7AF2"/>
    <w:rsid w:val="00DF5FB8"/>
    <w:rsid w:val="00DF6173"/>
    <w:rsid w:val="00E01A2B"/>
    <w:rsid w:val="00E02E7D"/>
    <w:rsid w:val="00E038DB"/>
    <w:rsid w:val="00E07F0A"/>
    <w:rsid w:val="00E1058B"/>
    <w:rsid w:val="00E15B12"/>
    <w:rsid w:val="00E24E42"/>
    <w:rsid w:val="00E272D4"/>
    <w:rsid w:val="00E30954"/>
    <w:rsid w:val="00E333A5"/>
    <w:rsid w:val="00E33F14"/>
    <w:rsid w:val="00E40B41"/>
    <w:rsid w:val="00E43D5B"/>
    <w:rsid w:val="00E50B3D"/>
    <w:rsid w:val="00E64BDD"/>
    <w:rsid w:val="00E666DC"/>
    <w:rsid w:val="00E76687"/>
    <w:rsid w:val="00E77EF7"/>
    <w:rsid w:val="00E8044D"/>
    <w:rsid w:val="00E83568"/>
    <w:rsid w:val="00E8670D"/>
    <w:rsid w:val="00EA0F0D"/>
    <w:rsid w:val="00EA5A53"/>
    <w:rsid w:val="00EA675F"/>
    <w:rsid w:val="00EB45EF"/>
    <w:rsid w:val="00EB530C"/>
    <w:rsid w:val="00EC20D0"/>
    <w:rsid w:val="00EC358E"/>
    <w:rsid w:val="00ED057B"/>
    <w:rsid w:val="00EE3608"/>
    <w:rsid w:val="00EF26A1"/>
    <w:rsid w:val="00EF64FB"/>
    <w:rsid w:val="00EF7EE9"/>
    <w:rsid w:val="00F0359A"/>
    <w:rsid w:val="00F152E0"/>
    <w:rsid w:val="00F30896"/>
    <w:rsid w:val="00F36F58"/>
    <w:rsid w:val="00F4001A"/>
    <w:rsid w:val="00F40C95"/>
    <w:rsid w:val="00F42DF2"/>
    <w:rsid w:val="00F43CC2"/>
    <w:rsid w:val="00F55786"/>
    <w:rsid w:val="00F56784"/>
    <w:rsid w:val="00F66ADE"/>
    <w:rsid w:val="00F7625B"/>
    <w:rsid w:val="00F819B4"/>
    <w:rsid w:val="00F952AE"/>
    <w:rsid w:val="00F972BA"/>
    <w:rsid w:val="00F977B3"/>
    <w:rsid w:val="00F97A19"/>
    <w:rsid w:val="00FA2136"/>
    <w:rsid w:val="00FA21D2"/>
    <w:rsid w:val="00FA3FFF"/>
    <w:rsid w:val="00FA463B"/>
    <w:rsid w:val="00FB04DF"/>
    <w:rsid w:val="00FC240C"/>
    <w:rsid w:val="00FD27C1"/>
    <w:rsid w:val="00FD43B0"/>
    <w:rsid w:val="00FD63E8"/>
    <w:rsid w:val="00FD7B91"/>
    <w:rsid w:val="00FE5376"/>
    <w:rsid w:val="00FF3CC5"/>
    <w:rsid w:val="00FF4BD4"/>
    <w:rsid w:val="00FF7576"/>
    <w:rsid w:val="6AA5D5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B6F1955"/>
  <w15:chartTrackingRefBased/>
  <w15:docId w15:val="{BAAB013E-C83C-45EB-8696-E756A6EE47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numPr>
        <w:numId w:val="4"/>
      </w:numPr>
      <w:tabs>
        <w:tab w:val="left" w:pos="990"/>
      </w:tabs>
      <w:spacing w:after="360" w:line="240" w:lineRule="auto"/>
      <w:outlineLvl w:val="0"/>
    </w:pPr>
    <w:rPr>
      <w:rFonts w:asciiTheme="majorHAnsi" w:hAnsiTheme="majorHAnsi" w:eastAsiaTheme="majorEastAsia" w:cstheme="majorBidi"/>
      <w:spacing w:val="10"/>
      <w:sz w:val="48"/>
      <w:szCs w:val="40"/>
    </w:rPr>
  </w:style>
  <w:style w:type="paragraph" w:styleId="Heading2">
    <w:name w:val="heading 2"/>
    <w:basedOn w:val="Heading1"/>
    <w:next w:val="Normal"/>
    <w:link w:val="Heading2Char"/>
    <w:uiPriority w:val="9"/>
    <w:unhideWhenUsed/>
    <w:qFormat/>
    <w:rsid w:val="003D4D83"/>
    <w:pPr>
      <w:numPr>
        <w:ilvl w:val="1"/>
      </w:num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numPr>
        <w:ilvl w:val="5"/>
        <w:numId w:val="4"/>
      </w:numPr>
      <w:spacing w:before="40" w:after="0"/>
      <w:outlineLvl w:val="5"/>
    </w:pPr>
    <w:rPr>
      <w:rFonts w:asciiTheme="majorHAnsi" w:hAnsiTheme="majorHAnsi" w:eastAsiaTheme="majorEastAsia"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numPr>
        <w:ilvl w:val="6"/>
        <w:numId w:val="4"/>
      </w:numPr>
      <w:spacing w:before="40" w:after="0"/>
      <w:outlineLvl w:val="6"/>
    </w:pPr>
    <w:rPr>
      <w:rFonts w:asciiTheme="majorHAnsi" w:hAnsiTheme="majorHAnsi" w:eastAsiaTheme="majorEastAsia"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styleId="HeaderChar" w:customStyle="1">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styleId="FooterChar" w:customStyle="1">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styleId="DocumentTitle" w:customStyle="1">
    <w:name w:val="Document Title"/>
    <w:basedOn w:val="Normal"/>
    <w:qFormat/>
    <w:rsid w:val="009E462D"/>
    <w:rPr>
      <w:b/>
      <w:bCs/>
      <w:color w:val="FAB900" w:themeColor="accent1"/>
      <w:spacing w:val="8"/>
      <w:sz w:val="64"/>
      <w:szCs w:val="64"/>
    </w:rPr>
  </w:style>
  <w:style w:type="paragraph" w:styleId="DocumentSubtitle" w:customStyle="1">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hAnsiTheme="majorHAnsi" w:eastAsiaTheme="majorEastAsia" w:cstheme="majorBidi"/>
      <w:b/>
      <w:bCs/>
      <w:spacing w:val="-10"/>
      <w:kern w:val="28"/>
      <w:sz w:val="64"/>
      <w:szCs w:val="64"/>
    </w:rPr>
  </w:style>
  <w:style w:type="character" w:styleId="TitleChar" w:customStyle="1">
    <w:name w:val="Title Char"/>
    <w:basedOn w:val="DefaultParagraphFont"/>
    <w:link w:val="Title"/>
    <w:uiPriority w:val="10"/>
    <w:rsid w:val="009E462D"/>
    <w:rPr>
      <w:rFonts w:asciiTheme="majorHAnsi" w:hAnsiTheme="majorHAnsi" w:eastAsiaTheme="majorEastAsia" w:cstheme="majorBidi"/>
      <w:b/>
      <w:bCs/>
      <w:color w:val="000000" w:themeColor="text1"/>
      <w:spacing w:val="-10"/>
      <w:kern w:val="28"/>
      <w:sz w:val="64"/>
      <w:szCs w:val="64"/>
    </w:rPr>
  </w:style>
  <w:style w:type="paragraph" w:styleId="ParagraphHeading" w:customStyle="1">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basedOn w:val="Normal"/>
    <w:link w:val="ListParagraphChar"/>
    <w:uiPriority w:val="99"/>
    <w:qFormat/>
    <w:rsid w:val="002A4C30"/>
    <w:pPr>
      <w:ind w:left="720"/>
      <w:contextualSpacing/>
    </w:pPr>
  </w:style>
  <w:style w:type="paragraph" w:styleId="ListParagraphNumbered" w:customStyle="1">
    <w:name w:val="List Paragraph Numbered"/>
    <w:basedOn w:val="ListParagraph"/>
    <w:qFormat/>
    <w:rsid w:val="002A4C30"/>
    <w:pPr>
      <w:numPr>
        <w:numId w:val="1"/>
      </w:numPr>
      <w:ind w:left="360"/>
      <w:contextualSpacing w:val="0"/>
    </w:pPr>
  </w:style>
  <w:style w:type="character" w:styleId="Heading1Char" w:customStyle="1">
    <w:name w:val="Heading 1 Char"/>
    <w:basedOn w:val="DefaultParagraphFont"/>
    <w:link w:val="Heading1"/>
    <w:uiPriority w:val="9"/>
    <w:rsid w:val="00ED057B"/>
    <w:rPr>
      <w:rFonts w:asciiTheme="majorHAnsi" w:hAnsiTheme="majorHAnsi" w:eastAsiaTheme="majorEastAsia" w:cstheme="majorBidi"/>
      <w:color w:val="000000" w:themeColor="text1"/>
      <w:spacing w:val="10"/>
      <w:sz w:val="48"/>
      <w:szCs w:val="40"/>
      <w:lang w:val="en-US"/>
    </w:rPr>
  </w:style>
  <w:style w:type="paragraph" w:styleId="Non-bulletedHeading" w:customStyle="1">
    <w:name w:val="Non-bulleted Heading"/>
    <w:basedOn w:val="Normal"/>
    <w:qFormat/>
    <w:rsid w:val="001912F7"/>
    <w:rPr>
      <w:color w:val="5C5C5C" w:themeColor="text2"/>
      <w:sz w:val="48"/>
      <w:szCs w:val="48"/>
    </w:rPr>
  </w:style>
  <w:style w:type="character" w:styleId="Heading2Char" w:customStyle="1">
    <w:name w:val="Heading 2 Char"/>
    <w:basedOn w:val="DefaultParagraphFont"/>
    <w:link w:val="Heading2"/>
    <w:uiPriority w:val="9"/>
    <w:rsid w:val="003D4D83"/>
    <w:rPr>
      <w:rFonts w:asciiTheme="majorHAnsi" w:hAnsiTheme="majorHAnsi" w:eastAsiaTheme="majorEastAsia" w:cstheme="majorBidi"/>
      <w:color w:val="000000" w:themeColor="text1"/>
      <w:spacing w:val="10"/>
      <w:sz w:val="36"/>
      <w:szCs w:val="32"/>
      <w:lang w:val="en-US"/>
    </w:rPr>
  </w:style>
  <w:style w:type="character" w:styleId="Heading3Char" w:customStyle="1">
    <w:name w:val="Heading 3 Char"/>
    <w:basedOn w:val="DefaultParagraphFont"/>
    <w:link w:val="Heading3"/>
    <w:uiPriority w:val="9"/>
    <w:rsid w:val="003D4D83"/>
    <w:rPr>
      <w:rFonts w:asciiTheme="majorHAnsi" w:hAnsiTheme="majorHAnsi" w:eastAsiaTheme="majorEastAsia" w:cstheme="majorBidi"/>
      <w:b/>
      <w:bCs/>
      <w:color w:val="000000" w:themeColor="text1"/>
      <w:spacing w:val="10"/>
      <w:sz w:val="28"/>
      <w:szCs w:val="26"/>
      <w:lang w:val="en-US"/>
    </w:rPr>
  </w:style>
  <w:style w:type="character" w:styleId="Heading4Char" w:customStyle="1">
    <w:name w:val="Heading 4 Char"/>
    <w:basedOn w:val="DefaultParagraphFont"/>
    <w:link w:val="Heading4"/>
    <w:uiPriority w:val="9"/>
    <w:rsid w:val="00ED057B"/>
    <w:rPr>
      <w:rFonts w:asciiTheme="majorHAnsi" w:hAnsiTheme="majorHAnsi" w:eastAsiaTheme="majorEastAsia" w:cstheme="majorBidi"/>
      <w:b/>
      <w:bCs/>
      <w:color w:val="FAB900" w:themeColor="accent1"/>
      <w:spacing w:val="10"/>
      <w:szCs w:val="26"/>
      <w:lang w:val="en-US"/>
    </w:rPr>
  </w:style>
  <w:style w:type="character" w:styleId="Heading5Char" w:customStyle="1">
    <w:name w:val="Heading 5 Char"/>
    <w:basedOn w:val="DefaultParagraphFont"/>
    <w:link w:val="Heading5"/>
    <w:uiPriority w:val="9"/>
    <w:rsid w:val="00ED057B"/>
    <w:rPr>
      <w:rFonts w:asciiTheme="majorHAnsi" w:hAnsiTheme="majorHAnsi" w:eastAsiaTheme="majorEastAsia" w:cstheme="majorBidi"/>
      <w:b/>
      <w:bCs/>
      <w:color w:val="000000" w:themeColor="text1"/>
      <w:spacing w:val="10"/>
      <w:sz w:val="18"/>
      <w:szCs w:val="26"/>
      <w:lang w:val="en-US"/>
    </w:rPr>
  </w:style>
  <w:style w:type="character" w:styleId="Heading6Char" w:customStyle="1">
    <w:name w:val="Heading 6 Char"/>
    <w:basedOn w:val="DefaultParagraphFont"/>
    <w:link w:val="Heading6"/>
    <w:uiPriority w:val="9"/>
    <w:rsid w:val="001912F7"/>
    <w:rPr>
      <w:rFonts w:asciiTheme="majorHAnsi" w:hAnsiTheme="majorHAnsi" w:eastAsiaTheme="majorEastAsia" w:cstheme="majorBidi"/>
      <w:color w:val="7C5B00" w:themeColor="accent1" w:themeShade="7F"/>
      <w:sz w:val="18"/>
    </w:rPr>
  </w:style>
  <w:style w:type="character" w:styleId="Heading7Char" w:customStyle="1">
    <w:name w:val="Heading 7 Char"/>
    <w:basedOn w:val="DefaultParagraphFont"/>
    <w:link w:val="Heading7"/>
    <w:uiPriority w:val="9"/>
    <w:semiHidden/>
    <w:rsid w:val="001912F7"/>
    <w:rPr>
      <w:rFonts w:asciiTheme="majorHAnsi" w:hAnsiTheme="majorHAnsi" w:eastAsiaTheme="majorEastAsia" w:cstheme="majorBidi"/>
      <w:i/>
      <w:iCs/>
      <w:color w:val="7C5B00" w:themeColor="accent1" w:themeShade="7F"/>
      <w:sz w:val="18"/>
    </w:rPr>
  </w:style>
  <w:style w:type="character" w:styleId="Heading8Char" w:customStyle="1">
    <w:name w:val="Heading 8 Char"/>
    <w:basedOn w:val="DefaultParagraphFont"/>
    <w:link w:val="Heading8"/>
    <w:uiPriority w:val="9"/>
    <w:semiHidden/>
    <w:rsid w:val="001912F7"/>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1912F7"/>
    <w:rPr>
      <w:rFonts w:asciiTheme="majorHAnsi" w:hAnsiTheme="majorHAnsi" w:eastAsiaTheme="majorEastAsia" w:cstheme="majorBidi"/>
      <w:i/>
      <w:iCs/>
      <w:color w:val="272727" w:themeColor="text1" w:themeTint="D8"/>
      <w:sz w:val="21"/>
      <w:szCs w:val="21"/>
    </w:rPr>
  </w:style>
  <w:style w:type="table" w:styleId="TableGrid">
    <w:name w:val="Table Grid"/>
    <w:basedOn w:val="TableNormal"/>
    <w:uiPriority w:val="39"/>
    <w:rsid w:val="009476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color="CCCCCC" w:themeColor="background2" w:sz="4" w:space="0"/>
        <w:left w:val="single" w:color="CCCCCC" w:themeColor="background2" w:sz="4" w:space="0"/>
        <w:bottom w:val="single" w:color="CCCCCC" w:themeColor="background2" w:sz="4" w:space="0"/>
        <w:right w:val="single" w:color="CCCCCC" w:themeColor="background2" w:sz="4" w:space="0"/>
        <w:insideH w:val="single" w:color="CCCCCC" w:themeColor="background2" w:sz="4" w:space="0"/>
        <w:insideV w:val="single" w:color="CCCCCC" w:themeColor="background2" w:sz="4" w:space="0"/>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color="000000" w:themeColor="accent2" w:sz="4" w:space="0"/>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color="F6ED6F" w:themeColor="accent3" w:themeTint="99" w:sz="4" w:space="0"/>
        <w:left w:val="single" w:color="F6ED6F" w:themeColor="accent3" w:themeTint="99" w:sz="4" w:space="0"/>
        <w:bottom w:val="single" w:color="F6ED6F" w:themeColor="accent3" w:themeTint="99" w:sz="4" w:space="0"/>
        <w:right w:val="single" w:color="F6ED6F" w:themeColor="accent3" w:themeTint="99" w:sz="4" w:space="0"/>
        <w:insideH w:val="single" w:color="F6ED6F" w:themeColor="accent3" w:themeTint="99" w:sz="4" w:space="0"/>
        <w:insideV w:val="single" w:color="F6ED6F" w:themeColor="accent3" w:themeTint="99" w:sz="4" w:space="0"/>
      </w:tblBorders>
    </w:tblPr>
    <w:tblStylePr w:type="firstRow">
      <w:rPr>
        <w:b/>
        <w:bCs/>
        <w:color w:val="FFFFFF" w:themeColor="background1"/>
      </w:rPr>
      <w:tblPr/>
      <w:tcPr>
        <w:tcBorders>
          <w:top w:val="single" w:color="F0E10F" w:themeColor="accent3" w:sz="4" w:space="0"/>
          <w:left w:val="single" w:color="F0E10F" w:themeColor="accent3" w:sz="4" w:space="0"/>
          <w:bottom w:val="single" w:color="F0E10F" w:themeColor="accent3" w:sz="4" w:space="0"/>
          <w:right w:val="single" w:color="F0E10F" w:themeColor="accent3" w:sz="4" w:space="0"/>
          <w:insideH w:val="nil"/>
          <w:insideV w:val="nil"/>
        </w:tcBorders>
        <w:shd w:val="clear" w:color="auto" w:fill="F0E10F" w:themeFill="accent3"/>
      </w:tcPr>
    </w:tblStylePr>
    <w:tblStylePr w:type="lastRow">
      <w:rPr>
        <w:b/>
        <w:bCs/>
      </w:rPr>
      <w:tblPr/>
      <w:tcPr>
        <w:tcBorders>
          <w:top w:val="double" w:color="F0E10F" w:themeColor="accent3" w:sz="4" w:space="0"/>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styleId="ListParagraphBulleted" w:customStyle="1">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numPr>
        <w:numId w:val="0"/>
      </w:num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B56FCD"/>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5334C0"/>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B56FCD"/>
    <w:rPr>
      <w:rFonts w:asciiTheme="minorHAnsi" w:hAnsiTheme="minorHAnsi"/>
      <w:color w:val="6281A0" w:themeColor="hyperlink"/>
      <w:sz w:val="24"/>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styleId="BalloonTextChar" w:customStyle="1">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styleId="SubtitleChar" w:customStyle="1">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styleId="ADNOCNumList" w:customStyle="1">
    <w:name w:val="ADNOCNumList"/>
    <w:uiPriority w:val="99"/>
    <w:rsid w:val="002719D2"/>
    <w:pPr>
      <w:numPr>
        <w:numId w:val="7"/>
      </w:numPr>
    </w:pPr>
  </w:style>
  <w:style w:type="paragraph" w:styleId="ListNumberAlpha" w:customStyle="1">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styleId="ListNumberRoman" w:customStyle="1">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styleId="Appendixtitle" w:customStyle="1">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styleId="ADNOCInfoTable" w:customStyle="1">
    <w:name w:val="ADNOC Info Table"/>
    <w:basedOn w:val="TableNormal"/>
    <w:uiPriority w:val="99"/>
    <w:rsid w:val="002719D2"/>
    <w:pPr>
      <w:keepNext/>
      <w:keepLines/>
      <w:spacing w:after="0" w:line="240" w:lineRule="auto"/>
    </w:pPr>
    <w:rPr>
      <w:rFonts w:eastAsiaTheme="minorEastAsia"/>
      <w:sz w:val="20"/>
      <w:lang w:eastAsia="zh-CN"/>
    </w:rPr>
    <w:tblPr>
      <w:tblBorders>
        <w:top w:val="single" w:color="F0E10F" w:themeColor="accent3" w:sz="6" w:space="0"/>
        <w:left w:val="single" w:color="F0E10F" w:themeColor="accent3" w:sz="6" w:space="0"/>
        <w:bottom w:val="single" w:color="F0E10F" w:themeColor="accent3" w:sz="6" w:space="0"/>
        <w:right w:val="single" w:color="F0E10F" w:themeColor="accent3" w:sz="6" w:space="0"/>
        <w:insideH w:val="single" w:color="F0E10F" w:themeColor="accent3" w:sz="6" w:space="0"/>
        <w:insideV w:val="single" w:color="F0E10F" w:themeColor="accent3" w:sz="6" w:space="0"/>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unhideWhenUsed/>
    <w:rsid w:val="00240B1B"/>
    <w:pPr>
      <w:spacing w:line="240" w:lineRule="auto"/>
    </w:pPr>
    <w:rPr>
      <w:sz w:val="20"/>
      <w:szCs w:val="20"/>
    </w:rPr>
  </w:style>
  <w:style w:type="character" w:styleId="CommentTextChar" w:customStyle="1">
    <w:name w:val="Comment Text Char"/>
    <w:basedOn w:val="DefaultParagraphFont"/>
    <w:link w:val="CommentText"/>
    <w:uiPriority w:val="99"/>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styleId="CommentSubjectChar" w:customStyle="1">
    <w:name w:val="Comment Subject Char"/>
    <w:basedOn w:val="CommentTextChar"/>
    <w:link w:val="CommentSubject"/>
    <w:uiPriority w:val="99"/>
    <w:semiHidden/>
    <w:rsid w:val="00240B1B"/>
    <w:rPr>
      <w:b/>
      <w:bCs/>
      <w:color w:val="000000" w:themeColor="text1"/>
      <w:sz w:val="20"/>
      <w:szCs w:val="20"/>
      <w:lang w:val="en-US"/>
    </w:rPr>
  </w:style>
  <w:style w:type="table" w:styleId="GridTable1Light-Accent1">
    <w:name w:val="Grid Table 1 Light Accent 1"/>
    <w:basedOn w:val="TableNormal"/>
    <w:uiPriority w:val="46"/>
    <w:rsid w:val="002555D1"/>
    <w:pPr>
      <w:spacing w:after="0" w:line="240" w:lineRule="auto"/>
    </w:pPr>
    <w:rPr>
      <w:rFonts w:ascii="Verdana" w:hAnsi="Verdana"/>
      <w:color w:val="32373C"/>
      <w:sz w:val="2"/>
      <w:szCs w:val="2"/>
      <w:lang w:eastAsia="ja-JP"/>
    </w:rPr>
    <w:tblPr>
      <w:tblStyleRowBandSize w:val="1"/>
      <w:tblStyleColBandSize w:val="1"/>
      <w:tblBorders>
        <w:top w:val="single" w:color="FFE397" w:themeColor="accent1" w:themeTint="66" w:sz="4" w:space="0"/>
        <w:left w:val="single" w:color="FFE397" w:themeColor="accent1" w:themeTint="66" w:sz="4" w:space="0"/>
        <w:bottom w:val="single" w:color="FFE397" w:themeColor="accent1" w:themeTint="66" w:sz="4" w:space="0"/>
        <w:right w:val="single" w:color="FFE397" w:themeColor="accent1" w:themeTint="66" w:sz="4" w:space="0"/>
        <w:insideH w:val="single" w:color="FFE397" w:themeColor="accent1" w:themeTint="66" w:sz="4" w:space="0"/>
        <w:insideV w:val="single" w:color="FFE397" w:themeColor="accent1" w:themeTint="66" w:sz="4" w:space="0"/>
      </w:tblBorders>
    </w:tblPr>
    <w:tblStylePr w:type="firstRow">
      <w:rPr>
        <w:b/>
        <w:bCs/>
      </w:rPr>
      <w:tblPr/>
      <w:tcPr>
        <w:tcBorders>
          <w:bottom w:val="single" w:color="FFD663" w:themeColor="accent1" w:themeTint="99" w:sz="12" w:space="0"/>
        </w:tcBorders>
      </w:tcPr>
    </w:tblStylePr>
    <w:tblStylePr w:type="lastRow">
      <w:rPr>
        <w:b/>
        <w:bCs/>
      </w:rPr>
      <w:tblPr/>
      <w:tcPr>
        <w:tcBorders>
          <w:top w:val="double" w:color="FFD663" w:themeColor="accent1"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75163D"/>
    <w:pPr>
      <w:spacing w:after="0" w:line="240" w:lineRule="auto"/>
    </w:pPr>
    <w:rPr>
      <w:color w:val="000000" w:themeColor="text1"/>
      <w:sz w:val="18"/>
      <w:lang w:val="en-US"/>
    </w:rPr>
  </w:style>
  <w:style w:type="character" w:styleId="UnresolvedMention1" w:customStyle="1">
    <w:name w:val="Unresolved Mention1"/>
    <w:basedOn w:val="DefaultParagraphFont"/>
    <w:uiPriority w:val="99"/>
    <w:semiHidden/>
    <w:unhideWhenUsed/>
    <w:rsid w:val="00EF26A1"/>
    <w:rPr>
      <w:color w:val="605E5C"/>
      <w:shd w:val="clear" w:color="auto" w:fill="E1DFDD"/>
    </w:rPr>
  </w:style>
  <w:style w:type="character" w:styleId="ListParagraphChar" w:customStyle="1">
    <w:name w:val="List Paragraph Char"/>
    <w:basedOn w:val="DefaultParagraphFont"/>
    <w:link w:val="ListParagraph"/>
    <w:uiPriority w:val="34"/>
    <w:rsid w:val="00957D22"/>
    <w:rPr>
      <w:color w:val="000000" w:themeColor="text1"/>
      <w:sz w:val="18"/>
      <w:lang w:val="en-US"/>
    </w:rPr>
  </w:style>
  <w:style w:type="paragraph" w:styleId="TableTitletext" w:customStyle="1">
    <w:name w:val="_Table Title text"/>
    <w:basedOn w:val="Normal"/>
    <w:link w:val="TableTitletextChar"/>
    <w:rsid w:val="00957D22"/>
    <w:pPr>
      <w:spacing w:before="60" w:after="60" w:line="300" w:lineRule="auto"/>
    </w:pPr>
    <w:rPr>
      <w:rFonts w:ascii="Times New Roman" w:hAnsi="Times New Roman" w:eastAsiaTheme="minorEastAsia"/>
      <w:b/>
      <w:color w:val="333333"/>
      <w:szCs w:val="20"/>
    </w:rPr>
  </w:style>
  <w:style w:type="character" w:styleId="TableTitletextChar" w:customStyle="1">
    <w:name w:val="_Table Title text Char"/>
    <w:link w:val="TableTitletext"/>
    <w:rsid w:val="00957D22"/>
    <w:rPr>
      <w:rFonts w:ascii="Times New Roman" w:hAnsi="Times New Roman" w:eastAsiaTheme="minorEastAsia"/>
      <w:b/>
      <w:color w:val="333333"/>
      <w:sz w:val="18"/>
      <w:szCs w:val="20"/>
      <w:lang w:val="en-US"/>
    </w:rPr>
  </w:style>
  <w:style w:type="paragraph" w:styleId="TableParagraph" w:customStyle="1">
    <w:name w:val="Table Paragraph"/>
    <w:basedOn w:val="Normal"/>
    <w:uiPriority w:val="1"/>
    <w:qFormat/>
    <w:rsid w:val="008D094F"/>
    <w:pPr>
      <w:widowControl w:val="0"/>
      <w:autoSpaceDE w:val="0"/>
      <w:autoSpaceDN w:val="0"/>
      <w:spacing w:before="1" w:after="0" w:line="240" w:lineRule="auto"/>
      <w:ind w:left="143"/>
    </w:pPr>
    <w:rPr>
      <w:rFonts w:ascii="Calibri" w:hAnsi="Calibri" w:eastAsia="Calibri" w:cs="Calibr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861882">
      <w:bodyDiv w:val="1"/>
      <w:marLeft w:val="0"/>
      <w:marRight w:val="0"/>
      <w:marTop w:val="0"/>
      <w:marBottom w:val="0"/>
      <w:divBdr>
        <w:top w:val="none" w:sz="0" w:space="0" w:color="auto"/>
        <w:left w:val="none" w:sz="0" w:space="0" w:color="auto"/>
        <w:bottom w:val="none" w:sz="0" w:space="0" w:color="auto"/>
        <w:right w:val="none" w:sz="0" w:space="0" w:color="auto"/>
      </w:divBdr>
    </w:div>
    <w:div w:id="750810124">
      <w:bodyDiv w:val="1"/>
      <w:marLeft w:val="0"/>
      <w:marRight w:val="0"/>
      <w:marTop w:val="0"/>
      <w:marBottom w:val="0"/>
      <w:divBdr>
        <w:top w:val="none" w:sz="0" w:space="0" w:color="auto"/>
        <w:left w:val="none" w:sz="0" w:space="0" w:color="auto"/>
        <w:bottom w:val="none" w:sz="0" w:space="0" w:color="auto"/>
        <w:right w:val="none" w:sz="0" w:space="0" w:color="auto"/>
      </w:divBdr>
    </w:div>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78854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A72A846B68A41F1BCFFA95D678BD5C9"/>
        <w:category>
          <w:name w:val="General"/>
          <w:gallery w:val="placeholder"/>
        </w:category>
        <w:types>
          <w:type w:val="bbPlcHdr"/>
        </w:types>
        <w:behaviors>
          <w:behavior w:val="content"/>
        </w:behaviors>
        <w:guid w:val="{141B29A1-BC19-43AA-A6B7-92066B369E0C}"/>
      </w:docPartPr>
      <w:docPartBody>
        <w:p xmlns:wp14="http://schemas.microsoft.com/office/word/2010/wordml" w:rsidR="00AF414A" w:rsidP="008E0430" w:rsidRDefault="008E0430" w14:paraId="6B00D73C" wp14:textId="77777777">
          <w:pPr>
            <w:pStyle w:val="2A72A846B68A41F1BCFFA95D678BD5C9"/>
          </w:pPr>
          <w:r w:rsidRPr="00A561CC">
            <w:rPr>
              <w:color w:val="808080" w:themeColor="background1" w:themeShade="80"/>
            </w:rPr>
            <w:t>[Document title]</w:t>
          </w:r>
        </w:p>
      </w:docPartBody>
    </w:docPart>
    <w:docPart>
      <w:docPartPr>
        <w:name w:val="056317127BDE4D92ABD6B48963D9AF0C"/>
        <w:category>
          <w:name w:val="General"/>
          <w:gallery w:val="placeholder"/>
        </w:category>
        <w:types>
          <w:type w:val="bbPlcHdr"/>
        </w:types>
        <w:behaviors>
          <w:behavior w:val="content"/>
        </w:behaviors>
        <w:guid w:val="{BB69F18B-60B3-46B6-B416-90684DDE95F2}"/>
      </w:docPartPr>
      <w:docPartBody>
        <w:p xmlns:wp14="http://schemas.microsoft.com/office/word/2010/wordml" w:rsidR="004162B5" w:rsidP="003E277A" w:rsidRDefault="003E277A" w14:paraId="4A5383B5" wp14:textId="77777777">
          <w:pPr>
            <w:pStyle w:val="056317127BDE4D92ABD6B48963D9AF0C"/>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402F5"/>
    <w:rsid w:val="00103045"/>
    <w:rsid w:val="00134D95"/>
    <w:rsid w:val="001437B6"/>
    <w:rsid w:val="00155654"/>
    <w:rsid w:val="001F0FB0"/>
    <w:rsid w:val="00237327"/>
    <w:rsid w:val="002636F4"/>
    <w:rsid w:val="00283358"/>
    <w:rsid w:val="00371E68"/>
    <w:rsid w:val="003E277A"/>
    <w:rsid w:val="004162B5"/>
    <w:rsid w:val="0047397B"/>
    <w:rsid w:val="004C6C2A"/>
    <w:rsid w:val="0051095F"/>
    <w:rsid w:val="005229EA"/>
    <w:rsid w:val="00627996"/>
    <w:rsid w:val="006666DF"/>
    <w:rsid w:val="006828FE"/>
    <w:rsid w:val="00710E77"/>
    <w:rsid w:val="007F356D"/>
    <w:rsid w:val="00845723"/>
    <w:rsid w:val="00897893"/>
    <w:rsid w:val="008C6C3D"/>
    <w:rsid w:val="008E0430"/>
    <w:rsid w:val="008E6A6D"/>
    <w:rsid w:val="009A7161"/>
    <w:rsid w:val="009E6A13"/>
    <w:rsid w:val="009E71DA"/>
    <w:rsid w:val="009F7C56"/>
    <w:rsid w:val="00A36BC6"/>
    <w:rsid w:val="00A42B3B"/>
    <w:rsid w:val="00AA07AE"/>
    <w:rsid w:val="00AD03E4"/>
    <w:rsid w:val="00AF414A"/>
    <w:rsid w:val="00AF708B"/>
    <w:rsid w:val="00B128D9"/>
    <w:rsid w:val="00BA5A13"/>
    <w:rsid w:val="00BA7A54"/>
    <w:rsid w:val="00C42CE3"/>
    <w:rsid w:val="00C5158B"/>
    <w:rsid w:val="00C61779"/>
    <w:rsid w:val="00C70080"/>
    <w:rsid w:val="00C91188"/>
    <w:rsid w:val="00CF5728"/>
    <w:rsid w:val="00CF5F4A"/>
    <w:rsid w:val="00D003B9"/>
    <w:rsid w:val="00D27C40"/>
    <w:rsid w:val="00D6341D"/>
    <w:rsid w:val="00ED4826"/>
    <w:rsid w:val="00EE0704"/>
    <w:rsid w:val="00F0359A"/>
    <w:rsid w:val="00FA6DFC"/>
    <w:rsid w:val="00FD7F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2A72A846B68A41F1BCFFA95D678BD5C9">
    <w:name w:val="2A72A846B68A41F1BCFFA95D678BD5C9"/>
    <w:rsid w:val="008E0430"/>
    <w:rPr>
      <w:lang w:val="en-US" w:eastAsia="en-US"/>
    </w:rPr>
  </w:style>
  <w:style w:type="paragraph" w:customStyle="1" w:styleId="056317127BDE4D92ABD6B48963D9AF0C">
    <w:name w:val="056317127BDE4D92ABD6B48963D9AF0C"/>
    <w:rsid w:val="003E277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2548BF-CB88-4324-92FC-18FE2086835D}">
  <ds:schemaRefs>
    <ds:schemaRef ds:uri="http://schemas.openxmlformats.org/officeDocument/2006/bibliography"/>
  </ds:schemaRefs>
</ds:datastoreItem>
</file>

<file path=customXml/itemProps2.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3.xml><?xml version="1.0" encoding="utf-8"?>
<ds:datastoreItem xmlns:ds="http://schemas.openxmlformats.org/officeDocument/2006/customXml" ds:itemID="{B685631F-7BB7-40B8-9268-604272E95C92}"/>
</file>

<file path=customXml/itemProps4.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CPX Holding LLC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&lt;CLIENT&gt; Logging and Monitoring Policy</dc:title>
  <dc:subject>&lt;CLIENT&gt;-IS-POL-00X</dc:subject>
  <dc:creator>Author Name</dc:creator>
  <keywords/>
  <dc:description/>
  <lastModifiedBy>Joyer Lobo</lastModifiedBy>
  <revision>26</revision>
  <lastPrinted>2023-03-29T11:03:00.0000000Z</lastPrinted>
  <dcterms:created xsi:type="dcterms:W3CDTF">2023-01-23T08:38:00.0000000Z</dcterms:created>
  <dcterms:modified xsi:type="dcterms:W3CDTF">2025-03-17T10:52:53.6423100Z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