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E1D7A" w14:textId="59DF4BAB" w:rsidR="00A624B4" w:rsidRPr="00620A8A" w:rsidRDefault="002C62CB" w:rsidP="00A624B4">
      <w:pPr>
        <w:rPr>
          <w:rFonts w:asciiTheme="majorHAnsi" w:hAnsiTheme="majorHAnsi"/>
          <w:b/>
          <w:bCs/>
          <w:caps/>
          <w:noProof/>
          <w:color w:val="000000" w:themeColor="accent2"/>
          <w:sz w:val="15"/>
          <w:szCs w:val="15"/>
        </w:rPr>
      </w:pPr>
      <w:del w:id="0" w:author="Mohammed Khateeb" w:date="2025-01-29T13:54:00Z" w16du:dateUtc="2025-01-29T09:54:00Z">
        <w:r w:rsidDel="00234FB8">
          <w:rPr>
            <w:noProof/>
          </w:rPr>
          <w:drawing>
            <wp:anchor distT="0" distB="0" distL="114300" distR="114300" simplePos="0" relativeHeight="251669504" behindDoc="0" locked="0" layoutInCell="1" allowOverlap="1" wp14:anchorId="76BC0547" wp14:editId="6666B643">
              <wp:simplePos x="0" y="0"/>
              <wp:positionH relativeFrom="margin">
                <wp:align>left</wp:align>
              </wp:positionH>
              <wp:positionV relativeFrom="paragraph">
                <wp:posOffset>68</wp:posOffset>
              </wp:positionV>
              <wp:extent cx="1527048" cy="713232"/>
              <wp:effectExtent l="0" t="0" r="0" b="0"/>
              <wp:wrapThrough wrapText="bothSides">
                <wp:wrapPolygon edited="0">
                  <wp:start x="0" y="0"/>
                  <wp:lineTo x="0" y="20773"/>
                  <wp:lineTo x="21295" y="20773"/>
                  <wp:lineTo x="21295"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7048" cy="713232"/>
                      </a:xfrm>
                      <a:prstGeom prst="rect">
                        <a:avLst/>
                      </a:prstGeom>
                    </pic:spPr>
                  </pic:pic>
                </a:graphicData>
              </a:graphic>
              <wp14:sizeRelH relativeFrom="page">
                <wp14:pctWidth>0</wp14:pctWidth>
              </wp14:sizeRelH>
              <wp14:sizeRelV relativeFrom="page">
                <wp14:pctHeight>0</wp14:pctHeight>
              </wp14:sizeRelV>
            </wp:anchor>
          </w:drawing>
        </w:r>
      </w:del>
    </w:p>
    <w:p w14:paraId="42BDAEAE" w14:textId="594A4B2D" w:rsidR="00A624B4" w:rsidRPr="00620A8A" w:rsidRDefault="00A624B4" w:rsidP="00A624B4">
      <w:pPr>
        <w:rPr>
          <w:rFonts w:asciiTheme="majorHAnsi" w:hAnsiTheme="majorHAnsi"/>
          <w:b/>
          <w:bCs/>
          <w:caps/>
          <w:noProof/>
          <w:color w:val="000000" w:themeColor="accent2"/>
          <w:sz w:val="15"/>
          <w:szCs w:val="15"/>
        </w:rPr>
      </w:pPr>
    </w:p>
    <w:p w14:paraId="2D5E9AD2" w14:textId="78435F5F" w:rsidR="005A44BF" w:rsidRPr="00620A8A" w:rsidRDefault="005A44BF" w:rsidP="00DE3D60">
      <w:pPr>
        <w:rPr>
          <w:rFonts w:asciiTheme="majorHAnsi" w:hAnsiTheme="majorHAnsi"/>
        </w:rPr>
      </w:pPr>
      <w:bookmarkStart w:id="1" w:name="_Hlk100912531"/>
      <w:bookmarkEnd w:id="1"/>
    </w:p>
    <w:p w14:paraId="6B72F61B" w14:textId="37C8A5DF" w:rsidR="005A44BF" w:rsidRDefault="005A44BF" w:rsidP="00DE3D60">
      <w:pPr>
        <w:rPr>
          <w:rFonts w:asciiTheme="majorHAnsi" w:hAnsiTheme="majorHAnsi"/>
        </w:rPr>
      </w:pPr>
    </w:p>
    <w:p w14:paraId="2907E3E9" w14:textId="77777777" w:rsidR="003057A9" w:rsidRDefault="003057A9" w:rsidP="003057A9">
      <w:pPr>
        <w:spacing w:line="259" w:lineRule="auto"/>
        <w:jc w:val="both"/>
        <w:rPr>
          <w:rFonts w:asciiTheme="majorHAnsi" w:eastAsia="Calibri" w:hAnsiTheme="majorHAnsi" w:cs="Lato"/>
          <w:b/>
          <w:bCs/>
          <w:sz w:val="22"/>
        </w:rPr>
        <w:sectPr w:rsidR="003057A9" w:rsidSect="00D709EC">
          <w:headerReference w:type="default" r:id="rId12"/>
          <w:footerReference w:type="default" r:id="rId13"/>
          <w:headerReference w:type="first" r:id="rId14"/>
          <w:type w:val="continuous"/>
          <w:pgSz w:w="11906" w:h="16838" w:code="9"/>
          <w:pgMar w:top="1296" w:right="1008" w:bottom="1296" w:left="1008" w:header="576" w:footer="857" w:gutter="0"/>
          <w:pgNumType w:start="1"/>
          <w:cols w:num="2" w:space="708"/>
          <w:titlePg/>
          <w:docGrid w:linePitch="360"/>
        </w:sectPr>
      </w:pPr>
      <w:bookmarkStart w:id="8" w:name="_Hlk120437093"/>
    </w:p>
    <w:p w14:paraId="6126E569" w14:textId="14F49791" w:rsidR="003057A9" w:rsidRDefault="003057A9" w:rsidP="003057A9">
      <w:pPr>
        <w:spacing w:line="259" w:lineRule="auto"/>
        <w:jc w:val="both"/>
        <w:rPr>
          <w:rFonts w:asciiTheme="majorHAnsi" w:eastAsia="Calibri" w:hAnsiTheme="majorHAnsi" w:cs="Lato"/>
          <w:b/>
          <w:bCs/>
          <w:sz w:val="22"/>
        </w:rPr>
      </w:pPr>
    </w:p>
    <w:bookmarkEnd w:id="8"/>
    <w:p w14:paraId="75DBDDF0" w14:textId="77777777" w:rsidR="003057A9" w:rsidRDefault="003057A9" w:rsidP="00DE3D60">
      <w:pPr>
        <w:rPr>
          <w:rFonts w:asciiTheme="majorHAnsi" w:hAnsiTheme="majorHAnsi"/>
        </w:rPr>
        <w:sectPr w:rsidR="003057A9" w:rsidSect="002826DC">
          <w:type w:val="continuous"/>
          <w:pgSz w:w="11906" w:h="16838" w:code="9"/>
          <w:pgMar w:top="1296" w:right="1008" w:bottom="1296" w:left="1008" w:header="576" w:footer="857" w:gutter="0"/>
          <w:pgNumType w:start="1"/>
          <w:cols w:space="708"/>
          <w:docGrid w:linePitch="360"/>
        </w:sectPr>
      </w:pPr>
    </w:p>
    <w:p w14:paraId="7AC97D54" w14:textId="1232F503" w:rsidR="00DE3D60" w:rsidRPr="00620A8A" w:rsidRDefault="002C62CB" w:rsidP="002F68C7">
      <w:pPr>
        <w:rPr>
          <w:rFonts w:asciiTheme="majorHAnsi" w:hAnsiTheme="majorHAnsi"/>
        </w:rPr>
        <w:sectPr w:rsidR="00DE3D60" w:rsidRPr="00620A8A" w:rsidSect="00A624B4">
          <w:type w:val="continuous"/>
          <w:pgSz w:w="11906" w:h="16838" w:code="9"/>
          <w:pgMar w:top="1296" w:right="1008" w:bottom="1296" w:left="1008" w:header="576" w:footer="857" w:gutter="0"/>
          <w:pgNumType w:start="1"/>
          <w:cols w:num="2" w:space="708"/>
          <w:docGrid w:linePitch="360"/>
        </w:sectPr>
      </w:pPr>
      <w:r w:rsidRPr="00620A8A">
        <w:rPr>
          <w:rFonts w:asciiTheme="majorHAnsi" w:hAnsiTheme="majorHAnsi"/>
          <w:noProof/>
        </w:rPr>
        <mc:AlternateContent>
          <mc:Choice Requires="wps">
            <w:drawing>
              <wp:anchor distT="0" distB="0" distL="114300" distR="114300" simplePos="0" relativeHeight="251659264" behindDoc="0" locked="0" layoutInCell="1" allowOverlap="1" wp14:anchorId="6C9DD0BF" wp14:editId="47EE2AA3">
                <wp:simplePos x="0" y="0"/>
                <wp:positionH relativeFrom="page">
                  <wp:align>right</wp:align>
                </wp:positionH>
                <wp:positionV relativeFrom="page">
                  <wp:posOffset>2215515</wp:posOffset>
                </wp:positionV>
                <wp:extent cx="7557770" cy="2304415"/>
                <wp:effectExtent l="0" t="0" r="0" b="635"/>
                <wp:wrapSquare wrapText="bothSides"/>
                <wp:docPr id="154" name="Text Box 154"/>
                <wp:cNvGraphicFramePr/>
                <a:graphic xmlns:a="http://schemas.openxmlformats.org/drawingml/2006/main">
                  <a:graphicData uri="http://schemas.microsoft.com/office/word/2010/wordprocessingShape">
                    <wps:wsp>
                      <wps:cNvSpPr txBox="1"/>
                      <wps:spPr>
                        <a:xfrm>
                          <a:off x="0" y="0"/>
                          <a:ext cx="7557770" cy="2304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5E029" w14:textId="30551E9F" w:rsidR="002D3E0A" w:rsidRPr="00A624B4" w:rsidRDefault="00C62A79" w:rsidP="00561876">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del w:id="9" w:author="Mohammed Khateeb" w:date="2025-01-29T13:54:00Z" w16du:dateUtc="2025-01-29T09:54:00Z">
                                  <w:r w:rsidR="002D3E0A" w:rsidDel="00234FB8">
                                    <w:rPr>
                                      <w:rFonts w:ascii="Calibri" w:hAnsi="Calibri" w:cs="Calibri"/>
                                      <w:sz w:val="72"/>
                                      <w:szCs w:val="72"/>
                                    </w:rPr>
                                    <w:delText>CPX</w:delText>
                                  </w:r>
                                </w:del>
                                <w:ins w:id="10" w:author="Mohammed Khateeb" w:date="2025-01-29T13:54:00Z" w16du:dateUtc="2025-01-29T09:54:00Z">
                                  <w:r w:rsidR="00234FB8">
                                    <w:rPr>
                                      <w:rFonts w:ascii="Calibri" w:hAnsi="Calibri" w:cs="Calibri"/>
                                      <w:sz w:val="72"/>
                                      <w:szCs w:val="72"/>
                                    </w:rPr>
                                    <w:t>&lt;CLIENT&gt;</w:t>
                                  </w:r>
                                </w:ins>
                                <w:r w:rsidR="002D3E0A">
                                  <w:rPr>
                                    <w:rFonts w:ascii="Calibri" w:hAnsi="Calibri" w:cs="Calibri"/>
                                    <w:sz w:val="72"/>
                                    <w:szCs w:val="72"/>
                                  </w:rPr>
                                  <w:t xml:space="preserve"> Security Operations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7AE93E0" w14:textId="6E4514FE" w:rsidR="002D3E0A" w:rsidRPr="006D69DF" w:rsidRDefault="002D3E0A" w:rsidP="00240B1B">
                                <w:pPr>
                                  <w:pStyle w:val="DocumentSubtitle"/>
                                  <w:rPr>
                                    <w:sz w:val="20"/>
                                    <w:szCs w:val="24"/>
                                  </w:rPr>
                                </w:pPr>
                                <w:del w:id="11" w:author="Mohammed Khateeb" w:date="2025-01-29T13:54:00Z" w16du:dateUtc="2025-01-29T09:54:00Z">
                                  <w:r w:rsidDel="00234FB8">
                                    <w:rPr>
                                      <w:rFonts w:ascii="Calibri" w:hAnsi="Calibri" w:cs="Calibri"/>
                                      <w:sz w:val="40"/>
                                      <w:szCs w:val="40"/>
                                    </w:rPr>
                                    <w:delText>CPX</w:delText>
                                  </w:r>
                                </w:del>
                                <w:ins w:id="12" w:author="Mohammed Khateeb" w:date="2025-01-29T13:54:00Z" w16du:dateUtc="2025-01-29T09:54:00Z">
                                  <w:r w:rsidR="00234FB8">
                                    <w:rPr>
                                      <w:rFonts w:ascii="Calibri" w:hAnsi="Calibri" w:cs="Calibri"/>
                                      <w:sz w:val="40"/>
                                      <w:szCs w:val="40"/>
                                    </w:rPr>
                                    <w:t>&lt;CLIENT&gt;</w:t>
                                  </w:r>
                                </w:ins>
                                <w:r>
                                  <w:rPr>
                                    <w:rFonts w:ascii="Calibri" w:hAnsi="Calibri" w:cs="Calibri"/>
                                    <w:sz w:val="40"/>
                                    <w:szCs w:val="40"/>
                                  </w:rPr>
                                  <w:t>-</w:t>
                                </w:r>
                                <w:del w:id="13" w:author="Mohammed Khateeb" w:date="2025-01-29T13:54:00Z" w16du:dateUtc="2025-01-29T09:54:00Z">
                                  <w:r w:rsidDel="00234FB8">
                                    <w:rPr>
                                      <w:rFonts w:ascii="Calibri" w:hAnsi="Calibri" w:cs="Calibri"/>
                                      <w:sz w:val="40"/>
                                      <w:szCs w:val="40"/>
                                    </w:rPr>
                                    <w:delText>ORG-</w:delText>
                                  </w:r>
                                </w:del>
                                <w:r>
                                  <w:rPr>
                                    <w:rFonts w:ascii="Calibri" w:hAnsi="Calibri" w:cs="Calibri"/>
                                    <w:sz w:val="40"/>
                                    <w:szCs w:val="40"/>
                                  </w:rPr>
                                  <w:t>I</w:t>
                                </w:r>
                                <w:del w:id="14" w:author="Mohammed Khateeb" w:date="2025-01-29T13:54:00Z" w16du:dateUtc="2025-01-29T09:54:00Z">
                                  <w:r w:rsidDel="00234FB8">
                                    <w:rPr>
                                      <w:rFonts w:ascii="Calibri" w:hAnsi="Calibri" w:cs="Calibri"/>
                                      <w:sz w:val="40"/>
                                      <w:szCs w:val="40"/>
                                    </w:rPr>
                                    <w:delText>M</w:delText>
                                  </w:r>
                                </w:del>
                                <w:r>
                                  <w:rPr>
                                    <w:rFonts w:ascii="Calibri" w:hAnsi="Calibri" w:cs="Calibri"/>
                                    <w:sz w:val="40"/>
                                    <w:szCs w:val="40"/>
                                  </w:rPr>
                                  <w:t>S-POL-0</w:t>
                                </w:r>
                                <w:ins w:id="15" w:author="Mohammed Khateeb" w:date="2025-01-29T13:54:00Z" w16du:dateUtc="2025-01-29T09:54:00Z">
                                  <w:r w:rsidR="00234FB8">
                                    <w:rPr>
                                      <w:rFonts w:ascii="Calibri" w:hAnsi="Calibri" w:cs="Calibri"/>
                                      <w:sz w:val="40"/>
                                      <w:szCs w:val="40"/>
                                    </w:rPr>
                                    <w:t>0</w:t>
                                  </w:r>
                                </w:ins>
                                <w:del w:id="16" w:author="Mohammed Khateeb" w:date="2025-01-29T13:54:00Z" w16du:dateUtc="2025-01-29T09:54:00Z">
                                  <w:r w:rsidDel="00234FB8">
                                    <w:rPr>
                                      <w:rFonts w:ascii="Calibri" w:hAnsi="Calibri" w:cs="Calibri"/>
                                      <w:sz w:val="40"/>
                                      <w:szCs w:val="40"/>
                                    </w:rPr>
                                    <w:delText>23</w:delText>
                                  </w:r>
                                </w:del>
                                <w:ins w:id="17" w:author="Mohammed Khateeb" w:date="2025-01-29T13:54:00Z" w16du:dateUtc="2025-01-29T09:54:00Z">
                                  <w:r w:rsidR="00234FB8">
                                    <w:rPr>
                                      <w:rFonts w:ascii="Calibri" w:hAnsi="Calibri" w:cs="Calibri"/>
                                      <w:sz w:val="40"/>
                                      <w:szCs w:val="40"/>
                                    </w:rPr>
                                    <w:t>X</w:t>
                                  </w:r>
                                </w:ins>
                              </w:p>
                            </w:sdtContent>
                          </w:sdt>
                        </w:txbxContent>
                      </wps:txbx>
                      <wps:bodyPr rot="0" spcFirstLastPara="0" vertOverflow="overflow" horzOverflow="overflow" vert="horz" wrap="square" lIns="640080" tIns="0" rIns="64008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9DD0BF" id="_x0000_t202" coordsize="21600,21600" o:spt="202" path="m,l,21600r21600,l21600,xe">
                <v:stroke joinstyle="miter"/>
                <v:path gradientshapeok="t" o:connecttype="rect"/>
              </v:shapetype>
              <v:shape id="Text Box 154" o:spid="_x0000_s1026" type="#_x0000_t202" style="position:absolute;margin-left:543.9pt;margin-top:174.45pt;width:595.1pt;height:181.4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" filled="f" stroked="f" strokeweight=".5pt">
                <v:textbox inset="50.4pt,0,50.4pt,0">
                  <w:txbxContent>
                    <w:p w14:paraId="38D5E029" w14:textId="30551E9F" w:rsidR="002D3E0A" w:rsidRPr="00A624B4" w:rsidRDefault="00C62A79" w:rsidP="00561876">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del w:id="18" w:author="Mohammed Khateeb" w:date="2025-01-29T13:54:00Z" w16du:dateUtc="2025-01-29T09:54:00Z">
                            <w:r w:rsidR="002D3E0A" w:rsidDel="00234FB8">
                              <w:rPr>
                                <w:rFonts w:ascii="Calibri" w:hAnsi="Calibri" w:cs="Calibri"/>
                                <w:sz w:val="72"/>
                                <w:szCs w:val="72"/>
                              </w:rPr>
                              <w:delText>CPX</w:delText>
                            </w:r>
                          </w:del>
                          <w:ins w:id="19" w:author="Mohammed Khateeb" w:date="2025-01-29T13:54:00Z" w16du:dateUtc="2025-01-29T09:54:00Z">
                            <w:r w:rsidR="00234FB8">
                              <w:rPr>
                                <w:rFonts w:ascii="Calibri" w:hAnsi="Calibri" w:cs="Calibri"/>
                                <w:sz w:val="72"/>
                                <w:szCs w:val="72"/>
                              </w:rPr>
                              <w:t>&lt;CLIENT&gt;</w:t>
                            </w:r>
                          </w:ins>
                          <w:r w:rsidR="002D3E0A">
                            <w:rPr>
                              <w:rFonts w:ascii="Calibri" w:hAnsi="Calibri" w:cs="Calibri"/>
                              <w:sz w:val="72"/>
                              <w:szCs w:val="72"/>
                            </w:rPr>
                            <w:t xml:space="preserve"> Security Operations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7AE93E0" w14:textId="6E4514FE" w:rsidR="002D3E0A" w:rsidRPr="006D69DF" w:rsidRDefault="002D3E0A" w:rsidP="00240B1B">
                          <w:pPr>
                            <w:pStyle w:val="DocumentSubtitle"/>
                            <w:rPr>
                              <w:sz w:val="20"/>
                              <w:szCs w:val="24"/>
                            </w:rPr>
                          </w:pPr>
                          <w:del w:id="20" w:author="Mohammed Khateeb" w:date="2025-01-29T13:54:00Z" w16du:dateUtc="2025-01-29T09:54:00Z">
                            <w:r w:rsidDel="00234FB8">
                              <w:rPr>
                                <w:rFonts w:ascii="Calibri" w:hAnsi="Calibri" w:cs="Calibri"/>
                                <w:sz w:val="40"/>
                                <w:szCs w:val="40"/>
                              </w:rPr>
                              <w:delText>CPX</w:delText>
                            </w:r>
                          </w:del>
                          <w:ins w:id="21" w:author="Mohammed Khateeb" w:date="2025-01-29T13:54:00Z" w16du:dateUtc="2025-01-29T09:54:00Z">
                            <w:r w:rsidR="00234FB8">
                              <w:rPr>
                                <w:rFonts w:ascii="Calibri" w:hAnsi="Calibri" w:cs="Calibri"/>
                                <w:sz w:val="40"/>
                                <w:szCs w:val="40"/>
                              </w:rPr>
                              <w:t>&lt;CLIENT&gt;</w:t>
                            </w:r>
                          </w:ins>
                          <w:r>
                            <w:rPr>
                              <w:rFonts w:ascii="Calibri" w:hAnsi="Calibri" w:cs="Calibri"/>
                              <w:sz w:val="40"/>
                              <w:szCs w:val="40"/>
                            </w:rPr>
                            <w:t>-</w:t>
                          </w:r>
                          <w:del w:id="22" w:author="Mohammed Khateeb" w:date="2025-01-29T13:54:00Z" w16du:dateUtc="2025-01-29T09:54:00Z">
                            <w:r w:rsidDel="00234FB8">
                              <w:rPr>
                                <w:rFonts w:ascii="Calibri" w:hAnsi="Calibri" w:cs="Calibri"/>
                                <w:sz w:val="40"/>
                                <w:szCs w:val="40"/>
                              </w:rPr>
                              <w:delText>ORG-</w:delText>
                            </w:r>
                          </w:del>
                          <w:r>
                            <w:rPr>
                              <w:rFonts w:ascii="Calibri" w:hAnsi="Calibri" w:cs="Calibri"/>
                              <w:sz w:val="40"/>
                              <w:szCs w:val="40"/>
                            </w:rPr>
                            <w:t>I</w:t>
                          </w:r>
                          <w:del w:id="23" w:author="Mohammed Khateeb" w:date="2025-01-29T13:54:00Z" w16du:dateUtc="2025-01-29T09:54:00Z">
                            <w:r w:rsidDel="00234FB8">
                              <w:rPr>
                                <w:rFonts w:ascii="Calibri" w:hAnsi="Calibri" w:cs="Calibri"/>
                                <w:sz w:val="40"/>
                                <w:szCs w:val="40"/>
                              </w:rPr>
                              <w:delText>M</w:delText>
                            </w:r>
                          </w:del>
                          <w:r>
                            <w:rPr>
                              <w:rFonts w:ascii="Calibri" w:hAnsi="Calibri" w:cs="Calibri"/>
                              <w:sz w:val="40"/>
                              <w:szCs w:val="40"/>
                            </w:rPr>
                            <w:t>S-POL-0</w:t>
                          </w:r>
                          <w:ins w:id="24" w:author="Mohammed Khateeb" w:date="2025-01-29T13:54:00Z" w16du:dateUtc="2025-01-29T09:54:00Z">
                            <w:r w:rsidR="00234FB8">
                              <w:rPr>
                                <w:rFonts w:ascii="Calibri" w:hAnsi="Calibri" w:cs="Calibri"/>
                                <w:sz w:val="40"/>
                                <w:szCs w:val="40"/>
                              </w:rPr>
                              <w:t>0</w:t>
                            </w:r>
                          </w:ins>
                          <w:del w:id="25" w:author="Mohammed Khateeb" w:date="2025-01-29T13:54:00Z" w16du:dateUtc="2025-01-29T09:54:00Z">
                            <w:r w:rsidDel="00234FB8">
                              <w:rPr>
                                <w:rFonts w:ascii="Calibri" w:hAnsi="Calibri" w:cs="Calibri"/>
                                <w:sz w:val="40"/>
                                <w:szCs w:val="40"/>
                              </w:rPr>
                              <w:delText>23</w:delText>
                            </w:r>
                          </w:del>
                          <w:ins w:id="26" w:author="Mohammed Khateeb" w:date="2025-01-29T13:54:00Z" w16du:dateUtc="2025-01-29T09:54:00Z">
                            <w:r w:rsidR="00234FB8">
                              <w:rPr>
                                <w:rFonts w:ascii="Calibri" w:hAnsi="Calibri" w:cs="Calibri"/>
                                <w:sz w:val="40"/>
                                <w:szCs w:val="40"/>
                              </w:rPr>
                              <w:t>X</w:t>
                            </w:r>
                          </w:ins>
                        </w:p>
                      </w:sdtContent>
                    </w:sdt>
                  </w:txbxContent>
                </v:textbox>
                <w10:wrap type="square" anchorx="page" anchory="page"/>
              </v:shape>
            </w:pict>
          </mc:Fallback>
        </mc:AlternateContent>
      </w:r>
      <w:r w:rsidR="00064F37">
        <w:rPr>
          <w:noProof/>
        </w:rPr>
        <mc:AlternateContent>
          <mc:Choice Requires="wps">
            <w:drawing>
              <wp:anchor distT="0" distB="0" distL="114300" distR="114300" simplePos="0" relativeHeight="251667456" behindDoc="0" locked="0" layoutInCell="1" allowOverlap="1" wp14:anchorId="185C3729" wp14:editId="3CD72F46">
                <wp:simplePos x="0" y="0"/>
                <wp:positionH relativeFrom="page">
                  <wp:align>right</wp:align>
                </wp:positionH>
                <wp:positionV relativeFrom="page">
                  <wp:posOffset>5393267</wp:posOffset>
                </wp:positionV>
                <wp:extent cx="7557770" cy="4112683"/>
                <wp:effectExtent l="0" t="0" r="0" b="2540"/>
                <wp:wrapSquare wrapText="bothSides"/>
                <wp:docPr id="153" name="Text Box 153"/>
                <wp:cNvGraphicFramePr/>
                <a:graphic xmlns:a="http://schemas.openxmlformats.org/drawingml/2006/main">
                  <a:graphicData uri="http://schemas.microsoft.com/office/word/2010/wordprocessingShape">
                    <wps:wsp>
                      <wps:cNvSpPr txBox="1"/>
                      <wps:spPr>
                        <a:xfrm>
                          <a:off x="0" y="0"/>
                          <a:ext cx="7557770" cy="41126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94A087" w14:textId="77777777" w:rsidR="002D3E0A" w:rsidRDefault="002D3E0A" w:rsidP="002F68C7">
                            <w:pPr>
                              <w:pStyle w:val="NoSpacing"/>
                              <w:jc w:val="both"/>
                              <w:rPr>
                                <w:color w:val="FAB900" w:themeColor="accent1"/>
                                <w:spacing w:val="8"/>
                                <w:sz w:val="32"/>
                                <w:szCs w:val="30"/>
                              </w:rPr>
                            </w:pPr>
                            <w:r w:rsidRPr="006D69DF">
                              <w:rPr>
                                <w:color w:val="FAB900" w:themeColor="accent1"/>
                                <w:spacing w:val="8"/>
                                <w:sz w:val="32"/>
                                <w:szCs w:val="30"/>
                              </w:rPr>
                              <w:t>Abstract</w:t>
                            </w:r>
                          </w:p>
                          <w:p w14:paraId="1F070AAB" w14:textId="784AC430" w:rsidR="00194CD9" w:rsidRDefault="00AB4641" w:rsidP="002F68C7">
                            <w:pPr>
                              <w:jc w:val="both"/>
                              <w:rPr>
                                <w:color w:val="808080" w:themeColor="background1" w:themeShade="80"/>
                                <w:sz w:val="20"/>
                                <w:szCs w:val="20"/>
                              </w:rPr>
                            </w:pPr>
                            <w:r>
                              <w:rPr>
                                <w:color w:val="808080" w:themeColor="background1" w:themeShade="80"/>
                                <w:sz w:val="20"/>
                                <w:szCs w:val="20"/>
                              </w:rPr>
                              <w:t xml:space="preserve">This </w:t>
                            </w:r>
                            <w:r w:rsidR="002D3E0A">
                              <w:rPr>
                                <w:color w:val="808080" w:themeColor="background1" w:themeShade="80"/>
                                <w:sz w:val="20"/>
                                <w:szCs w:val="20"/>
                              </w:rPr>
                              <w:t xml:space="preserve">Security Operations </w:t>
                            </w:r>
                            <w:r w:rsidR="002D3E0A" w:rsidRPr="00C734F1">
                              <w:rPr>
                                <w:color w:val="808080" w:themeColor="background1" w:themeShade="80"/>
                                <w:sz w:val="20"/>
                                <w:szCs w:val="20"/>
                              </w:rPr>
                              <w:t xml:space="preserve">Policy </w:t>
                            </w:r>
                            <w:r w:rsidR="00194CD9">
                              <w:rPr>
                                <w:color w:val="808080" w:themeColor="background1" w:themeShade="80"/>
                                <w:sz w:val="20"/>
                                <w:szCs w:val="20"/>
                              </w:rPr>
                              <w:t xml:space="preserve">sets the premise </w:t>
                            </w:r>
                            <w:r w:rsidR="008E2C8B">
                              <w:rPr>
                                <w:color w:val="808080" w:themeColor="background1" w:themeShade="80"/>
                                <w:sz w:val="20"/>
                                <w:szCs w:val="20"/>
                              </w:rPr>
                              <w:t xml:space="preserve">to </w:t>
                            </w:r>
                            <w:r w:rsidR="008E2C8B" w:rsidRPr="008E2C8B">
                              <w:rPr>
                                <w:color w:val="808080" w:themeColor="background1" w:themeShade="80"/>
                                <w:sz w:val="20"/>
                                <w:szCs w:val="20"/>
                              </w:rPr>
                              <w:t xml:space="preserve">ensure </w:t>
                            </w:r>
                            <w:r w:rsidR="008024F7">
                              <w:rPr>
                                <w:color w:val="808080" w:themeColor="background1" w:themeShade="80"/>
                                <w:sz w:val="20"/>
                                <w:szCs w:val="20"/>
                              </w:rPr>
                              <w:t xml:space="preserve">secure and </w:t>
                            </w:r>
                            <w:r w:rsidR="008E2C8B" w:rsidRPr="008E2C8B">
                              <w:rPr>
                                <w:color w:val="808080" w:themeColor="background1" w:themeShade="80"/>
                                <w:sz w:val="20"/>
                                <w:szCs w:val="20"/>
                              </w:rPr>
                              <w:t>effective operation</w:t>
                            </w:r>
                            <w:r w:rsidR="008024F7">
                              <w:rPr>
                                <w:color w:val="808080" w:themeColor="background1" w:themeShade="80"/>
                                <w:sz w:val="20"/>
                                <w:szCs w:val="20"/>
                              </w:rPr>
                              <w:t>s</w:t>
                            </w:r>
                            <w:r w:rsidR="008E2C8B" w:rsidRPr="008E2C8B">
                              <w:rPr>
                                <w:color w:val="808080" w:themeColor="background1" w:themeShade="80"/>
                                <w:sz w:val="20"/>
                                <w:szCs w:val="20"/>
                              </w:rPr>
                              <w:t xml:space="preserve"> </w:t>
                            </w:r>
                            <w:proofErr w:type="gramStart"/>
                            <w:r w:rsidR="004B6C5B">
                              <w:rPr>
                                <w:color w:val="808080" w:themeColor="background1" w:themeShade="80"/>
                                <w:sz w:val="20"/>
                                <w:szCs w:val="20"/>
                              </w:rPr>
                              <w:t>in order to</w:t>
                            </w:r>
                            <w:proofErr w:type="gramEnd"/>
                            <w:r w:rsidR="004B6C5B">
                              <w:rPr>
                                <w:color w:val="808080" w:themeColor="background1" w:themeShade="80"/>
                                <w:sz w:val="20"/>
                                <w:szCs w:val="20"/>
                              </w:rPr>
                              <w:t xml:space="preserve"> protect </w:t>
                            </w:r>
                            <w:r w:rsidR="00B50AB0">
                              <w:rPr>
                                <w:color w:val="808080" w:themeColor="background1" w:themeShade="80"/>
                                <w:sz w:val="20"/>
                                <w:szCs w:val="20"/>
                              </w:rPr>
                              <w:t xml:space="preserve">and safeguard </w:t>
                            </w:r>
                            <w:del w:id="27" w:author="Mohammed Khateeb" w:date="2025-01-29T13:54:00Z" w16du:dateUtc="2025-01-29T09:54:00Z">
                              <w:r w:rsidR="004B6C5B" w:rsidDel="00234FB8">
                                <w:rPr>
                                  <w:color w:val="808080" w:themeColor="background1" w:themeShade="80"/>
                                  <w:sz w:val="20"/>
                                  <w:szCs w:val="20"/>
                                </w:rPr>
                                <w:delText>CPX</w:delText>
                              </w:r>
                            </w:del>
                            <w:ins w:id="28" w:author="Mohammed Khateeb" w:date="2025-01-29T13:54:00Z" w16du:dateUtc="2025-01-29T09:54:00Z">
                              <w:r w:rsidR="00234FB8">
                                <w:rPr>
                                  <w:color w:val="808080" w:themeColor="background1" w:themeShade="80"/>
                                  <w:sz w:val="20"/>
                                  <w:szCs w:val="20"/>
                                </w:rPr>
                                <w:t>&lt;CLIENT&gt;</w:t>
                              </w:r>
                            </w:ins>
                            <w:r w:rsidR="004B6C5B">
                              <w:rPr>
                                <w:color w:val="808080" w:themeColor="background1" w:themeShade="80"/>
                                <w:sz w:val="20"/>
                                <w:szCs w:val="20"/>
                              </w:rPr>
                              <w:t xml:space="preserve"> information and</w:t>
                            </w:r>
                            <w:r w:rsidR="008E2C8B" w:rsidRPr="008E2C8B">
                              <w:rPr>
                                <w:color w:val="808080" w:themeColor="background1" w:themeShade="80"/>
                                <w:sz w:val="20"/>
                                <w:szCs w:val="20"/>
                              </w:rPr>
                              <w:t xml:space="preserve"> information systems.</w:t>
                            </w:r>
                          </w:p>
                          <w:p w14:paraId="04403B47" w14:textId="2F2EB6AF" w:rsidR="002D3E0A" w:rsidRDefault="002D3E0A" w:rsidP="002F68C7">
                            <w:pPr>
                              <w:jc w:val="both"/>
                            </w:pPr>
                          </w:p>
                          <w:p w14:paraId="2A0818BC" w14:textId="263D639A" w:rsidR="002D3E0A" w:rsidRDefault="002D3E0A" w:rsidP="002F68C7">
                            <w:pPr>
                              <w:jc w:val="both"/>
                            </w:pPr>
                          </w:p>
                          <w:p w14:paraId="1C22D640" w14:textId="7F821DC7" w:rsidR="002D3E0A" w:rsidRDefault="002D3E0A" w:rsidP="002F68C7">
                            <w:pPr>
                              <w:jc w:val="both"/>
                            </w:pPr>
                          </w:p>
                          <w:p w14:paraId="3DBD54E7" w14:textId="77777777" w:rsidR="002D3E0A" w:rsidRDefault="002D3E0A" w:rsidP="002F68C7">
                            <w:pPr>
                              <w:jc w:val="both"/>
                            </w:pPr>
                          </w:p>
                          <w:p w14:paraId="5498F124" w14:textId="77777777" w:rsidR="002D3E0A" w:rsidRPr="00430AB6" w:rsidRDefault="002D3E0A" w:rsidP="002F68C7">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0A67D4EA" w14:textId="67555F0B" w:rsidR="002D3E0A" w:rsidRPr="00430AB6" w:rsidRDefault="002D3E0A" w:rsidP="002F68C7">
                            <w:pPr>
                              <w:jc w:val="both"/>
                            </w:pPr>
                            <w:r w:rsidRPr="00430AB6">
                              <w:t xml:space="preserve">All information in this document is </w:t>
                            </w:r>
                            <w:del w:id="29" w:author="Mohammed Khateeb" w:date="2025-01-29T13:54:00Z" w16du:dateUtc="2025-01-29T09:54:00Z">
                              <w:r w:rsidRPr="00430AB6" w:rsidDel="00234FB8">
                                <w:delText>CPX</w:delText>
                              </w:r>
                            </w:del>
                            <w:ins w:id="30" w:author="Mohammed Khateeb" w:date="2025-01-29T13:54:00Z" w16du:dateUtc="2025-01-29T09:54:00Z">
                              <w:r w:rsidR="00234FB8">
                                <w:t>&lt;CLIENT&gt;</w:t>
                              </w:r>
                            </w:ins>
                            <w:r w:rsidRPr="00430AB6">
                              <w:t xml:space="preserve"> PRIVILEGED and for INTERNAL USE ONLY.</w:t>
                            </w:r>
                          </w:p>
                          <w:p w14:paraId="4C5FB886" w14:textId="2515E822" w:rsidR="002D3E0A" w:rsidRPr="00430AB6" w:rsidRDefault="002D3E0A" w:rsidP="002F68C7">
                            <w:pPr>
                              <w:jc w:val="both"/>
                            </w:pPr>
                            <w:r w:rsidRPr="00430AB6">
                              <w:t xml:space="preserve">The information in this document may contain </w:t>
                            </w:r>
                            <w:del w:id="31" w:author="Mohammed Khateeb" w:date="2025-01-29T13:54:00Z" w16du:dateUtc="2025-01-29T09:54:00Z">
                              <w:r w:rsidRPr="00430AB6" w:rsidDel="00234FB8">
                                <w:delText>CPX</w:delText>
                              </w:r>
                            </w:del>
                            <w:ins w:id="32" w:author="Mohammed Khateeb" w:date="2025-01-29T13:54:00Z" w16du:dateUtc="2025-01-29T09:54:00Z">
                              <w:r w:rsidR="00234FB8">
                                <w:t>&lt;CLIENT&gt;</w:t>
                              </w:r>
                            </w:ins>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del w:id="33" w:author="Mohammed Khateeb" w:date="2025-01-29T13:54:00Z" w16du:dateUtc="2025-01-29T09:54:00Z">
                              <w:r w:rsidRPr="00430AB6" w:rsidDel="00234FB8">
                                <w:delText>CPX</w:delText>
                              </w:r>
                            </w:del>
                            <w:ins w:id="34" w:author="Mohammed Khateeb" w:date="2025-01-29T13:54:00Z" w16du:dateUtc="2025-01-29T09:54:00Z">
                              <w:r w:rsidR="00234FB8">
                                <w:t>&lt;CLIENT&gt;</w:t>
                              </w:r>
                            </w:ins>
                            <w:r w:rsidRPr="00430AB6">
                              <w:t xml:space="preserve"> management.</w:t>
                            </w:r>
                          </w:p>
                          <w:p w14:paraId="0F36CA45" w14:textId="77777777" w:rsidR="002D3E0A" w:rsidRPr="00430AB6" w:rsidRDefault="002D3E0A" w:rsidP="002F68C7">
                            <w:pPr>
                              <w:jc w:val="both"/>
                            </w:pPr>
                            <w:r w:rsidRPr="00430AB6">
                              <w:t>The information is intended solely for the use of authorized recipients. If you are not the intended recipient, you are prohibited from reading, using, disseminating, distributing and copying this document.</w:t>
                            </w:r>
                          </w:p>
                          <w:p w14:paraId="43FA6786" w14:textId="77777777" w:rsidR="002D3E0A" w:rsidRPr="00430AB6" w:rsidRDefault="002D3E0A" w:rsidP="002F68C7">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69614B77" w14:textId="77777777" w:rsidR="002D3E0A" w:rsidRPr="0064650E" w:rsidRDefault="002D3E0A" w:rsidP="002F68C7">
                            <w:pPr>
                              <w:jc w:val="both"/>
                            </w:pPr>
                          </w:p>
                          <w:p w14:paraId="06984F53" w14:textId="77777777" w:rsidR="002D3E0A" w:rsidRPr="006D69DF" w:rsidRDefault="002D3E0A" w:rsidP="002F68C7">
                            <w:pPr>
                              <w:jc w:val="both"/>
                            </w:pPr>
                          </w:p>
                          <w:sdt>
                            <w:sdtPr>
                              <w:rPr>
                                <w:color w:val="595959" w:themeColor="text1" w:themeTint="A6"/>
                                <w:spacing w:val="8"/>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1C27D19C" w14:textId="77777777" w:rsidR="002D3E0A" w:rsidRPr="0063706F" w:rsidRDefault="002D3E0A" w:rsidP="002F68C7">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     </w:t>
                                </w:r>
                              </w:p>
                            </w:sdtContent>
                          </w:sdt>
                        </w:txbxContent>
                      </wps:txbx>
                      <wps:bodyPr rot="0" spcFirstLastPara="0" vertOverflow="overflow" horzOverflow="overflow" vert="horz" wrap="square" lIns="640080" tIns="0" rIns="64008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85C3729" id="Text Box 153" o:spid="_x0000_s1027" type="#_x0000_t202" style="position:absolute;margin-left:543.9pt;margin-top:424.65pt;width:595.1pt;height:323.85pt;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" filled="f" stroked="f" strokeweight=".5pt">
                <v:textbox inset="50.4pt,0,50.4pt,0">
                  <w:txbxContent>
                    <w:p w14:paraId="4394A087" w14:textId="77777777" w:rsidR="002D3E0A" w:rsidRDefault="002D3E0A" w:rsidP="002F68C7">
                      <w:pPr>
                        <w:pStyle w:val="NoSpacing"/>
                        <w:jc w:val="both"/>
                        <w:rPr>
                          <w:color w:val="FAB900" w:themeColor="accent1"/>
                          <w:spacing w:val="8"/>
                          <w:sz w:val="32"/>
                          <w:szCs w:val="30"/>
                        </w:rPr>
                      </w:pPr>
                      <w:r w:rsidRPr="006D69DF">
                        <w:rPr>
                          <w:color w:val="FAB900" w:themeColor="accent1"/>
                          <w:spacing w:val="8"/>
                          <w:sz w:val="32"/>
                          <w:szCs w:val="30"/>
                        </w:rPr>
                        <w:t>Abstract</w:t>
                      </w:r>
                    </w:p>
                    <w:p w14:paraId="1F070AAB" w14:textId="784AC430" w:rsidR="00194CD9" w:rsidRDefault="00AB4641" w:rsidP="002F68C7">
                      <w:pPr>
                        <w:jc w:val="both"/>
                        <w:rPr>
                          <w:color w:val="808080" w:themeColor="background1" w:themeShade="80"/>
                          <w:sz w:val="20"/>
                          <w:szCs w:val="20"/>
                        </w:rPr>
                      </w:pPr>
                      <w:r>
                        <w:rPr>
                          <w:color w:val="808080" w:themeColor="background1" w:themeShade="80"/>
                          <w:sz w:val="20"/>
                          <w:szCs w:val="20"/>
                        </w:rPr>
                        <w:t xml:space="preserve">This </w:t>
                      </w:r>
                      <w:r w:rsidR="002D3E0A">
                        <w:rPr>
                          <w:color w:val="808080" w:themeColor="background1" w:themeShade="80"/>
                          <w:sz w:val="20"/>
                          <w:szCs w:val="20"/>
                        </w:rPr>
                        <w:t xml:space="preserve">Security Operations </w:t>
                      </w:r>
                      <w:r w:rsidR="002D3E0A" w:rsidRPr="00C734F1">
                        <w:rPr>
                          <w:color w:val="808080" w:themeColor="background1" w:themeShade="80"/>
                          <w:sz w:val="20"/>
                          <w:szCs w:val="20"/>
                        </w:rPr>
                        <w:t xml:space="preserve">Policy </w:t>
                      </w:r>
                      <w:r w:rsidR="00194CD9">
                        <w:rPr>
                          <w:color w:val="808080" w:themeColor="background1" w:themeShade="80"/>
                          <w:sz w:val="20"/>
                          <w:szCs w:val="20"/>
                        </w:rPr>
                        <w:t xml:space="preserve">sets the premise </w:t>
                      </w:r>
                      <w:r w:rsidR="008E2C8B">
                        <w:rPr>
                          <w:color w:val="808080" w:themeColor="background1" w:themeShade="80"/>
                          <w:sz w:val="20"/>
                          <w:szCs w:val="20"/>
                        </w:rPr>
                        <w:t xml:space="preserve">to </w:t>
                      </w:r>
                      <w:r w:rsidR="008E2C8B" w:rsidRPr="008E2C8B">
                        <w:rPr>
                          <w:color w:val="808080" w:themeColor="background1" w:themeShade="80"/>
                          <w:sz w:val="20"/>
                          <w:szCs w:val="20"/>
                        </w:rPr>
                        <w:t xml:space="preserve">ensure </w:t>
                      </w:r>
                      <w:r w:rsidR="008024F7">
                        <w:rPr>
                          <w:color w:val="808080" w:themeColor="background1" w:themeShade="80"/>
                          <w:sz w:val="20"/>
                          <w:szCs w:val="20"/>
                        </w:rPr>
                        <w:t xml:space="preserve">secure and </w:t>
                      </w:r>
                      <w:r w:rsidR="008E2C8B" w:rsidRPr="008E2C8B">
                        <w:rPr>
                          <w:color w:val="808080" w:themeColor="background1" w:themeShade="80"/>
                          <w:sz w:val="20"/>
                          <w:szCs w:val="20"/>
                        </w:rPr>
                        <w:t>effective operation</w:t>
                      </w:r>
                      <w:r w:rsidR="008024F7">
                        <w:rPr>
                          <w:color w:val="808080" w:themeColor="background1" w:themeShade="80"/>
                          <w:sz w:val="20"/>
                          <w:szCs w:val="20"/>
                        </w:rPr>
                        <w:t>s</w:t>
                      </w:r>
                      <w:r w:rsidR="008E2C8B" w:rsidRPr="008E2C8B">
                        <w:rPr>
                          <w:color w:val="808080" w:themeColor="background1" w:themeShade="80"/>
                          <w:sz w:val="20"/>
                          <w:szCs w:val="20"/>
                        </w:rPr>
                        <w:t xml:space="preserve"> </w:t>
                      </w:r>
                      <w:proofErr w:type="gramStart"/>
                      <w:r w:rsidR="004B6C5B">
                        <w:rPr>
                          <w:color w:val="808080" w:themeColor="background1" w:themeShade="80"/>
                          <w:sz w:val="20"/>
                          <w:szCs w:val="20"/>
                        </w:rPr>
                        <w:t>in order to</w:t>
                      </w:r>
                      <w:proofErr w:type="gramEnd"/>
                      <w:r w:rsidR="004B6C5B">
                        <w:rPr>
                          <w:color w:val="808080" w:themeColor="background1" w:themeShade="80"/>
                          <w:sz w:val="20"/>
                          <w:szCs w:val="20"/>
                        </w:rPr>
                        <w:t xml:space="preserve"> protect </w:t>
                      </w:r>
                      <w:r w:rsidR="00B50AB0">
                        <w:rPr>
                          <w:color w:val="808080" w:themeColor="background1" w:themeShade="80"/>
                          <w:sz w:val="20"/>
                          <w:szCs w:val="20"/>
                        </w:rPr>
                        <w:t xml:space="preserve">and safeguard </w:t>
                      </w:r>
                      <w:del w:id="35" w:author="Mohammed Khateeb" w:date="2025-01-29T13:54:00Z" w16du:dateUtc="2025-01-29T09:54:00Z">
                        <w:r w:rsidR="004B6C5B" w:rsidDel="00234FB8">
                          <w:rPr>
                            <w:color w:val="808080" w:themeColor="background1" w:themeShade="80"/>
                            <w:sz w:val="20"/>
                            <w:szCs w:val="20"/>
                          </w:rPr>
                          <w:delText>CPX</w:delText>
                        </w:r>
                      </w:del>
                      <w:ins w:id="36" w:author="Mohammed Khateeb" w:date="2025-01-29T13:54:00Z" w16du:dateUtc="2025-01-29T09:54:00Z">
                        <w:r w:rsidR="00234FB8">
                          <w:rPr>
                            <w:color w:val="808080" w:themeColor="background1" w:themeShade="80"/>
                            <w:sz w:val="20"/>
                            <w:szCs w:val="20"/>
                          </w:rPr>
                          <w:t>&lt;CLIENT&gt;</w:t>
                        </w:r>
                      </w:ins>
                      <w:r w:rsidR="004B6C5B">
                        <w:rPr>
                          <w:color w:val="808080" w:themeColor="background1" w:themeShade="80"/>
                          <w:sz w:val="20"/>
                          <w:szCs w:val="20"/>
                        </w:rPr>
                        <w:t xml:space="preserve"> information and</w:t>
                      </w:r>
                      <w:r w:rsidR="008E2C8B" w:rsidRPr="008E2C8B">
                        <w:rPr>
                          <w:color w:val="808080" w:themeColor="background1" w:themeShade="80"/>
                          <w:sz w:val="20"/>
                          <w:szCs w:val="20"/>
                        </w:rPr>
                        <w:t xml:space="preserve"> information systems.</w:t>
                      </w:r>
                    </w:p>
                    <w:p w14:paraId="04403B47" w14:textId="2F2EB6AF" w:rsidR="002D3E0A" w:rsidRDefault="002D3E0A" w:rsidP="002F68C7">
                      <w:pPr>
                        <w:jc w:val="both"/>
                      </w:pPr>
                    </w:p>
                    <w:p w14:paraId="2A0818BC" w14:textId="263D639A" w:rsidR="002D3E0A" w:rsidRDefault="002D3E0A" w:rsidP="002F68C7">
                      <w:pPr>
                        <w:jc w:val="both"/>
                      </w:pPr>
                    </w:p>
                    <w:p w14:paraId="1C22D640" w14:textId="7F821DC7" w:rsidR="002D3E0A" w:rsidRDefault="002D3E0A" w:rsidP="002F68C7">
                      <w:pPr>
                        <w:jc w:val="both"/>
                      </w:pPr>
                    </w:p>
                    <w:p w14:paraId="3DBD54E7" w14:textId="77777777" w:rsidR="002D3E0A" w:rsidRDefault="002D3E0A" w:rsidP="002F68C7">
                      <w:pPr>
                        <w:jc w:val="both"/>
                      </w:pPr>
                    </w:p>
                    <w:p w14:paraId="5498F124" w14:textId="77777777" w:rsidR="002D3E0A" w:rsidRPr="00430AB6" w:rsidRDefault="002D3E0A" w:rsidP="002F68C7">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0A67D4EA" w14:textId="67555F0B" w:rsidR="002D3E0A" w:rsidRPr="00430AB6" w:rsidRDefault="002D3E0A" w:rsidP="002F68C7">
                      <w:pPr>
                        <w:jc w:val="both"/>
                      </w:pPr>
                      <w:r w:rsidRPr="00430AB6">
                        <w:t xml:space="preserve">All information in this document is </w:t>
                      </w:r>
                      <w:del w:id="37" w:author="Mohammed Khateeb" w:date="2025-01-29T13:54:00Z" w16du:dateUtc="2025-01-29T09:54:00Z">
                        <w:r w:rsidRPr="00430AB6" w:rsidDel="00234FB8">
                          <w:delText>CPX</w:delText>
                        </w:r>
                      </w:del>
                      <w:ins w:id="38" w:author="Mohammed Khateeb" w:date="2025-01-29T13:54:00Z" w16du:dateUtc="2025-01-29T09:54:00Z">
                        <w:r w:rsidR="00234FB8">
                          <w:t>&lt;CLIENT&gt;</w:t>
                        </w:r>
                      </w:ins>
                      <w:r w:rsidRPr="00430AB6">
                        <w:t xml:space="preserve"> PRIVILEGED and for INTERNAL USE ONLY.</w:t>
                      </w:r>
                    </w:p>
                    <w:p w14:paraId="4C5FB886" w14:textId="2515E822" w:rsidR="002D3E0A" w:rsidRPr="00430AB6" w:rsidRDefault="002D3E0A" w:rsidP="002F68C7">
                      <w:pPr>
                        <w:jc w:val="both"/>
                      </w:pPr>
                      <w:r w:rsidRPr="00430AB6">
                        <w:t xml:space="preserve">The information in this document may contain </w:t>
                      </w:r>
                      <w:del w:id="39" w:author="Mohammed Khateeb" w:date="2025-01-29T13:54:00Z" w16du:dateUtc="2025-01-29T09:54:00Z">
                        <w:r w:rsidRPr="00430AB6" w:rsidDel="00234FB8">
                          <w:delText>CPX</w:delText>
                        </w:r>
                      </w:del>
                      <w:ins w:id="40" w:author="Mohammed Khateeb" w:date="2025-01-29T13:54:00Z" w16du:dateUtc="2025-01-29T09:54:00Z">
                        <w:r w:rsidR="00234FB8">
                          <w:t>&lt;CLIENT&gt;</w:t>
                        </w:r>
                      </w:ins>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del w:id="41" w:author="Mohammed Khateeb" w:date="2025-01-29T13:54:00Z" w16du:dateUtc="2025-01-29T09:54:00Z">
                        <w:r w:rsidRPr="00430AB6" w:rsidDel="00234FB8">
                          <w:delText>CPX</w:delText>
                        </w:r>
                      </w:del>
                      <w:ins w:id="42" w:author="Mohammed Khateeb" w:date="2025-01-29T13:54:00Z" w16du:dateUtc="2025-01-29T09:54:00Z">
                        <w:r w:rsidR="00234FB8">
                          <w:t>&lt;CLIENT&gt;</w:t>
                        </w:r>
                      </w:ins>
                      <w:r w:rsidRPr="00430AB6">
                        <w:t xml:space="preserve"> management.</w:t>
                      </w:r>
                    </w:p>
                    <w:p w14:paraId="0F36CA45" w14:textId="77777777" w:rsidR="002D3E0A" w:rsidRPr="00430AB6" w:rsidRDefault="002D3E0A" w:rsidP="002F68C7">
                      <w:pPr>
                        <w:jc w:val="both"/>
                      </w:pPr>
                      <w:r w:rsidRPr="00430AB6">
                        <w:t>The information is intended solely for the use of authorized recipients. If you are not the intended recipient, you are prohibited from reading, using, disseminating, distributing and copying this document.</w:t>
                      </w:r>
                    </w:p>
                    <w:p w14:paraId="43FA6786" w14:textId="77777777" w:rsidR="002D3E0A" w:rsidRPr="00430AB6" w:rsidRDefault="002D3E0A" w:rsidP="002F68C7">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69614B77" w14:textId="77777777" w:rsidR="002D3E0A" w:rsidRPr="0064650E" w:rsidRDefault="002D3E0A" w:rsidP="002F68C7">
                      <w:pPr>
                        <w:jc w:val="both"/>
                      </w:pPr>
                    </w:p>
                    <w:p w14:paraId="06984F53" w14:textId="77777777" w:rsidR="002D3E0A" w:rsidRPr="006D69DF" w:rsidRDefault="002D3E0A" w:rsidP="002F68C7">
                      <w:pPr>
                        <w:jc w:val="both"/>
                      </w:pPr>
                    </w:p>
                    <w:sdt>
                      <w:sdtPr>
                        <w:rPr>
                          <w:color w:val="595959" w:themeColor="text1" w:themeTint="A6"/>
                          <w:spacing w:val="8"/>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1C27D19C" w14:textId="77777777" w:rsidR="002D3E0A" w:rsidRPr="0063706F" w:rsidRDefault="002D3E0A" w:rsidP="002F68C7">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     </w:t>
                          </w:r>
                        </w:p>
                      </w:sdtContent>
                    </w:sdt>
                  </w:txbxContent>
                </v:textbox>
                <w10:wrap type="square" anchorx="page" anchory="page"/>
              </v:shape>
            </w:pict>
          </mc:Fallback>
        </mc:AlternateContent>
      </w:r>
    </w:p>
    <w:tbl>
      <w:tblPr>
        <w:tblStyle w:val="GridTable4-Accent2"/>
        <w:tblW w:w="9859" w:type="dxa"/>
        <w:tblLook w:val="04A0" w:firstRow="1" w:lastRow="0" w:firstColumn="1" w:lastColumn="0" w:noHBand="0" w:noVBand="1"/>
      </w:tblPr>
      <w:tblGrid>
        <w:gridCol w:w="2687"/>
        <w:gridCol w:w="7172"/>
      </w:tblGrid>
      <w:tr w:rsidR="005A44BF" w:rsidRPr="00620A8A" w14:paraId="1F9FEE70" w14:textId="77777777" w:rsidTr="00B547A8">
        <w:trPr>
          <w:cnfStyle w:val="100000000000" w:firstRow="1" w:lastRow="0" w:firstColumn="0" w:lastColumn="0" w:oddVBand="0" w:evenVBand="0" w:oddHBand="0"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9859" w:type="dxa"/>
            <w:gridSpan w:val="2"/>
          </w:tcPr>
          <w:p w14:paraId="7CC15327" w14:textId="77777777" w:rsidR="005A44BF" w:rsidRPr="00620A8A" w:rsidRDefault="005A44BF" w:rsidP="00B547A8">
            <w:pPr>
              <w:spacing w:line="360" w:lineRule="auto"/>
              <w:rPr>
                <w:rFonts w:cstheme="minorHAnsi"/>
                <w:bCs w:val="0"/>
                <w:color w:val="auto"/>
                <w:szCs w:val="18"/>
              </w:rPr>
            </w:pPr>
            <w:r w:rsidRPr="00620A8A">
              <w:rPr>
                <w:rFonts w:cstheme="minorHAnsi"/>
                <w:color w:val="auto"/>
                <w:szCs w:val="18"/>
              </w:rPr>
              <w:lastRenderedPageBreak/>
              <w:t>Document Information</w:t>
            </w:r>
          </w:p>
        </w:tc>
      </w:tr>
      <w:tr w:rsidR="005A44BF" w:rsidRPr="00620A8A" w14:paraId="68040C85"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58B0E7C" w14:textId="77777777" w:rsidR="005A44BF" w:rsidRPr="00620A8A" w:rsidRDefault="005A44BF" w:rsidP="00B547A8">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Document ID</w:t>
            </w:r>
          </w:p>
        </w:tc>
        <w:tc>
          <w:tcPr>
            <w:tcW w:w="7172" w:type="dxa"/>
          </w:tcPr>
          <w:p w14:paraId="52B7960B" w14:textId="257B71AB"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del w:id="43" w:author="Mohammed Khateeb" w:date="2025-01-29T13:54:00Z" w16du:dateUtc="2025-01-29T09:54:00Z">
              <w:r w:rsidRPr="00620A8A" w:rsidDel="00234FB8">
                <w:rPr>
                  <w:rFonts w:asciiTheme="majorHAnsi" w:hAnsiTheme="majorHAnsi" w:cstheme="minorHAnsi"/>
                  <w:bCs/>
                  <w:color w:val="5C5C5C" w:themeColor="text2"/>
                  <w:szCs w:val="18"/>
                </w:rPr>
                <w:delText>CPX</w:delText>
              </w:r>
            </w:del>
            <w:ins w:id="44" w:author="Mohammed Khateeb" w:date="2025-01-29T13:54:00Z" w16du:dateUtc="2025-01-29T09:54:00Z">
              <w:r w:rsidR="00234FB8">
                <w:rPr>
                  <w:rFonts w:asciiTheme="majorHAnsi" w:hAnsiTheme="majorHAnsi" w:cstheme="minorHAnsi"/>
                  <w:bCs/>
                  <w:color w:val="5C5C5C" w:themeColor="text2"/>
                  <w:szCs w:val="18"/>
                </w:rPr>
                <w:t>&lt;CLIENT&gt;</w:t>
              </w:r>
            </w:ins>
            <w:r w:rsidR="004E5587">
              <w:rPr>
                <w:rFonts w:asciiTheme="majorHAnsi" w:hAnsiTheme="majorHAnsi" w:cstheme="minorHAnsi"/>
                <w:bCs/>
                <w:color w:val="5C5C5C" w:themeColor="text2"/>
                <w:szCs w:val="18"/>
              </w:rPr>
              <w:t>-ORG-IM</w:t>
            </w:r>
            <w:r w:rsidR="00C972D3">
              <w:rPr>
                <w:rFonts w:asciiTheme="majorHAnsi" w:hAnsiTheme="majorHAnsi" w:cstheme="minorHAnsi"/>
                <w:bCs/>
                <w:color w:val="5C5C5C" w:themeColor="text2"/>
                <w:szCs w:val="18"/>
              </w:rPr>
              <w:t>S</w:t>
            </w:r>
            <w:r w:rsidR="004E5587">
              <w:rPr>
                <w:rFonts w:asciiTheme="majorHAnsi" w:hAnsiTheme="majorHAnsi" w:cstheme="minorHAnsi"/>
                <w:bCs/>
                <w:color w:val="5C5C5C" w:themeColor="text2"/>
                <w:szCs w:val="18"/>
              </w:rPr>
              <w:t>-POL</w:t>
            </w:r>
            <w:r w:rsidRPr="00620A8A">
              <w:rPr>
                <w:rFonts w:asciiTheme="majorHAnsi" w:hAnsiTheme="majorHAnsi" w:cstheme="minorHAnsi"/>
                <w:bCs/>
                <w:color w:val="5C5C5C" w:themeColor="text2"/>
                <w:szCs w:val="18"/>
              </w:rPr>
              <w:t>-0</w:t>
            </w:r>
            <w:r w:rsidR="00BD12C0">
              <w:rPr>
                <w:rFonts w:asciiTheme="majorHAnsi" w:hAnsiTheme="majorHAnsi" w:cstheme="minorHAnsi"/>
                <w:bCs/>
                <w:color w:val="5C5C5C" w:themeColor="text2"/>
                <w:szCs w:val="18"/>
              </w:rPr>
              <w:t>23</w:t>
            </w:r>
          </w:p>
        </w:tc>
      </w:tr>
      <w:tr w:rsidR="005A44BF" w:rsidRPr="00620A8A" w14:paraId="425FC899"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613310" w14:textId="77777777" w:rsidR="005A44BF" w:rsidRPr="00620A8A" w:rsidRDefault="005A44BF" w:rsidP="00B547A8">
            <w:pPr>
              <w:spacing w:line="360" w:lineRule="auto"/>
              <w:rPr>
                <w:rFonts w:asciiTheme="majorHAnsi" w:hAnsiTheme="majorHAnsi" w:cstheme="minorHAnsi"/>
                <w:color w:val="auto"/>
                <w:szCs w:val="18"/>
              </w:rPr>
            </w:pPr>
            <w:r w:rsidRPr="00620A8A">
              <w:rPr>
                <w:rFonts w:asciiTheme="majorHAnsi" w:hAnsiTheme="majorHAnsi" w:cstheme="minorHAnsi"/>
                <w:color w:val="auto"/>
                <w:szCs w:val="18"/>
              </w:rPr>
              <w:t>Document Title</w:t>
            </w:r>
          </w:p>
        </w:tc>
        <w:tc>
          <w:tcPr>
            <w:tcW w:w="7172" w:type="dxa"/>
          </w:tcPr>
          <w:p w14:paraId="71F0EA77" w14:textId="0BC47FEC" w:rsidR="005A44BF" w:rsidRPr="00620A8A" w:rsidRDefault="00C972D3"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del w:id="45" w:author="Mohammed Khateeb" w:date="2025-01-29T13:54:00Z" w16du:dateUtc="2025-01-29T09:54:00Z">
              <w:r w:rsidDel="00234FB8">
                <w:rPr>
                  <w:rFonts w:asciiTheme="majorHAnsi" w:hAnsiTheme="majorHAnsi" w:cstheme="minorHAnsi"/>
                  <w:bCs/>
                  <w:color w:val="5C5C5C" w:themeColor="text2"/>
                  <w:szCs w:val="18"/>
                </w:rPr>
                <w:delText>CPX</w:delText>
              </w:r>
            </w:del>
            <w:ins w:id="46" w:author="Mohammed Khateeb" w:date="2025-01-29T13:54:00Z" w16du:dateUtc="2025-01-29T09:54:00Z">
              <w:r w:rsidR="00234FB8">
                <w:rPr>
                  <w:rFonts w:asciiTheme="majorHAnsi" w:hAnsiTheme="majorHAnsi" w:cstheme="minorHAnsi"/>
                  <w:bCs/>
                  <w:color w:val="5C5C5C" w:themeColor="text2"/>
                  <w:szCs w:val="18"/>
                </w:rPr>
                <w:t>&lt;CLIENT&gt;</w:t>
              </w:r>
            </w:ins>
            <w:r>
              <w:rPr>
                <w:rFonts w:asciiTheme="majorHAnsi" w:hAnsiTheme="majorHAnsi" w:cstheme="minorHAnsi"/>
                <w:bCs/>
                <w:color w:val="5C5C5C" w:themeColor="text2"/>
                <w:szCs w:val="18"/>
              </w:rPr>
              <w:t xml:space="preserve"> </w:t>
            </w:r>
            <w:r w:rsidR="00BD12C0">
              <w:rPr>
                <w:rFonts w:asciiTheme="majorHAnsi" w:hAnsiTheme="majorHAnsi" w:cstheme="minorHAnsi"/>
                <w:bCs/>
                <w:color w:val="5C5C5C" w:themeColor="text2"/>
                <w:szCs w:val="18"/>
              </w:rPr>
              <w:t xml:space="preserve">Security Operations </w:t>
            </w:r>
            <w:r w:rsidR="005A44BF" w:rsidRPr="00620A8A">
              <w:rPr>
                <w:rFonts w:asciiTheme="majorHAnsi" w:hAnsiTheme="majorHAnsi" w:cstheme="minorHAnsi"/>
                <w:bCs/>
                <w:color w:val="5C5C5C" w:themeColor="text2"/>
                <w:szCs w:val="18"/>
              </w:rPr>
              <w:t>Policy</w:t>
            </w:r>
          </w:p>
        </w:tc>
      </w:tr>
      <w:tr w:rsidR="005A44BF" w:rsidRPr="00620A8A" w14:paraId="28188A83"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6F9F68AD" w14:textId="77777777" w:rsidR="005A44BF" w:rsidRPr="00620A8A" w:rsidRDefault="005A44BF" w:rsidP="00B547A8">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Prepared by</w:t>
            </w:r>
          </w:p>
        </w:tc>
        <w:tc>
          <w:tcPr>
            <w:tcW w:w="7172" w:type="dxa"/>
          </w:tcPr>
          <w:p w14:paraId="517F9F8B" w14:textId="3F0482CA" w:rsidR="005A44BF" w:rsidRPr="00620A8A" w:rsidRDefault="00CD7766"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r>
              <w:rPr>
                <w:rFonts w:asciiTheme="majorHAnsi" w:hAnsiTheme="majorHAnsi" w:cstheme="minorHAnsi"/>
                <w:bCs/>
                <w:color w:val="5C5C5C" w:themeColor="text2"/>
                <w:szCs w:val="18"/>
              </w:rPr>
              <w:t xml:space="preserve">Information Security Team </w:t>
            </w:r>
          </w:p>
        </w:tc>
      </w:tr>
      <w:tr w:rsidR="005A44BF" w:rsidRPr="00620A8A" w14:paraId="7D3DE668"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0869676" w14:textId="77777777" w:rsidR="005A44BF" w:rsidRPr="00620A8A" w:rsidRDefault="005A44BF" w:rsidP="00B547A8">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Status</w:t>
            </w:r>
          </w:p>
        </w:tc>
        <w:tc>
          <w:tcPr>
            <w:tcW w:w="7172" w:type="dxa"/>
            <w:vAlign w:val="top"/>
          </w:tcPr>
          <w:p w14:paraId="564702A9" w14:textId="4F16E6B3" w:rsidR="005A44BF" w:rsidRPr="00620A8A" w:rsidRDefault="00BD750B"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highlight w:val="cyan"/>
              </w:rPr>
            </w:pPr>
            <w:r w:rsidRPr="00BD750B">
              <w:rPr>
                <w:rFonts w:asciiTheme="majorHAnsi" w:hAnsiTheme="majorHAnsi" w:cstheme="minorHAnsi"/>
                <w:bCs/>
                <w:color w:val="5C5C5C" w:themeColor="text2"/>
                <w:szCs w:val="18"/>
              </w:rPr>
              <w:t>Final</w:t>
            </w:r>
          </w:p>
        </w:tc>
      </w:tr>
      <w:tr w:rsidR="005A44BF" w:rsidRPr="00620A8A" w14:paraId="67390D69"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4ABD1BE4" w14:textId="77777777" w:rsidR="005A44BF" w:rsidRPr="00620A8A" w:rsidRDefault="005A44BF" w:rsidP="00B547A8">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Owner</w:t>
            </w:r>
          </w:p>
        </w:tc>
        <w:tc>
          <w:tcPr>
            <w:tcW w:w="7172" w:type="dxa"/>
            <w:vAlign w:val="top"/>
          </w:tcPr>
          <w:p w14:paraId="53E3DA43" w14:textId="670237A5"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highlight w:val="cyan"/>
              </w:rPr>
            </w:pPr>
            <w:r w:rsidRPr="00620A8A">
              <w:rPr>
                <w:rFonts w:asciiTheme="majorHAnsi" w:hAnsiTheme="majorHAnsi" w:cstheme="minorHAnsi"/>
                <w:bCs/>
                <w:color w:val="5C5C5C" w:themeColor="text2"/>
                <w:szCs w:val="18"/>
              </w:rPr>
              <w:t>CISO</w:t>
            </w:r>
          </w:p>
        </w:tc>
      </w:tr>
      <w:tr w:rsidR="00BD750B" w:rsidRPr="00620A8A" w14:paraId="61A7F2C6"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2C46384" w14:textId="77777777" w:rsidR="00BD750B" w:rsidRPr="00620A8A" w:rsidRDefault="00BD750B" w:rsidP="00BD750B">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Effective From</w:t>
            </w:r>
          </w:p>
        </w:tc>
        <w:tc>
          <w:tcPr>
            <w:tcW w:w="7172" w:type="dxa"/>
            <w:vAlign w:val="top"/>
          </w:tcPr>
          <w:p w14:paraId="132A87C9" w14:textId="21BE2BDC" w:rsidR="00BD750B" w:rsidRPr="00620A8A" w:rsidRDefault="00BD750B" w:rsidP="00BD750B">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r w:rsidRPr="00BD750B">
              <w:rPr>
                <w:rFonts w:asciiTheme="majorHAnsi" w:hAnsiTheme="majorHAnsi" w:cstheme="minorHAnsi"/>
                <w:bCs/>
                <w:color w:val="5C5C5C" w:themeColor="text2"/>
                <w:szCs w:val="18"/>
              </w:rPr>
              <w:t>01-Jan-2023</w:t>
            </w:r>
          </w:p>
        </w:tc>
      </w:tr>
      <w:tr w:rsidR="00BD750B" w:rsidRPr="00620A8A" w14:paraId="0FD5C0AC"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03197E16" w14:textId="77777777" w:rsidR="00BD750B" w:rsidRPr="00620A8A" w:rsidRDefault="00BD750B" w:rsidP="00BD750B">
            <w:pPr>
              <w:spacing w:line="360" w:lineRule="auto"/>
              <w:rPr>
                <w:rFonts w:asciiTheme="majorHAnsi" w:hAnsiTheme="majorHAnsi" w:cstheme="minorHAnsi"/>
                <w:color w:val="auto"/>
                <w:szCs w:val="18"/>
              </w:rPr>
            </w:pPr>
            <w:r w:rsidRPr="00620A8A">
              <w:rPr>
                <w:rFonts w:asciiTheme="majorHAnsi" w:hAnsiTheme="majorHAnsi" w:cstheme="minorHAnsi"/>
                <w:color w:val="auto"/>
                <w:szCs w:val="18"/>
              </w:rPr>
              <w:t>Effective Till</w:t>
            </w:r>
          </w:p>
        </w:tc>
        <w:tc>
          <w:tcPr>
            <w:tcW w:w="7172" w:type="dxa"/>
            <w:vAlign w:val="top"/>
          </w:tcPr>
          <w:p w14:paraId="0406B18A" w14:textId="3C2C70D4" w:rsidR="00BD750B" w:rsidRPr="00620A8A" w:rsidRDefault="00BD750B" w:rsidP="00BD750B">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r w:rsidRPr="00BD750B">
              <w:rPr>
                <w:rFonts w:asciiTheme="majorHAnsi" w:hAnsiTheme="majorHAnsi" w:cstheme="minorHAnsi"/>
                <w:bCs/>
                <w:color w:val="5C5C5C" w:themeColor="text2"/>
                <w:szCs w:val="18"/>
              </w:rPr>
              <w:t>Until revoked</w:t>
            </w:r>
          </w:p>
        </w:tc>
      </w:tr>
      <w:tr w:rsidR="005A44BF" w:rsidRPr="00620A8A" w14:paraId="1BD790B3"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64D402C" w14:textId="77777777" w:rsidR="005A44BF" w:rsidRPr="00620A8A" w:rsidRDefault="005A44BF" w:rsidP="00B547A8">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Document Type</w:t>
            </w:r>
          </w:p>
        </w:tc>
        <w:tc>
          <w:tcPr>
            <w:tcW w:w="7172" w:type="dxa"/>
          </w:tcPr>
          <w:p w14:paraId="2CA39D55" w14:textId="77777777" w:rsidR="005A44BF" w:rsidRPr="00620A8A" w:rsidRDefault="005A44BF"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r w:rsidRPr="00620A8A">
              <w:rPr>
                <w:rFonts w:asciiTheme="majorHAnsi" w:hAnsiTheme="majorHAnsi" w:cstheme="minorHAnsi"/>
                <w:bCs/>
                <w:color w:val="5C5C5C" w:themeColor="text2"/>
                <w:szCs w:val="18"/>
              </w:rPr>
              <w:t>Policy</w:t>
            </w:r>
          </w:p>
        </w:tc>
      </w:tr>
      <w:tr w:rsidR="005A44BF" w:rsidRPr="00620A8A" w14:paraId="458E4994"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37D6D172" w14:textId="77777777" w:rsidR="005A44BF" w:rsidRPr="00620A8A" w:rsidRDefault="005A44BF" w:rsidP="00B547A8">
            <w:pPr>
              <w:spacing w:line="360" w:lineRule="auto"/>
              <w:rPr>
                <w:rFonts w:asciiTheme="majorHAnsi" w:hAnsiTheme="majorHAnsi" w:cstheme="minorHAnsi"/>
                <w:color w:val="auto"/>
                <w:szCs w:val="18"/>
              </w:rPr>
            </w:pPr>
            <w:r w:rsidRPr="00620A8A">
              <w:rPr>
                <w:rFonts w:asciiTheme="majorHAnsi" w:hAnsiTheme="majorHAnsi" w:cstheme="minorHAnsi"/>
                <w:color w:val="auto"/>
                <w:szCs w:val="18"/>
              </w:rPr>
              <w:t>Document Classification</w:t>
            </w:r>
          </w:p>
        </w:tc>
        <w:tc>
          <w:tcPr>
            <w:tcW w:w="7172" w:type="dxa"/>
          </w:tcPr>
          <w:p w14:paraId="472DDD44" w14:textId="3DEC2435" w:rsidR="005A44BF" w:rsidRPr="00620A8A" w:rsidRDefault="00F03D08"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r>
              <w:rPr>
                <w:rFonts w:asciiTheme="majorHAnsi" w:hAnsiTheme="majorHAnsi" w:cstheme="minorHAnsi"/>
                <w:bCs/>
                <w:color w:val="5C5C5C" w:themeColor="text2"/>
                <w:szCs w:val="18"/>
              </w:rPr>
              <w:t>Internal</w:t>
            </w:r>
          </w:p>
        </w:tc>
      </w:tr>
      <w:tr w:rsidR="005A44BF" w:rsidRPr="00620A8A" w14:paraId="0C24CA5A"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A97E5D" w14:textId="77777777" w:rsidR="005A44BF" w:rsidRPr="00620A8A" w:rsidRDefault="005A44BF" w:rsidP="00B547A8">
            <w:pPr>
              <w:spacing w:line="360" w:lineRule="auto"/>
              <w:rPr>
                <w:rFonts w:asciiTheme="majorHAnsi" w:hAnsiTheme="majorHAnsi" w:cstheme="minorHAnsi"/>
                <w:color w:val="auto"/>
                <w:szCs w:val="18"/>
              </w:rPr>
            </w:pPr>
            <w:r w:rsidRPr="00620A8A">
              <w:rPr>
                <w:rFonts w:asciiTheme="majorHAnsi" w:hAnsiTheme="majorHAnsi" w:cstheme="minorHAnsi"/>
                <w:color w:val="auto"/>
                <w:szCs w:val="18"/>
              </w:rPr>
              <w:t>Distribution List</w:t>
            </w:r>
          </w:p>
        </w:tc>
        <w:tc>
          <w:tcPr>
            <w:tcW w:w="7172" w:type="dxa"/>
          </w:tcPr>
          <w:p w14:paraId="4761C08D" w14:textId="0C6C2933" w:rsidR="005A44BF" w:rsidRPr="00620A8A" w:rsidRDefault="005A44BF"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del w:id="47" w:author="Mohammed Khateeb" w:date="2025-01-29T13:54:00Z" w16du:dateUtc="2025-01-29T09:54:00Z">
              <w:r w:rsidRPr="00620A8A" w:rsidDel="00234FB8">
                <w:rPr>
                  <w:rFonts w:asciiTheme="majorHAnsi" w:hAnsiTheme="majorHAnsi" w:cstheme="minorHAnsi"/>
                  <w:bCs/>
                  <w:color w:val="5C5C5C" w:themeColor="text2"/>
                  <w:szCs w:val="18"/>
                </w:rPr>
                <w:delText>CPX</w:delText>
              </w:r>
            </w:del>
            <w:ins w:id="48" w:author="Mohammed Khateeb" w:date="2025-01-29T13:54:00Z" w16du:dateUtc="2025-01-29T09:54:00Z">
              <w:r w:rsidR="00234FB8">
                <w:rPr>
                  <w:rFonts w:asciiTheme="majorHAnsi" w:hAnsiTheme="majorHAnsi" w:cstheme="minorHAnsi"/>
                  <w:bCs/>
                  <w:color w:val="5C5C5C" w:themeColor="text2"/>
                  <w:szCs w:val="18"/>
                </w:rPr>
                <w:t>&lt;CLIENT&gt;</w:t>
              </w:r>
            </w:ins>
            <w:r w:rsidRPr="00620A8A">
              <w:rPr>
                <w:rFonts w:asciiTheme="majorHAnsi" w:hAnsiTheme="majorHAnsi" w:cstheme="minorHAnsi"/>
                <w:bCs/>
                <w:color w:val="5C5C5C" w:themeColor="text2"/>
                <w:szCs w:val="18"/>
              </w:rPr>
              <w:t xml:space="preserve"> staff, Contractors, Third Parties</w:t>
            </w:r>
          </w:p>
        </w:tc>
      </w:tr>
    </w:tbl>
    <w:p w14:paraId="7A738C19" w14:textId="77777777" w:rsidR="005A44BF" w:rsidRPr="00620A8A" w:rsidRDefault="005A44BF" w:rsidP="005A44BF">
      <w:pPr>
        <w:rPr>
          <w:rFonts w:asciiTheme="majorHAnsi" w:hAnsiTheme="majorHAnsi" w:cstheme="minorHAnsi"/>
          <w:b/>
          <w:color w:val="5C5C5C" w:themeColor="text2"/>
          <w:szCs w:val="16"/>
        </w:rPr>
      </w:pPr>
    </w:p>
    <w:tbl>
      <w:tblPr>
        <w:tblStyle w:val="GridTable4-Accent2"/>
        <w:tblW w:w="0" w:type="auto"/>
        <w:tblLook w:val="04A0" w:firstRow="1" w:lastRow="0" w:firstColumn="1" w:lastColumn="0" w:noHBand="0" w:noVBand="1"/>
      </w:tblPr>
      <w:tblGrid>
        <w:gridCol w:w="1886"/>
        <w:gridCol w:w="1886"/>
        <w:gridCol w:w="2335"/>
        <w:gridCol w:w="3773"/>
      </w:tblGrid>
      <w:tr w:rsidR="005A44BF" w:rsidRPr="00620A8A" w14:paraId="54094C5A" w14:textId="77777777" w:rsidTr="00B54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3DD29E22" w14:textId="77777777" w:rsidR="005A44BF" w:rsidRPr="00620A8A" w:rsidRDefault="005A44BF" w:rsidP="00B547A8">
            <w:pPr>
              <w:spacing w:line="360" w:lineRule="auto"/>
              <w:rPr>
                <w:rFonts w:cstheme="minorHAnsi"/>
                <w:bCs w:val="0"/>
                <w:color w:val="auto"/>
                <w:szCs w:val="18"/>
              </w:rPr>
            </w:pPr>
            <w:r w:rsidRPr="00620A8A">
              <w:rPr>
                <w:rFonts w:cstheme="minorHAnsi"/>
                <w:color w:val="auto"/>
                <w:szCs w:val="18"/>
              </w:rPr>
              <w:t>Document Release Dates</w:t>
            </w:r>
          </w:p>
        </w:tc>
      </w:tr>
      <w:tr w:rsidR="005A44BF" w:rsidRPr="00620A8A" w14:paraId="39F74B27"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03C2F5E9" w14:textId="77777777" w:rsidR="005A44BF" w:rsidRPr="00620A8A" w:rsidRDefault="005A44BF" w:rsidP="00B547A8">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Version</w:t>
            </w:r>
          </w:p>
        </w:tc>
        <w:tc>
          <w:tcPr>
            <w:tcW w:w="1886" w:type="dxa"/>
          </w:tcPr>
          <w:p w14:paraId="69609D9F" w14:textId="77777777"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Date</w:t>
            </w:r>
          </w:p>
        </w:tc>
        <w:tc>
          <w:tcPr>
            <w:tcW w:w="2335" w:type="dxa"/>
          </w:tcPr>
          <w:p w14:paraId="3A8BBC85" w14:textId="77777777"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Editor</w:t>
            </w:r>
          </w:p>
        </w:tc>
        <w:tc>
          <w:tcPr>
            <w:tcW w:w="3773" w:type="dxa"/>
          </w:tcPr>
          <w:p w14:paraId="1DCC1967" w14:textId="77777777"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Brief/Comments</w:t>
            </w:r>
          </w:p>
        </w:tc>
      </w:tr>
      <w:tr w:rsidR="005A44BF" w:rsidRPr="00620A8A" w14:paraId="65960AF6" w14:textId="77777777" w:rsidTr="00B547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5F0ADCA0" w14:textId="77777777" w:rsidR="005A44BF" w:rsidRPr="00620A8A" w:rsidRDefault="005A44BF" w:rsidP="00B547A8">
            <w:pPr>
              <w:spacing w:line="360" w:lineRule="auto"/>
              <w:rPr>
                <w:rFonts w:asciiTheme="majorHAnsi" w:hAnsiTheme="majorHAnsi" w:cstheme="minorHAnsi"/>
                <w:b w:val="0"/>
                <w:bCs w:val="0"/>
                <w:color w:val="auto"/>
                <w:szCs w:val="18"/>
              </w:rPr>
            </w:pPr>
            <w:r w:rsidRPr="00620A8A">
              <w:rPr>
                <w:rFonts w:asciiTheme="majorHAnsi" w:hAnsiTheme="majorHAnsi" w:cstheme="minorHAnsi"/>
                <w:b w:val="0"/>
                <w:bCs w:val="0"/>
                <w:szCs w:val="18"/>
              </w:rPr>
              <w:t>0.1</w:t>
            </w:r>
          </w:p>
        </w:tc>
        <w:tc>
          <w:tcPr>
            <w:tcW w:w="1886" w:type="dxa"/>
          </w:tcPr>
          <w:p w14:paraId="3EBECE93" w14:textId="365CB569" w:rsidR="005A44BF" w:rsidRPr="00620A8A" w:rsidRDefault="00BD12C0"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del w:id="49" w:author="Mohammed Khateeb" w:date="2025-01-29T13:54:00Z" w16du:dateUtc="2025-01-29T09:54:00Z">
              <w:r w:rsidDel="00234FB8">
                <w:rPr>
                  <w:rFonts w:asciiTheme="majorHAnsi" w:hAnsiTheme="majorHAnsi" w:cstheme="minorHAnsi"/>
                  <w:bCs/>
                  <w:color w:val="auto"/>
                  <w:szCs w:val="18"/>
                </w:rPr>
                <w:delText>22-</w:delText>
              </w:r>
              <w:r w:rsidR="00A83981" w:rsidDel="00234FB8">
                <w:rPr>
                  <w:rFonts w:asciiTheme="majorHAnsi" w:hAnsiTheme="majorHAnsi" w:cstheme="minorHAnsi"/>
                  <w:bCs/>
                  <w:color w:val="auto"/>
                  <w:szCs w:val="18"/>
                </w:rPr>
                <w:delText>Dec</w:delText>
              </w:r>
              <w:r w:rsidR="005A44BF" w:rsidRPr="00620A8A" w:rsidDel="00234FB8">
                <w:rPr>
                  <w:rFonts w:asciiTheme="majorHAnsi" w:hAnsiTheme="majorHAnsi" w:cstheme="minorHAnsi"/>
                  <w:bCs/>
                  <w:color w:val="auto"/>
                  <w:szCs w:val="18"/>
                </w:rPr>
                <w:delText>-2022</w:delText>
              </w:r>
            </w:del>
          </w:p>
        </w:tc>
        <w:tc>
          <w:tcPr>
            <w:tcW w:w="2335" w:type="dxa"/>
          </w:tcPr>
          <w:p w14:paraId="3907BF2F" w14:textId="7FDCEE62" w:rsidR="005A44BF" w:rsidRPr="00620A8A" w:rsidRDefault="00BD12C0"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del w:id="50" w:author="Mohammed Khateeb" w:date="2025-01-29T13:54:00Z" w16du:dateUtc="2025-01-29T09:54:00Z">
              <w:r w:rsidDel="00234FB8">
                <w:rPr>
                  <w:rFonts w:asciiTheme="majorHAnsi" w:hAnsiTheme="majorHAnsi" w:cstheme="minorHAnsi"/>
                  <w:bCs/>
                  <w:color w:val="auto"/>
                  <w:szCs w:val="18"/>
                </w:rPr>
                <w:delText>Warda Mahmood</w:delText>
              </w:r>
            </w:del>
          </w:p>
        </w:tc>
        <w:tc>
          <w:tcPr>
            <w:tcW w:w="3773" w:type="dxa"/>
          </w:tcPr>
          <w:p w14:paraId="793E497C" w14:textId="19EFC033" w:rsidR="005A44BF" w:rsidRPr="00620A8A" w:rsidRDefault="005A44BF"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color w:val="auto"/>
                <w:szCs w:val="18"/>
              </w:rPr>
            </w:pPr>
            <w:r w:rsidRPr="00620A8A">
              <w:rPr>
                <w:rFonts w:asciiTheme="majorHAnsi" w:hAnsiTheme="majorHAnsi"/>
                <w:szCs w:val="18"/>
              </w:rPr>
              <w:t xml:space="preserve">Release of </w:t>
            </w:r>
            <w:r w:rsidR="00801B35" w:rsidRPr="00620A8A">
              <w:rPr>
                <w:rFonts w:asciiTheme="majorHAnsi" w:hAnsiTheme="majorHAnsi"/>
                <w:szCs w:val="18"/>
              </w:rPr>
              <w:t>the</w:t>
            </w:r>
            <w:r w:rsidRPr="00620A8A">
              <w:rPr>
                <w:rFonts w:asciiTheme="majorHAnsi" w:hAnsiTheme="majorHAnsi"/>
                <w:szCs w:val="18"/>
              </w:rPr>
              <w:t xml:space="preserve"> draft</w:t>
            </w:r>
            <w:r w:rsidR="00801B35" w:rsidRPr="00620A8A">
              <w:rPr>
                <w:rFonts w:asciiTheme="majorHAnsi" w:hAnsiTheme="majorHAnsi"/>
                <w:szCs w:val="18"/>
              </w:rPr>
              <w:t xml:space="preserve"> Policy</w:t>
            </w:r>
            <w:r w:rsidRPr="00620A8A">
              <w:rPr>
                <w:rFonts w:asciiTheme="majorHAnsi" w:hAnsiTheme="majorHAnsi"/>
                <w:szCs w:val="18"/>
              </w:rPr>
              <w:t>.</w:t>
            </w:r>
          </w:p>
        </w:tc>
      </w:tr>
      <w:tr w:rsidR="00C6277D" w:rsidRPr="00620A8A" w14:paraId="1C5C912F"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2C8448F4" w14:textId="67275C84" w:rsidR="00C6277D" w:rsidRPr="00C6277D" w:rsidRDefault="004A6C49" w:rsidP="00B547A8">
            <w:pPr>
              <w:spacing w:line="360" w:lineRule="auto"/>
              <w:rPr>
                <w:rFonts w:asciiTheme="majorHAnsi" w:hAnsiTheme="majorHAnsi" w:cstheme="minorHAnsi"/>
                <w:b w:val="0"/>
                <w:bCs w:val="0"/>
                <w:szCs w:val="18"/>
              </w:rPr>
            </w:pPr>
            <w:r>
              <w:rPr>
                <w:rFonts w:asciiTheme="majorHAnsi" w:hAnsiTheme="majorHAnsi" w:cstheme="minorHAnsi"/>
                <w:b w:val="0"/>
                <w:bCs w:val="0"/>
                <w:szCs w:val="18"/>
              </w:rPr>
              <w:t>0.2</w:t>
            </w:r>
          </w:p>
        </w:tc>
        <w:tc>
          <w:tcPr>
            <w:tcW w:w="1886" w:type="dxa"/>
          </w:tcPr>
          <w:p w14:paraId="69EF8717" w14:textId="5A803CDC" w:rsidR="00C6277D" w:rsidRPr="00620A8A" w:rsidRDefault="00A83981"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del w:id="51" w:author="Mohammed Khateeb" w:date="2025-01-29T13:54:00Z" w16du:dateUtc="2025-01-29T09:54:00Z">
              <w:r w:rsidDel="00234FB8">
                <w:rPr>
                  <w:rFonts w:asciiTheme="majorHAnsi" w:hAnsiTheme="majorHAnsi" w:cstheme="minorHAnsi"/>
                  <w:bCs/>
                  <w:color w:val="auto"/>
                  <w:szCs w:val="18"/>
                </w:rPr>
                <w:delText>23-Jan-2023</w:delText>
              </w:r>
            </w:del>
          </w:p>
        </w:tc>
        <w:tc>
          <w:tcPr>
            <w:tcW w:w="2335" w:type="dxa"/>
          </w:tcPr>
          <w:p w14:paraId="251E5E04" w14:textId="1DA83EDC" w:rsidR="00C6277D" w:rsidRPr="00620A8A" w:rsidRDefault="00B43AA6"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del w:id="52" w:author="Mohammed Khateeb" w:date="2025-01-29T13:54:00Z" w16du:dateUtc="2025-01-29T09:54:00Z">
              <w:r w:rsidDel="00234FB8">
                <w:rPr>
                  <w:rFonts w:asciiTheme="majorHAnsi" w:hAnsiTheme="majorHAnsi" w:cstheme="minorHAnsi"/>
                  <w:bCs/>
                  <w:color w:val="auto"/>
                  <w:szCs w:val="18"/>
                </w:rPr>
                <w:delText>Kavya Parthasarathy</w:delText>
              </w:r>
            </w:del>
          </w:p>
        </w:tc>
        <w:tc>
          <w:tcPr>
            <w:tcW w:w="3773" w:type="dxa"/>
          </w:tcPr>
          <w:p w14:paraId="19097F12" w14:textId="67953F87" w:rsidR="00C6277D" w:rsidRPr="00620A8A" w:rsidRDefault="005155C8"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Cs w:val="18"/>
              </w:rPr>
            </w:pPr>
            <w:r>
              <w:rPr>
                <w:rFonts w:asciiTheme="majorHAnsi" w:hAnsiTheme="majorHAnsi"/>
                <w:szCs w:val="18"/>
              </w:rPr>
              <w:t>Revised Draft</w:t>
            </w:r>
            <w:r w:rsidR="00F42DF2">
              <w:rPr>
                <w:rFonts w:asciiTheme="majorHAnsi" w:hAnsiTheme="majorHAnsi"/>
                <w:szCs w:val="18"/>
              </w:rPr>
              <w:t>.</w:t>
            </w:r>
          </w:p>
        </w:tc>
      </w:tr>
      <w:tr w:rsidR="00A06444" w:rsidRPr="00620A8A" w:rsidDel="00234FB8" w14:paraId="7E55E8D7" w14:textId="1104BDE2" w:rsidTr="00C7484D">
        <w:trPr>
          <w:cnfStyle w:val="000000010000" w:firstRow="0" w:lastRow="0" w:firstColumn="0" w:lastColumn="0" w:oddVBand="0" w:evenVBand="0" w:oddHBand="0" w:evenHBand="1" w:firstRowFirstColumn="0" w:firstRowLastColumn="0" w:lastRowFirstColumn="0" w:lastRowLastColumn="0"/>
          <w:del w:id="53" w:author="Mohammed Khateeb" w:date="2025-01-29T13:55:00Z"/>
        </w:trPr>
        <w:tc>
          <w:tcPr>
            <w:cnfStyle w:val="001000000000" w:firstRow="0" w:lastRow="0" w:firstColumn="1" w:lastColumn="0" w:oddVBand="0" w:evenVBand="0" w:oddHBand="0" w:evenHBand="0" w:firstRowFirstColumn="0" w:firstRowLastColumn="0" w:lastRowFirstColumn="0" w:lastRowLastColumn="0"/>
            <w:tcW w:w="1886" w:type="dxa"/>
            <w:vAlign w:val="top"/>
          </w:tcPr>
          <w:p w14:paraId="50677FED" w14:textId="4FA5E89E" w:rsidR="00A06444" w:rsidRPr="00A06444" w:rsidDel="00234FB8" w:rsidRDefault="00A06444" w:rsidP="00A06444">
            <w:pPr>
              <w:spacing w:line="360" w:lineRule="auto"/>
              <w:rPr>
                <w:del w:id="54" w:author="Mohammed Khateeb" w:date="2025-01-29T13:55:00Z" w16du:dateUtc="2025-01-29T09:55:00Z"/>
                <w:rFonts w:asciiTheme="majorHAnsi" w:hAnsiTheme="majorHAnsi" w:cstheme="minorHAnsi"/>
                <w:b w:val="0"/>
                <w:bCs w:val="0"/>
                <w:szCs w:val="18"/>
              </w:rPr>
            </w:pPr>
            <w:del w:id="55" w:author="Mohammed Khateeb" w:date="2025-01-29T13:55:00Z" w16du:dateUtc="2025-01-29T09:55:00Z">
              <w:r w:rsidRPr="00A06444" w:rsidDel="00234FB8">
                <w:rPr>
                  <w:b w:val="0"/>
                </w:rPr>
                <w:delText>1.0</w:delText>
              </w:r>
            </w:del>
          </w:p>
        </w:tc>
        <w:tc>
          <w:tcPr>
            <w:tcW w:w="1886" w:type="dxa"/>
            <w:vAlign w:val="top"/>
          </w:tcPr>
          <w:p w14:paraId="2DA3783F" w14:textId="00E78939" w:rsidR="00A06444" w:rsidDel="00234FB8" w:rsidRDefault="00A06444" w:rsidP="00A06444">
            <w:pPr>
              <w:spacing w:line="360" w:lineRule="auto"/>
              <w:cnfStyle w:val="000000010000" w:firstRow="0" w:lastRow="0" w:firstColumn="0" w:lastColumn="0" w:oddVBand="0" w:evenVBand="0" w:oddHBand="0" w:evenHBand="1" w:firstRowFirstColumn="0" w:firstRowLastColumn="0" w:lastRowFirstColumn="0" w:lastRowLastColumn="0"/>
              <w:rPr>
                <w:del w:id="56" w:author="Mohammed Khateeb" w:date="2025-01-29T13:55:00Z" w16du:dateUtc="2025-01-29T09:55:00Z"/>
                <w:rFonts w:asciiTheme="majorHAnsi" w:hAnsiTheme="majorHAnsi" w:cstheme="minorHAnsi"/>
                <w:bCs/>
                <w:color w:val="auto"/>
                <w:szCs w:val="18"/>
              </w:rPr>
            </w:pPr>
            <w:del w:id="57" w:author="Mohammed Khateeb" w:date="2025-01-29T13:55:00Z" w16du:dateUtc="2025-01-29T09:55:00Z">
              <w:r w:rsidRPr="00802D29" w:rsidDel="00234FB8">
                <w:delText>29-Mar-2023</w:delText>
              </w:r>
            </w:del>
          </w:p>
        </w:tc>
        <w:tc>
          <w:tcPr>
            <w:tcW w:w="2335" w:type="dxa"/>
            <w:vAlign w:val="top"/>
          </w:tcPr>
          <w:p w14:paraId="7348D7DC" w14:textId="77B7FF2E" w:rsidR="00A06444" w:rsidDel="00234FB8" w:rsidRDefault="00A06444" w:rsidP="00A06444">
            <w:pPr>
              <w:spacing w:line="360" w:lineRule="auto"/>
              <w:cnfStyle w:val="000000010000" w:firstRow="0" w:lastRow="0" w:firstColumn="0" w:lastColumn="0" w:oddVBand="0" w:evenVBand="0" w:oddHBand="0" w:evenHBand="1" w:firstRowFirstColumn="0" w:firstRowLastColumn="0" w:lastRowFirstColumn="0" w:lastRowLastColumn="0"/>
              <w:rPr>
                <w:del w:id="58" w:author="Mohammed Khateeb" w:date="2025-01-29T13:55:00Z" w16du:dateUtc="2025-01-29T09:55:00Z"/>
                <w:rFonts w:asciiTheme="majorHAnsi" w:hAnsiTheme="majorHAnsi" w:cstheme="minorHAnsi"/>
                <w:bCs/>
                <w:color w:val="auto"/>
                <w:szCs w:val="18"/>
              </w:rPr>
            </w:pPr>
            <w:del w:id="59" w:author="Mohammed Khateeb" w:date="2025-01-29T13:55:00Z" w16du:dateUtc="2025-01-29T09:55:00Z">
              <w:r w:rsidRPr="00802D29" w:rsidDel="00234FB8">
                <w:delText>Mohammed Khateeb</w:delText>
              </w:r>
            </w:del>
          </w:p>
        </w:tc>
        <w:tc>
          <w:tcPr>
            <w:tcW w:w="3773" w:type="dxa"/>
            <w:vAlign w:val="top"/>
          </w:tcPr>
          <w:p w14:paraId="4C8DFDFE" w14:textId="7E2CA00B" w:rsidR="00A06444" w:rsidDel="00234FB8" w:rsidRDefault="00A06444" w:rsidP="00A06444">
            <w:pPr>
              <w:spacing w:line="360" w:lineRule="auto"/>
              <w:cnfStyle w:val="000000010000" w:firstRow="0" w:lastRow="0" w:firstColumn="0" w:lastColumn="0" w:oddVBand="0" w:evenVBand="0" w:oddHBand="0" w:evenHBand="1" w:firstRowFirstColumn="0" w:firstRowLastColumn="0" w:lastRowFirstColumn="0" w:lastRowLastColumn="0"/>
              <w:rPr>
                <w:del w:id="60" w:author="Mohammed Khateeb" w:date="2025-01-29T13:55:00Z" w16du:dateUtc="2025-01-29T09:55:00Z"/>
                <w:rFonts w:asciiTheme="majorHAnsi" w:hAnsiTheme="majorHAnsi"/>
                <w:szCs w:val="18"/>
              </w:rPr>
            </w:pPr>
            <w:del w:id="61" w:author="Mohammed Khateeb" w:date="2025-01-29T13:55:00Z" w16du:dateUtc="2025-01-29T09:55:00Z">
              <w:r w:rsidRPr="00802D29" w:rsidDel="00234FB8">
                <w:delText>Release of the Policy.</w:delText>
              </w:r>
            </w:del>
          </w:p>
        </w:tc>
      </w:tr>
      <w:tr w:rsidR="00853369" w:rsidRPr="00620A8A" w:rsidDel="00234FB8" w14:paraId="5752951C" w14:textId="61F6C3BA" w:rsidTr="0004400D">
        <w:trPr>
          <w:cnfStyle w:val="000000100000" w:firstRow="0" w:lastRow="0" w:firstColumn="0" w:lastColumn="0" w:oddVBand="0" w:evenVBand="0" w:oddHBand="1" w:evenHBand="0" w:firstRowFirstColumn="0" w:firstRowLastColumn="0" w:lastRowFirstColumn="0" w:lastRowLastColumn="0"/>
          <w:del w:id="62" w:author="Mohammed Khateeb" w:date="2025-01-29T13:55:00Z"/>
        </w:trPr>
        <w:tc>
          <w:tcPr>
            <w:cnfStyle w:val="001000000000" w:firstRow="0" w:lastRow="0" w:firstColumn="1" w:lastColumn="0" w:oddVBand="0" w:evenVBand="0" w:oddHBand="0" w:evenHBand="0" w:firstRowFirstColumn="0" w:firstRowLastColumn="0" w:lastRowFirstColumn="0" w:lastRowLastColumn="0"/>
            <w:tcW w:w="1886" w:type="dxa"/>
          </w:tcPr>
          <w:p w14:paraId="1D0327C7" w14:textId="476CE80E" w:rsidR="00853369" w:rsidRPr="00A06444" w:rsidDel="00234FB8" w:rsidRDefault="00853369" w:rsidP="00853369">
            <w:pPr>
              <w:spacing w:line="360" w:lineRule="auto"/>
              <w:rPr>
                <w:del w:id="63" w:author="Mohammed Khateeb" w:date="2025-01-29T13:55:00Z" w16du:dateUtc="2025-01-29T09:55:00Z"/>
              </w:rPr>
            </w:pPr>
            <w:del w:id="64" w:author="Mohammed Khateeb" w:date="2025-01-29T13:55:00Z" w16du:dateUtc="2025-01-29T09:55:00Z">
              <w:r w:rsidRPr="00353FC3" w:rsidDel="00234FB8">
                <w:rPr>
                  <w:rFonts w:ascii="Space Grotesk" w:hAnsi="Space Grotesk"/>
                  <w:b w:val="0"/>
                  <w:bCs w:val="0"/>
                  <w:spacing w:val="-5"/>
                </w:rPr>
                <w:delText>1.1</w:delText>
              </w:r>
            </w:del>
          </w:p>
        </w:tc>
        <w:tc>
          <w:tcPr>
            <w:tcW w:w="1886" w:type="dxa"/>
          </w:tcPr>
          <w:p w14:paraId="1D19CD78" w14:textId="7B6C227C" w:rsidR="00853369" w:rsidRPr="00802D29" w:rsidDel="00234FB8" w:rsidRDefault="00853369" w:rsidP="00853369">
            <w:pPr>
              <w:spacing w:line="360" w:lineRule="auto"/>
              <w:cnfStyle w:val="000000100000" w:firstRow="0" w:lastRow="0" w:firstColumn="0" w:lastColumn="0" w:oddVBand="0" w:evenVBand="0" w:oddHBand="1" w:evenHBand="0" w:firstRowFirstColumn="0" w:firstRowLastColumn="0" w:lastRowFirstColumn="0" w:lastRowLastColumn="0"/>
              <w:rPr>
                <w:del w:id="65" w:author="Mohammed Khateeb" w:date="2025-01-29T13:55:00Z" w16du:dateUtc="2025-01-29T09:55:00Z"/>
              </w:rPr>
            </w:pPr>
            <w:del w:id="66" w:author="Mohammed Khateeb" w:date="2025-01-29T13:55:00Z" w16du:dateUtc="2025-01-29T09:55:00Z">
              <w:r w:rsidRPr="00353FC3" w:rsidDel="00234FB8">
                <w:rPr>
                  <w:rFonts w:ascii="Space Grotesk" w:hAnsi="Space Grotesk"/>
                </w:rPr>
                <w:delText>1</w:delText>
              </w:r>
              <w:r w:rsidR="00053A1E" w:rsidDel="00234FB8">
                <w:rPr>
                  <w:rFonts w:ascii="Space Grotesk" w:hAnsi="Space Grotesk"/>
                </w:rPr>
                <w:delText>9</w:delText>
              </w:r>
              <w:r w:rsidRPr="00353FC3" w:rsidDel="00234FB8">
                <w:rPr>
                  <w:rFonts w:ascii="Space Grotesk" w:hAnsi="Space Grotesk"/>
                </w:rPr>
                <w:delText>-Mar-2024</w:delText>
              </w:r>
            </w:del>
          </w:p>
        </w:tc>
        <w:tc>
          <w:tcPr>
            <w:tcW w:w="2335" w:type="dxa"/>
          </w:tcPr>
          <w:p w14:paraId="01EC35B6" w14:textId="08280AAF" w:rsidR="00853369" w:rsidRPr="00802D29" w:rsidDel="00234FB8" w:rsidRDefault="00853369" w:rsidP="00853369">
            <w:pPr>
              <w:spacing w:line="360" w:lineRule="auto"/>
              <w:cnfStyle w:val="000000100000" w:firstRow="0" w:lastRow="0" w:firstColumn="0" w:lastColumn="0" w:oddVBand="0" w:evenVBand="0" w:oddHBand="1" w:evenHBand="0" w:firstRowFirstColumn="0" w:firstRowLastColumn="0" w:lastRowFirstColumn="0" w:lastRowLastColumn="0"/>
              <w:rPr>
                <w:del w:id="67" w:author="Mohammed Khateeb" w:date="2025-01-29T13:55:00Z" w16du:dateUtc="2025-01-29T09:55:00Z"/>
              </w:rPr>
            </w:pPr>
            <w:del w:id="68" w:author="Mohammed Khateeb" w:date="2025-01-29T13:55:00Z" w16du:dateUtc="2025-01-29T09:55:00Z">
              <w:r w:rsidRPr="00353FC3" w:rsidDel="00234FB8">
                <w:rPr>
                  <w:rFonts w:ascii="Space Grotesk" w:hAnsi="Space Grotesk"/>
                </w:rPr>
                <w:delText>Satyavrat</w:delText>
              </w:r>
              <w:r w:rsidRPr="00353FC3" w:rsidDel="00234FB8">
                <w:rPr>
                  <w:rFonts w:ascii="Space Grotesk" w:hAnsi="Space Grotesk"/>
                  <w:spacing w:val="-6"/>
                </w:rPr>
                <w:delText xml:space="preserve"> </w:delText>
              </w:r>
              <w:r w:rsidRPr="00353FC3" w:rsidDel="00234FB8">
                <w:rPr>
                  <w:rFonts w:ascii="Space Grotesk" w:hAnsi="Space Grotesk"/>
                  <w:spacing w:val="-2"/>
                </w:rPr>
                <w:delText>Thakur</w:delText>
              </w:r>
            </w:del>
          </w:p>
        </w:tc>
        <w:tc>
          <w:tcPr>
            <w:tcW w:w="3773" w:type="dxa"/>
          </w:tcPr>
          <w:p w14:paraId="5DD534AC" w14:textId="778C71CD" w:rsidR="00853369" w:rsidRPr="00802D29" w:rsidDel="00234FB8" w:rsidRDefault="00853369" w:rsidP="00853369">
            <w:pPr>
              <w:spacing w:line="360" w:lineRule="auto"/>
              <w:cnfStyle w:val="000000100000" w:firstRow="0" w:lastRow="0" w:firstColumn="0" w:lastColumn="0" w:oddVBand="0" w:evenVBand="0" w:oddHBand="1" w:evenHBand="0" w:firstRowFirstColumn="0" w:firstRowLastColumn="0" w:lastRowFirstColumn="0" w:lastRowLastColumn="0"/>
              <w:rPr>
                <w:del w:id="69" w:author="Mohammed Khateeb" w:date="2025-01-29T13:55:00Z" w16du:dateUtc="2025-01-29T09:55:00Z"/>
              </w:rPr>
            </w:pPr>
            <w:del w:id="70" w:author="Mohammed Khateeb" w:date="2025-01-29T13:55:00Z" w16du:dateUtc="2025-01-29T09:55:00Z">
              <w:r w:rsidRPr="00353FC3" w:rsidDel="00234FB8">
                <w:rPr>
                  <w:rFonts w:ascii="Space Grotesk" w:hAnsi="Space Grotesk"/>
                </w:rPr>
                <w:delText>Release</w:delText>
              </w:r>
              <w:r w:rsidRPr="00353FC3" w:rsidDel="00234FB8">
                <w:rPr>
                  <w:rFonts w:ascii="Space Grotesk" w:hAnsi="Space Grotesk"/>
                  <w:spacing w:val="-2"/>
                </w:rPr>
                <w:delText xml:space="preserve"> </w:delText>
              </w:r>
              <w:r w:rsidRPr="00353FC3" w:rsidDel="00234FB8">
                <w:rPr>
                  <w:rFonts w:ascii="Space Grotesk" w:hAnsi="Space Grotesk"/>
                </w:rPr>
                <w:delText>of the</w:delText>
              </w:r>
              <w:r w:rsidRPr="00353FC3" w:rsidDel="00234FB8">
                <w:rPr>
                  <w:rFonts w:ascii="Space Grotesk" w:hAnsi="Space Grotesk"/>
                  <w:spacing w:val="-6"/>
                </w:rPr>
                <w:delText xml:space="preserve"> </w:delText>
              </w:r>
              <w:r w:rsidRPr="00353FC3" w:rsidDel="00234FB8">
                <w:rPr>
                  <w:rFonts w:ascii="Space Grotesk" w:hAnsi="Space Grotesk"/>
                  <w:spacing w:val="-2"/>
                </w:rPr>
                <w:delText>Policy.</w:delText>
              </w:r>
            </w:del>
          </w:p>
        </w:tc>
      </w:tr>
    </w:tbl>
    <w:p w14:paraId="579EEB08" w14:textId="77777777" w:rsidR="005A44BF" w:rsidRPr="00620A8A" w:rsidRDefault="005A44BF" w:rsidP="005A44BF">
      <w:pPr>
        <w:rPr>
          <w:rFonts w:asciiTheme="majorHAnsi" w:hAnsiTheme="majorHAnsi" w:cstheme="minorHAnsi"/>
          <w:b/>
          <w:color w:val="5C5C5C" w:themeColor="text2"/>
          <w:szCs w:val="16"/>
        </w:rPr>
      </w:pPr>
    </w:p>
    <w:tbl>
      <w:tblPr>
        <w:tblStyle w:val="GridTable4-Accent2"/>
        <w:tblW w:w="0" w:type="auto"/>
        <w:tblLook w:val="04A0" w:firstRow="1" w:lastRow="0" w:firstColumn="1" w:lastColumn="0" w:noHBand="0" w:noVBand="1"/>
      </w:tblPr>
      <w:tblGrid>
        <w:gridCol w:w="1525"/>
        <w:gridCol w:w="2247"/>
        <w:gridCol w:w="4020"/>
        <w:gridCol w:w="2088"/>
      </w:tblGrid>
      <w:tr w:rsidR="005A44BF" w:rsidRPr="00620A8A" w14:paraId="7D4242A9" w14:textId="77777777" w:rsidTr="00B54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06AB860D" w14:textId="77777777" w:rsidR="005A44BF" w:rsidRPr="00620A8A" w:rsidRDefault="005A44BF" w:rsidP="00B547A8">
            <w:pPr>
              <w:spacing w:line="360" w:lineRule="auto"/>
              <w:rPr>
                <w:rFonts w:cstheme="minorHAnsi"/>
                <w:bCs w:val="0"/>
                <w:color w:val="auto"/>
                <w:sz w:val="20"/>
                <w:szCs w:val="20"/>
              </w:rPr>
            </w:pPr>
            <w:r w:rsidRPr="00620A8A">
              <w:rPr>
                <w:rFonts w:cstheme="minorHAnsi"/>
                <w:color w:val="auto"/>
                <w:sz w:val="20"/>
                <w:szCs w:val="20"/>
              </w:rPr>
              <w:t>Document Review</w:t>
            </w:r>
          </w:p>
        </w:tc>
      </w:tr>
      <w:tr w:rsidR="005A44BF" w:rsidRPr="00620A8A" w14:paraId="78109E00" w14:textId="77777777" w:rsidTr="00F9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2045875" w14:textId="77777777" w:rsidR="005A44BF" w:rsidRPr="00620A8A" w:rsidRDefault="005A44BF" w:rsidP="00B547A8">
            <w:pPr>
              <w:spacing w:line="360" w:lineRule="auto"/>
              <w:rPr>
                <w:rFonts w:asciiTheme="majorHAnsi" w:hAnsiTheme="majorHAnsi" w:cstheme="minorHAnsi"/>
                <w:bCs w:val="0"/>
                <w:color w:val="auto"/>
                <w:sz w:val="20"/>
                <w:szCs w:val="20"/>
              </w:rPr>
            </w:pPr>
            <w:r w:rsidRPr="00620A8A">
              <w:rPr>
                <w:rFonts w:asciiTheme="majorHAnsi" w:hAnsiTheme="majorHAnsi" w:cstheme="minorHAnsi"/>
                <w:color w:val="auto"/>
                <w:sz w:val="20"/>
                <w:szCs w:val="20"/>
              </w:rPr>
              <w:t>Date</w:t>
            </w:r>
          </w:p>
        </w:tc>
        <w:tc>
          <w:tcPr>
            <w:tcW w:w="2247" w:type="dxa"/>
          </w:tcPr>
          <w:p w14:paraId="2BC28581" w14:textId="77777777"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Name</w:t>
            </w:r>
          </w:p>
        </w:tc>
        <w:tc>
          <w:tcPr>
            <w:tcW w:w="4020" w:type="dxa"/>
          </w:tcPr>
          <w:p w14:paraId="60886939" w14:textId="77777777"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Title/Designation</w:t>
            </w:r>
          </w:p>
        </w:tc>
        <w:tc>
          <w:tcPr>
            <w:tcW w:w="2088" w:type="dxa"/>
          </w:tcPr>
          <w:p w14:paraId="6C3994DC" w14:textId="77777777"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Notes</w:t>
            </w:r>
          </w:p>
        </w:tc>
      </w:tr>
      <w:tr w:rsidR="002C62CB" w:rsidRPr="00620A8A" w14:paraId="086FDE29" w14:textId="77777777" w:rsidTr="00F91C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2F3316B" w14:textId="7A555672" w:rsidR="002C62CB" w:rsidRPr="001F5857" w:rsidRDefault="00626169" w:rsidP="008F7819">
            <w:pPr>
              <w:spacing w:line="360" w:lineRule="auto"/>
              <w:rPr>
                <w:rFonts w:asciiTheme="majorHAnsi" w:hAnsiTheme="majorHAnsi" w:cstheme="minorHAnsi"/>
                <w:b w:val="0"/>
                <w:bCs w:val="0"/>
                <w:color w:val="auto"/>
                <w:sz w:val="20"/>
                <w:szCs w:val="20"/>
              </w:rPr>
            </w:pPr>
            <w:del w:id="71" w:author="Mohammed Khateeb" w:date="2025-01-29T13:55:00Z" w16du:dateUtc="2025-01-29T09:55:00Z">
              <w:r w:rsidRPr="00626169" w:rsidDel="00234FB8">
                <w:rPr>
                  <w:rFonts w:asciiTheme="majorHAnsi" w:hAnsiTheme="majorHAnsi" w:cstheme="minorHAnsi"/>
                  <w:b w:val="0"/>
                  <w:bCs w:val="0"/>
                  <w:color w:val="auto"/>
                  <w:szCs w:val="18"/>
                </w:rPr>
                <w:delText>2</w:delText>
              </w:r>
              <w:r w:rsidR="008745CB" w:rsidDel="00234FB8">
                <w:rPr>
                  <w:rFonts w:asciiTheme="majorHAnsi" w:hAnsiTheme="majorHAnsi" w:cstheme="minorHAnsi"/>
                  <w:b w:val="0"/>
                  <w:bCs w:val="0"/>
                  <w:color w:val="auto"/>
                  <w:szCs w:val="18"/>
                </w:rPr>
                <w:delText>9</w:delText>
              </w:r>
              <w:r w:rsidRPr="00626169" w:rsidDel="00234FB8">
                <w:rPr>
                  <w:rFonts w:asciiTheme="majorHAnsi" w:hAnsiTheme="majorHAnsi" w:cstheme="minorHAnsi"/>
                  <w:b w:val="0"/>
                  <w:bCs w:val="0"/>
                  <w:color w:val="auto"/>
                  <w:szCs w:val="18"/>
                </w:rPr>
                <w:delText>-Dec-2022</w:delText>
              </w:r>
            </w:del>
          </w:p>
        </w:tc>
        <w:tc>
          <w:tcPr>
            <w:tcW w:w="2247" w:type="dxa"/>
          </w:tcPr>
          <w:p w14:paraId="66BB9F73" w14:textId="70F8D333" w:rsidR="002C62CB" w:rsidRPr="00C741F1" w:rsidRDefault="00626169" w:rsidP="008F7819">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del w:id="72" w:author="Mohammed Khateeb" w:date="2025-01-29T13:55:00Z" w16du:dateUtc="2025-01-29T09:55:00Z">
              <w:r w:rsidDel="00234FB8">
                <w:rPr>
                  <w:rFonts w:cstheme="minorHAnsi"/>
                  <w:bCs/>
                  <w:color w:val="auto"/>
                  <w:szCs w:val="18"/>
                </w:rPr>
                <w:delText>Sukiraman Manivannan</w:delText>
              </w:r>
            </w:del>
          </w:p>
        </w:tc>
        <w:tc>
          <w:tcPr>
            <w:tcW w:w="4020" w:type="dxa"/>
          </w:tcPr>
          <w:p w14:paraId="46E0E6DA" w14:textId="06A487C2" w:rsidR="002C62CB" w:rsidRDefault="00626169" w:rsidP="008F7819">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del w:id="73" w:author="Mohammed Khateeb" w:date="2025-01-29T13:55:00Z" w16du:dateUtc="2025-01-29T09:55:00Z">
              <w:r w:rsidDel="00234FB8">
                <w:rPr>
                  <w:rFonts w:cstheme="minorHAnsi"/>
                  <w:bCs/>
                  <w:color w:val="auto"/>
                  <w:szCs w:val="18"/>
                </w:rPr>
                <w:delText>Sr. Manager – Data Privacy</w:delText>
              </w:r>
            </w:del>
          </w:p>
        </w:tc>
        <w:tc>
          <w:tcPr>
            <w:tcW w:w="2088" w:type="dxa"/>
          </w:tcPr>
          <w:p w14:paraId="3D051E80" w14:textId="5338AB49" w:rsidR="002C62CB" w:rsidRPr="005D5DE1" w:rsidRDefault="005D5DE1" w:rsidP="008F7819">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 w:val="20"/>
                <w:szCs w:val="20"/>
              </w:rPr>
            </w:pPr>
            <w:r w:rsidRPr="005D5DE1">
              <w:rPr>
                <w:rFonts w:asciiTheme="majorHAnsi" w:hAnsiTheme="majorHAnsi" w:cstheme="minorHAnsi"/>
                <w:bCs/>
                <w:color w:val="auto"/>
                <w:szCs w:val="18"/>
              </w:rPr>
              <w:t xml:space="preserve">Review and Update. </w:t>
            </w:r>
          </w:p>
        </w:tc>
      </w:tr>
      <w:tr w:rsidR="005D5DE1" w:rsidRPr="00620A8A" w:rsidDel="00234FB8" w14:paraId="60831DB6" w14:textId="22646B02" w:rsidTr="00F91C97">
        <w:trPr>
          <w:cnfStyle w:val="000000100000" w:firstRow="0" w:lastRow="0" w:firstColumn="0" w:lastColumn="0" w:oddVBand="0" w:evenVBand="0" w:oddHBand="1" w:evenHBand="0" w:firstRowFirstColumn="0" w:firstRowLastColumn="0" w:lastRowFirstColumn="0" w:lastRowLastColumn="0"/>
          <w:del w:id="74" w:author="Mohammed Khateeb" w:date="2025-01-29T13:55:00Z"/>
        </w:trPr>
        <w:tc>
          <w:tcPr>
            <w:cnfStyle w:val="001000000000" w:firstRow="0" w:lastRow="0" w:firstColumn="1" w:lastColumn="0" w:oddVBand="0" w:evenVBand="0" w:oddHBand="0" w:evenHBand="0" w:firstRowFirstColumn="0" w:firstRowLastColumn="0" w:lastRowFirstColumn="0" w:lastRowLastColumn="0"/>
            <w:tcW w:w="1525" w:type="dxa"/>
          </w:tcPr>
          <w:p w14:paraId="22759857" w14:textId="099D0D17" w:rsidR="005D5DE1" w:rsidRPr="00626169" w:rsidDel="00234FB8" w:rsidRDefault="005D5DE1" w:rsidP="008F7819">
            <w:pPr>
              <w:spacing w:line="360" w:lineRule="auto"/>
              <w:rPr>
                <w:del w:id="75" w:author="Mohammed Khateeb" w:date="2025-01-29T13:55:00Z" w16du:dateUtc="2025-01-29T09:55:00Z"/>
                <w:rFonts w:asciiTheme="majorHAnsi" w:hAnsiTheme="majorHAnsi" w:cstheme="minorHAnsi"/>
                <w:b w:val="0"/>
                <w:bCs w:val="0"/>
                <w:color w:val="auto"/>
                <w:szCs w:val="18"/>
              </w:rPr>
            </w:pPr>
            <w:del w:id="76" w:author="Mohammed Khateeb" w:date="2025-01-29T13:55:00Z" w16du:dateUtc="2025-01-29T09:55:00Z">
              <w:r w:rsidRPr="00626169" w:rsidDel="00234FB8">
                <w:rPr>
                  <w:rFonts w:asciiTheme="majorHAnsi" w:hAnsiTheme="majorHAnsi" w:cstheme="minorHAnsi"/>
                  <w:b w:val="0"/>
                  <w:bCs w:val="0"/>
                  <w:color w:val="auto"/>
                  <w:szCs w:val="18"/>
                </w:rPr>
                <w:delText>06-Jan-2023</w:delText>
              </w:r>
            </w:del>
          </w:p>
        </w:tc>
        <w:tc>
          <w:tcPr>
            <w:tcW w:w="2247" w:type="dxa"/>
          </w:tcPr>
          <w:p w14:paraId="146212E8" w14:textId="0A2DC380" w:rsidR="005D5DE1" w:rsidRPr="00C741F1" w:rsidDel="00234FB8" w:rsidRDefault="005D5DE1" w:rsidP="008F7819">
            <w:pPr>
              <w:spacing w:line="360" w:lineRule="auto"/>
              <w:cnfStyle w:val="000000100000" w:firstRow="0" w:lastRow="0" w:firstColumn="0" w:lastColumn="0" w:oddVBand="0" w:evenVBand="0" w:oddHBand="1" w:evenHBand="0" w:firstRowFirstColumn="0" w:firstRowLastColumn="0" w:lastRowFirstColumn="0" w:lastRowLastColumn="0"/>
              <w:rPr>
                <w:del w:id="77" w:author="Mohammed Khateeb" w:date="2025-01-29T13:55:00Z" w16du:dateUtc="2025-01-29T09:55:00Z"/>
                <w:rFonts w:cstheme="minorHAnsi"/>
                <w:bCs/>
                <w:color w:val="auto"/>
                <w:szCs w:val="18"/>
              </w:rPr>
            </w:pPr>
            <w:del w:id="78" w:author="Mohammed Khateeb" w:date="2025-01-29T13:55:00Z" w16du:dateUtc="2025-01-29T09:55:00Z">
              <w:r w:rsidDel="00234FB8">
                <w:rPr>
                  <w:rFonts w:cstheme="minorHAnsi"/>
                  <w:bCs/>
                  <w:color w:val="auto"/>
                  <w:szCs w:val="18"/>
                </w:rPr>
                <w:delText>Santhosh Kumar</w:delText>
              </w:r>
            </w:del>
          </w:p>
        </w:tc>
        <w:tc>
          <w:tcPr>
            <w:tcW w:w="4020" w:type="dxa"/>
          </w:tcPr>
          <w:p w14:paraId="117C04D5" w14:textId="381A33A1" w:rsidR="005D5DE1" w:rsidRPr="00C741F1" w:rsidDel="00234FB8" w:rsidRDefault="005D5DE1" w:rsidP="008F7819">
            <w:pPr>
              <w:spacing w:line="360" w:lineRule="auto"/>
              <w:cnfStyle w:val="000000100000" w:firstRow="0" w:lastRow="0" w:firstColumn="0" w:lastColumn="0" w:oddVBand="0" w:evenVBand="0" w:oddHBand="1" w:evenHBand="0" w:firstRowFirstColumn="0" w:firstRowLastColumn="0" w:lastRowFirstColumn="0" w:lastRowLastColumn="0"/>
              <w:rPr>
                <w:del w:id="79" w:author="Mohammed Khateeb" w:date="2025-01-29T13:55:00Z" w16du:dateUtc="2025-01-29T09:55:00Z"/>
                <w:rFonts w:cstheme="minorHAnsi"/>
                <w:bCs/>
                <w:color w:val="auto"/>
                <w:szCs w:val="18"/>
              </w:rPr>
            </w:pPr>
            <w:del w:id="80" w:author="Mohammed Khateeb" w:date="2025-01-29T13:55:00Z" w16du:dateUtc="2025-01-29T09:55:00Z">
              <w:r w:rsidDel="00234FB8">
                <w:rPr>
                  <w:rFonts w:cstheme="minorHAnsi"/>
                  <w:bCs/>
                  <w:color w:val="auto"/>
                  <w:szCs w:val="18"/>
                </w:rPr>
                <w:delText>Manager</w:delText>
              </w:r>
              <w:r w:rsidRPr="00C741F1" w:rsidDel="00234FB8">
                <w:rPr>
                  <w:rFonts w:cstheme="minorHAnsi"/>
                  <w:bCs/>
                  <w:color w:val="auto"/>
                  <w:szCs w:val="18"/>
                </w:rPr>
                <w:delText xml:space="preserve"> - Trusted Advisory &amp; Risk Services</w:delText>
              </w:r>
            </w:del>
          </w:p>
        </w:tc>
        <w:tc>
          <w:tcPr>
            <w:tcW w:w="2088" w:type="dxa"/>
          </w:tcPr>
          <w:p w14:paraId="5DD21BD8" w14:textId="637BE09A" w:rsidR="005D5DE1" w:rsidRPr="00620A8A" w:rsidDel="00234FB8" w:rsidRDefault="005D5DE1" w:rsidP="008F7819">
            <w:pPr>
              <w:spacing w:line="360" w:lineRule="auto"/>
              <w:cnfStyle w:val="000000100000" w:firstRow="0" w:lastRow="0" w:firstColumn="0" w:lastColumn="0" w:oddVBand="0" w:evenVBand="0" w:oddHBand="1" w:evenHBand="0" w:firstRowFirstColumn="0" w:firstRowLastColumn="0" w:lastRowFirstColumn="0" w:lastRowLastColumn="0"/>
              <w:rPr>
                <w:del w:id="81" w:author="Mohammed Khateeb" w:date="2025-01-29T13:55:00Z" w16du:dateUtc="2025-01-29T09:55:00Z"/>
                <w:rFonts w:asciiTheme="majorHAnsi" w:hAnsiTheme="majorHAnsi" w:cstheme="minorHAnsi"/>
                <w:b/>
                <w:color w:val="auto"/>
                <w:sz w:val="20"/>
                <w:szCs w:val="20"/>
              </w:rPr>
            </w:pPr>
            <w:del w:id="82" w:author="Mohammed Khateeb" w:date="2025-01-29T13:55:00Z" w16du:dateUtc="2025-01-29T09:55:00Z">
              <w:r w:rsidRPr="005D5DE1" w:rsidDel="00234FB8">
                <w:rPr>
                  <w:rFonts w:asciiTheme="majorHAnsi" w:hAnsiTheme="majorHAnsi" w:cstheme="minorHAnsi"/>
                  <w:bCs/>
                  <w:color w:val="auto"/>
                  <w:szCs w:val="18"/>
                </w:rPr>
                <w:delText>Review and Update.</w:delText>
              </w:r>
            </w:del>
          </w:p>
        </w:tc>
      </w:tr>
      <w:tr w:rsidR="002C62CB" w:rsidRPr="00620A8A" w:rsidDel="00234FB8" w14:paraId="2F3DDB51" w14:textId="280FCFFC" w:rsidTr="00F91C97">
        <w:trPr>
          <w:cnfStyle w:val="000000010000" w:firstRow="0" w:lastRow="0" w:firstColumn="0" w:lastColumn="0" w:oddVBand="0" w:evenVBand="0" w:oddHBand="0" w:evenHBand="1" w:firstRowFirstColumn="0" w:firstRowLastColumn="0" w:lastRowFirstColumn="0" w:lastRowLastColumn="0"/>
          <w:del w:id="83" w:author="Mohammed Khateeb" w:date="2025-01-29T13:55:00Z"/>
        </w:trPr>
        <w:tc>
          <w:tcPr>
            <w:cnfStyle w:val="001000000000" w:firstRow="0" w:lastRow="0" w:firstColumn="1" w:lastColumn="0" w:oddVBand="0" w:evenVBand="0" w:oddHBand="0" w:evenHBand="0" w:firstRowFirstColumn="0" w:firstRowLastColumn="0" w:lastRowFirstColumn="0" w:lastRowLastColumn="0"/>
            <w:tcW w:w="1525" w:type="dxa"/>
          </w:tcPr>
          <w:p w14:paraId="53DB4904" w14:textId="593F560C" w:rsidR="002C62CB" w:rsidRPr="001F5857" w:rsidDel="00234FB8" w:rsidRDefault="00A42EB7" w:rsidP="008F7819">
            <w:pPr>
              <w:spacing w:line="360" w:lineRule="auto"/>
              <w:rPr>
                <w:del w:id="84" w:author="Mohammed Khateeb" w:date="2025-01-29T13:55:00Z" w16du:dateUtc="2025-01-29T09:55:00Z"/>
                <w:rFonts w:asciiTheme="majorHAnsi" w:hAnsiTheme="majorHAnsi" w:cstheme="minorHAnsi"/>
                <w:b w:val="0"/>
                <w:bCs w:val="0"/>
                <w:color w:val="auto"/>
                <w:sz w:val="20"/>
                <w:szCs w:val="20"/>
              </w:rPr>
            </w:pPr>
            <w:del w:id="85" w:author="Mohammed Khateeb" w:date="2025-01-29T13:55:00Z" w16du:dateUtc="2025-01-29T09:55:00Z">
              <w:r w:rsidRPr="00626169" w:rsidDel="00234FB8">
                <w:rPr>
                  <w:rFonts w:asciiTheme="majorHAnsi" w:hAnsiTheme="majorHAnsi" w:cstheme="minorHAnsi"/>
                  <w:b w:val="0"/>
                  <w:bCs w:val="0"/>
                  <w:color w:val="auto"/>
                  <w:szCs w:val="18"/>
                </w:rPr>
                <w:delText>06-Jan-2023</w:delText>
              </w:r>
            </w:del>
          </w:p>
        </w:tc>
        <w:tc>
          <w:tcPr>
            <w:tcW w:w="2247" w:type="dxa"/>
          </w:tcPr>
          <w:p w14:paraId="1E8D0F4C" w14:textId="1E2BD42C" w:rsidR="002C62CB" w:rsidRPr="00C741F1" w:rsidDel="00234FB8" w:rsidRDefault="00D10EC5" w:rsidP="008F7819">
            <w:pPr>
              <w:spacing w:line="360" w:lineRule="auto"/>
              <w:cnfStyle w:val="000000010000" w:firstRow="0" w:lastRow="0" w:firstColumn="0" w:lastColumn="0" w:oddVBand="0" w:evenVBand="0" w:oddHBand="0" w:evenHBand="1" w:firstRowFirstColumn="0" w:firstRowLastColumn="0" w:lastRowFirstColumn="0" w:lastRowLastColumn="0"/>
              <w:rPr>
                <w:del w:id="86" w:author="Mohammed Khateeb" w:date="2025-01-29T13:55:00Z" w16du:dateUtc="2025-01-29T09:55:00Z"/>
                <w:rFonts w:cstheme="minorHAnsi"/>
                <w:bCs/>
                <w:color w:val="auto"/>
                <w:szCs w:val="18"/>
              </w:rPr>
            </w:pPr>
            <w:del w:id="87" w:author="Mohammed Khateeb" w:date="2025-01-29T13:55:00Z" w16du:dateUtc="2025-01-29T09:55:00Z">
              <w:r w:rsidDel="00234FB8">
                <w:rPr>
                  <w:rFonts w:cstheme="minorHAnsi"/>
                  <w:bCs/>
                  <w:color w:val="auto"/>
                  <w:szCs w:val="18"/>
                </w:rPr>
                <w:delText xml:space="preserve">Satyavrat Thakur </w:delText>
              </w:r>
            </w:del>
          </w:p>
        </w:tc>
        <w:tc>
          <w:tcPr>
            <w:tcW w:w="4020" w:type="dxa"/>
          </w:tcPr>
          <w:p w14:paraId="24909F38" w14:textId="7305999F" w:rsidR="002C62CB" w:rsidDel="00234FB8" w:rsidRDefault="00C65D8A" w:rsidP="008F7819">
            <w:pPr>
              <w:spacing w:line="360" w:lineRule="auto"/>
              <w:cnfStyle w:val="000000010000" w:firstRow="0" w:lastRow="0" w:firstColumn="0" w:lastColumn="0" w:oddVBand="0" w:evenVBand="0" w:oddHBand="0" w:evenHBand="1" w:firstRowFirstColumn="0" w:firstRowLastColumn="0" w:lastRowFirstColumn="0" w:lastRowLastColumn="0"/>
              <w:rPr>
                <w:del w:id="88" w:author="Mohammed Khateeb" w:date="2025-01-29T13:55:00Z" w16du:dateUtc="2025-01-29T09:55:00Z"/>
                <w:rFonts w:cstheme="minorHAnsi"/>
                <w:bCs/>
                <w:color w:val="auto"/>
                <w:szCs w:val="18"/>
              </w:rPr>
            </w:pPr>
            <w:del w:id="89" w:author="Mohammed Khateeb" w:date="2025-01-29T13:55:00Z" w16du:dateUtc="2025-01-29T09:55:00Z">
              <w:r w:rsidDel="00234FB8">
                <w:rPr>
                  <w:rFonts w:cstheme="minorHAnsi"/>
                  <w:bCs/>
                  <w:color w:val="auto"/>
                  <w:szCs w:val="18"/>
                </w:rPr>
                <w:delText>Manager</w:delText>
              </w:r>
              <w:r w:rsidR="00626169" w:rsidRPr="00C741F1" w:rsidDel="00234FB8">
                <w:rPr>
                  <w:rFonts w:cstheme="minorHAnsi"/>
                  <w:bCs/>
                  <w:color w:val="auto"/>
                  <w:szCs w:val="18"/>
                </w:rPr>
                <w:delText xml:space="preserve"> </w:delText>
              </w:r>
              <w:r w:rsidDel="00234FB8">
                <w:rPr>
                  <w:rFonts w:cstheme="minorHAnsi"/>
                  <w:bCs/>
                  <w:color w:val="auto"/>
                  <w:szCs w:val="18"/>
                </w:rPr>
                <w:delText>–</w:delText>
              </w:r>
              <w:r w:rsidR="00626169" w:rsidRPr="00C741F1" w:rsidDel="00234FB8">
                <w:rPr>
                  <w:rFonts w:cstheme="minorHAnsi"/>
                  <w:bCs/>
                  <w:color w:val="auto"/>
                  <w:szCs w:val="18"/>
                </w:rPr>
                <w:delText xml:space="preserve"> </w:delText>
              </w:r>
              <w:r w:rsidDel="00234FB8">
                <w:rPr>
                  <w:rFonts w:cstheme="minorHAnsi"/>
                  <w:bCs/>
                  <w:color w:val="auto"/>
                  <w:szCs w:val="18"/>
                </w:rPr>
                <w:delText>Information Security</w:delText>
              </w:r>
              <w:r w:rsidR="00626169" w:rsidRPr="00C741F1" w:rsidDel="00234FB8">
                <w:rPr>
                  <w:rFonts w:cstheme="minorHAnsi"/>
                  <w:bCs/>
                  <w:color w:val="auto"/>
                  <w:szCs w:val="18"/>
                </w:rPr>
                <w:delText xml:space="preserve"> &amp; </w:delText>
              </w:r>
              <w:r w:rsidDel="00234FB8">
                <w:rPr>
                  <w:rFonts w:cstheme="minorHAnsi"/>
                  <w:bCs/>
                  <w:color w:val="auto"/>
                  <w:szCs w:val="18"/>
                </w:rPr>
                <w:delText>Assurance</w:delText>
              </w:r>
            </w:del>
          </w:p>
        </w:tc>
        <w:tc>
          <w:tcPr>
            <w:tcW w:w="2088" w:type="dxa"/>
          </w:tcPr>
          <w:p w14:paraId="5B38DB31" w14:textId="04F437DD" w:rsidR="002C62CB" w:rsidRPr="00620A8A" w:rsidDel="00234FB8" w:rsidRDefault="00A42EB7" w:rsidP="008F7819">
            <w:pPr>
              <w:spacing w:line="360" w:lineRule="auto"/>
              <w:cnfStyle w:val="000000010000" w:firstRow="0" w:lastRow="0" w:firstColumn="0" w:lastColumn="0" w:oddVBand="0" w:evenVBand="0" w:oddHBand="0" w:evenHBand="1" w:firstRowFirstColumn="0" w:firstRowLastColumn="0" w:lastRowFirstColumn="0" w:lastRowLastColumn="0"/>
              <w:rPr>
                <w:del w:id="90" w:author="Mohammed Khateeb" w:date="2025-01-29T13:55:00Z" w16du:dateUtc="2025-01-29T09:55:00Z"/>
                <w:rFonts w:asciiTheme="majorHAnsi" w:hAnsiTheme="majorHAnsi" w:cstheme="minorHAnsi"/>
                <w:b/>
                <w:color w:val="auto"/>
                <w:sz w:val="20"/>
                <w:szCs w:val="20"/>
              </w:rPr>
            </w:pPr>
            <w:del w:id="91" w:author="Mohammed Khateeb" w:date="2025-01-29T13:55:00Z" w16du:dateUtc="2025-01-29T09:55:00Z">
              <w:r w:rsidRPr="005D5DE1" w:rsidDel="00234FB8">
                <w:rPr>
                  <w:rFonts w:asciiTheme="majorHAnsi" w:hAnsiTheme="majorHAnsi" w:cstheme="minorHAnsi"/>
                  <w:bCs/>
                  <w:color w:val="auto"/>
                  <w:szCs w:val="18"/>
                </w:rPr>
                <w:delText>Review and Update.</w:delText>
              </w:r>
            </w:del>
          </w:p>
        </w:tc>
      </w:tr>
      <w:tr w:rsidR="000E19B7" w:rsidRPr="00620A8A" w:rsidDel="00234FB8" w14:paraId="502E514C" w14:textId="483883FB" w:rsidTr="00F91C97">
        <w:trPr>
          <w:cnfStyle w:val="000000100000" w:firstRow="0" w:lastRow="0" w:firstColumn="0" w:lastColumn="0" w:oddVBand="0" w:evenVBand="0" w:oddHBand="1" w:evenHBand="0" w:firstRowFirstColumn="0" w:firstRowLastColumn="0" w:lastRowFirstColumn="0" w:lastRowLastColumn="0"/>
          <w:del w:id="92" w:author="Mohammed Khateeb" w:date="2025-01-29T13:55:00Z"/>
        </w:trPr>
        <w:tc>
          <w:tcPr>
            <w:cnfStyle w:val="001000000000" w:firstRow="0" w:lastRow="0" w:firstColumn="1" w:lastColumn="0" w:oddVBand="0" w:evenVBand="0" w:oddHBand="0" w:evenHBand="0" w:firstRowFirstColumn="0" w:firstRowLastColumn="0" w:lastRowFirstColumn="0" w:lastRowLastColumn="0"/>
            <w:tcW w:w="1525" w:type="dxa"/>
          </w:tcPr>
          <w:p w14:paraId="0207A2D3" w14:textId="0EB91248" w:rsidR="000E19B7" w:rsidRPr="00A42EB7" w:rsidDel="00234FB8" w:rsidRDefault="00A42EB7" w:rsidP="008F7819">
            <w:pPr>
              <w:spacing w:line="360" w:lineRule="auto"/>
              <w:rPr>
                <w:del w:id="93" w:author="Mohammed Khateeb" w:date="2025-01-29T13:55:00Z" w16du:dateUtc="2025-01-29T09:55:00Z"/>
                <w:rFonts w:asciiTheme="majorHAnsi" w:hAnsiTheme="majorHAnsi" w:cstheme="minorHAnsi"/>
                <w:b w:val="0"/>
                <w:bCs w:val="0"/>
                <w:color w:val="auto"/>
                <w:sz w:val="20"/>
                <w:szCs w:val="20"/>
              </w:rPr>
            </w:pPr>
            <w:del w:id="94" w:author="Mohammed Khateeb" w:date="2025-01-29T13:55:00Z" w16du:dateUtc="2025-01-29T09:55:00Z">
              <w:r w:rsidRPr="00A42EB7" w:rsidDel="00234FB8">
                <w:rPr>
                  <w:b w:val="0"/>
                </w:rPr>
                <w:delText>29-Mar-2023</w:delText>
              </w:r>
            </w:del>
          </w:p>
        </w:tc>
        <w:tc>
          <w:tcPr>
            <w:tcW w:w="2247" w:type="dxa"/>
          </w:tcPr>
          <w:p w14:paraId="79FE3B2F" w14:textId="0F8132C5" w:rsidR="000E19B7" w:rsidDel="00234FB8" w:rsidRDefault="000E19B7" w:rsidP="008F7819">
            <w:pPr>
              <w:spacing w:line="360" w:lineRule="auto"/>
              <w:cnfStyle w:val="000000100000" w:firstRow="0" w:lastRow="0" w:firstColumn="0" w:lastColumn="0" w:oddVBand="0" w:evenVBand="0" w:oddHBand="1" w:evenHBand="0" w:firstRowFirstColumn="0" w:firstRowLastColumn="0" w:lastRowFirstColumn="0" w:lastRowLastColumn="0"/>
              <w:rPr>
                <w:del w:id="95" w:author="Mohammed Khateeb" w:date="2025-01-29T13:55:00Z" w16du:dateUtc="2025-01-29T09:55:00Z"/>
                <w:rFonts w:cstheme="minorHAnsi"/>
                <w:bCs/>
                <w:color w:val="auto"/>
                <w:szCs w:val="18"/>
              </w:rPr>
            </w:pPr>
            <w:del w:id="96" w:author="Mohammed Khateeb" w:date="2025-01-29T13:55:00Z" w16du:dateUtc="2025-01-29T09:55:00Z">
              <w:r w:rsidDel="00234FB8">
                <w:rPr>
                  <w:rFonts w:cstheme="minorHAnsi"/>
                  <w:bCs/>
                  <w:color w:val="auto"/>
                  <w:szCs w:val="18"/>
                </w:rPr>
                <w:delText>David Laliberte</w:delText>
              </w:r>
            </w:del>
          </w:p>
        </w:tc>
        <w:tc>
          <w:tcPr>
            <w:tcW w:w="4020" w:type="dxa"/>
          </w:tcPr>
          <w:p w14:paraId="293185AB" w14:textId="1BFB9A3D" w:rsidR="000E19B7" w:rsidDel="00234FB8" w:rsidRDefault="000E19B7" w:rsidP="008F7819">
            <w:pPr>
              <w:spacing w:line="360" w:lineRule="auto"/>
              <w:cnfStyle w:val="000000100000" w:firstRow="0" w:lastRow="0" w:firstColumn="0" w:lastColumn="0" w:oddVBand="0" w:evenVBand="0" w:oddHBand="1" w:evenHBand="0" w:firstRowFirstColumn="0" w:firstRowLastColumn="0" w:lastRowFirstColumn="0" w:lastRowLastColumn="0"/>
              <w:rPr>
                <w:del w:id="97" w:author="Mohammed Khateeb" w:date="2025-01-29T13:55:00Z" w16du:dateUtc="2025-01-29T09:55:00Z"/>
                <w:rFonts w:cstheme="minorHAnsi"/>
                <w:bCs/>
                <w:color w:val="auto"/>
                <w:szCs w:val="18"/>
              </w:rPr>
            </w:pPr>
            <w:del w:id="98" w:author="Mohammed Khateeb" w:date="2025-01-29T13:55:00Z" w16du:dateUtc="2025-01-29T09:55:00Z">
              <w:r w:rsidDel="00234FB8">
                <w:rPr>
                  <w:rFonts w:cstheme="minorHAnsi"/>
                  <w:bCs/>
                  <w:color w:val="auto"/>
                  <w:szCs w:val="18"/>
                </w:rPr>
                <w:delText>General Counsel</w:delText>
              </w:r>
            </w:del>
          </w:p>
        </w:tc>
        <w:tc>
          <w:tcPr>
            <w:tcW w:w="2088" w:type="dxa"/>
          </w:tcPr>
          <w:p w14:paraId="6BE1CACF" w14:textId="4F5342DA" w:rsidR="000E19B7" w:rsidRPr="005D5DE1" w:rsidDel="00234FB8" w:rsidRDefault="00F91C97" w:rsidP="008F7819">
            <w:pPr>
              <w:spacing w:line="360" w:lineRule="auto"/>
              <w:cnfStyle w:val="000000100000" w:firstRow="0" w:lastRow="0" w:firstColumn="0" w:lastColumn="0" w:oddVBand="0" w:evenVBand="0" w:oddHBand="1" w:evenHBand="0" w:firstRowFirstColumn="0" w:firstRowLastColumn="0" w:lastRowFirstColumn="0" w:lastRowLastColumn="0"/>
              <w:rPr>
                <w:del w:id="99" w:author="Mohammed Khateeb" w:date="2025-01-29T13:55:00Z" w16du:dateUtc="2025-01-29T09:55:00Z"/>
                <w:rFonts w:asciiTheme="majorHAnsi" w:hAnsiTheme="majorHAnsi" w:cstheme="minorHAnsi"/>
                <w:bCs/>
                <w:color w:val="auto"/>
                <w:szCs w:val="18"/>
              </w:rPr>
            </w:pPr>
            <w:del w:id="100" w:author="Mohammed Khateeb" w:date="2025-01-29T13:55:00Z" w16du:dateUtc="2025-01-29T09:55:00Z">
              <w:r w:rsidRPr="005D5DE1" w:rsidDel="00234FB8">
                <w:rPr>
                  <w:rFonts w:asciiTheme="majorHAnsi" w:hAnsiTheme="majorHAnsi" w:cstheme="minorHAnsi"/>
                  <w:bCs/>
                  <w:color w:val="auto"/>
                  <w:szCs w:val="18"/>
                </w:rPr>
                <w:delText>Review and Update.</w:delText>
              </w:r>
            </w:del>
          </w:p>
        </w:tc>
      </w:tr>
      <w:tr w:rsidR="003618C6" w:rsidRPr="00620A8A" w:rsidDel="00234FB8" w14:paraId="2E84EA5B" w14:textId="1D807D34" w:rsidTr="00F91C97">
        <w:trPr>
          <w:cnfStyle w:val="000000010000" w:firstRow="0" w:lastRow="0" w:firstColumn="0" w:lastColumn="0" w:oddVBand="0" w:evenVBand="0" w:oddHBand="0" w:evenHBand="1" w:firstRowFirstColumn="0" w:firstRowLastColumn="0" w:lastRowFirstColumn="0" w:lastRowLastColumn="0"/>
          <w:del w:id="101" w:author="Mohammed Khateeb" w:date="2025-01-29T13:55:00Z"/>
        </w:trPr>
        <w:tc>
          <w:tcPr>
            <w:cnfStyle w:val="001000000000" w:firstRow="0" w:lastRow="0" w:firstColumn="1" w:lastColumn="0" w:oddVBand="0" w:evenVBand="0" w:oddHBand="0" w:evenHBand="0" w:firstRowFirstColumn="0" w:firstRowLastColumn="0" w:lastRowFirstColumn="0" w:lastRowLastColumn="0"/>
            <w:tcW w:w="1525" w:type="dxa"/>
          </w:tcPr>
          <w:p w14:paraId="74CFE54E" w14:textId="22D83CBA" w:rsidR="003618C6" w:rsidRPr="00A42EB7" w:rsidDel="00234FB8" w:rsidRDefault="003618C6" w:rsidP="003618C6">
            <w:pPr>
              <w:spacing w:line="360" w:lineRule="auto"/>
              <w:rPr>
                <w:del w:id="102" w:author="Mohammed Khateeb" w:date="2025-01-29T13:55:00Z" w16du:dateUtc="2025-01-29T09:55:00Z"/>
              </w:rPr>
            </w:pPr>
            <w:del w:id="103" w:author="Mohammed Khateeb" w:date="2025-01-29T13:55:00Z" w16du:dateUtc="2025-01-29T09:55:00Z">
              <w:r w:rsidRPr="00661E6E" w:rsidDel="00234FB8">
                <w:rPr>
                  <w:rFonts w:cstheme="minorHAnsi"/>
                  <w:b w:val="0"/>
                  <w:bCs w:val="0"/>
                  <w:color w:val="auto"/>
                  <w:szCs w:val="18"/>
                </w:rPr>
                <w:delText>05-Mar-2024</w:delText>
              </w:r>
            </w:del>
          </w:p>
        </w:tc>
        <w:tc>
          <w:tcPr>
            <w:tcW w:w="2247" w:type="dxa"/>
          </w:tcPr>
          <w:p w14:paraId="669CD852" w14:textId="44A82A66" w:rsidR="003618C6" w:rsidDel="00234FB8" w:rsidRDefault="003618C6" w:rsidP="003618C6">
            <w:pPr>
              <w:spacing w:line="360" w:lineRule="auto"/>
              <w:cnfStyle w:val="000000010000" w:firstRow="0" w:lastRow="0" w:firstColumn="0" w:lastColumn="0" w:oddVBand="0" w:evenVBand="0" w:oddHBand="0" w:evenHBand="1" w:firstRowFirstColumn="0" w:firstRowLastColumn="0" w:lastRowFirstColumn="0" w:lastRowLastColumn="0"/>
              <w:rPr>
                <w:del w:id="104" w:author="Mohammed Khateeb" w:date="2025-01-29T13:55:00Z" w16du:dateUtc="2025-01-29T09:55:00Z"/>
                <w:rFonts w:cstheme="minorHAnsi"/>
                <w:bCs/>
                <w:color w:val="auto"/>
                <w:szCs w:val="18"/>
              </w:rPr>
            </w:pPr>
            <w:del w:id="105" w:author="Mohammed Khateeb" w:date="2025-01-29T13:55:00Z" w16du:dateUtc="2025-01-29T09:55:00Z">
              <w:r w:rsidRPr="00661E6E" w:rsidDel="00234FB8">
                <w:rPr>
                  <w:rFonts w:cstheme="minorHAnsi"/>
                  <w:bCs/>
                  <w:color w:val="auto"/>
                  <w:szCs w:val="18"/>
                </w:rPr>
                <w:delText>Abdulaziz Alblooshi</w:delText>
              </w:r>
            </w:del>
          </w:p>
        </w:tc>
        <w:tc>
          <w:tcPr>
            <w:tcW w:w="4020" w:type="dxa"/>
          </w:tcPr>
          <w:p w14:paraId="2A23ACB7" w14:textId="0550F513" w:rsidR="003618C6" w:rsidDel="00234FB8" w:rsidRDefault="003618C6" w:rsidP="003618C6">
            <w:pPr>
              <w:spacing w:line="360" w:lineRule="auto"/>
              <w:cnfStyle w:val="000000010000" w:firstRow="0" w:lastRow="0" w:firstColumn="0" w:lastColumn="0" w:oddVBand="0" w:evenVBand="0" w:oddHBand="0" w:evenHBand="1" w:firstRowFirstColumn="0" w:firstRowLastColumn="0" w:lastRowFirstColumn="0" w:lastRowLastColumn="0"/>
              <w:rPr>
                <w:del w:id="106" w:author="Mohammed Khateeb" w:date="2025-01-29T13:55:00Z" w16du:dateUtc="2025-01-29T09:55:00Z"/>
                <w:rFonts w:cstheme="minorHAnsi"/>
                <w:bCs/>
                <w:color w:val="auto"/>
                <w:szCs w:val="18"/>
              </w:rPr>
            </w:pPr>
            <w:del w:id="107" w:author="Mohammed Khateeb" w:date="2025-01-29T13:55:00Z" w16du:dateUtc="2025-01-29T09:55:00Z">
              <w:r w:rsidRPr="00661E6E" w:rsidDel="00234FB8">
                <w:rPr>
                  <w:rFonts w:cstheme="minorHAnsi"/>
                  <w:bCs/>
                  <w:color w:val="auto"/>
                  <w:szCs w:val="18"/>
                </w:rPr>
                <w:delText xml:space="preserve">Consultant – </w:delText>
              </w:r>
              <w:r w:rsidR="00DB76E9" w:rsidDel="00234FB8">
                <w:rPr>
                  <w:rFonts w:cstheme="minorHAnsi"/>
                  <w:bCs/>
                  <w:color w:val="auto"/>
                  <w:szCs w:val="18"/>
                </w:rPr>
                <w:delText>Cyber Consulting Services</w:delText>
              </w:r>
            </w:del>
          </w:p>
        </w:tc>
        <w:tc>
          <w:tcPr>
            <w:tcW w:w="2088" w:type="dxa"/>
          </w:tcPr>
          <w:p w14:paraId="35A5A3AD" w14:textId="189EC1E0" w:rsidR="003618C6" w:rsidRPr="005D5DE1" w:rsidDel="00234FB8" w:rsidRDefault="003618C6" w:rsidP="003618C6">
            <w:pPr>
              <w:spacing w:line="360" w:lineRule="auto"/>
              <w:cnfStyle w:val="000000010000" w:firstRow="0" w:lastRow="0" w:firstColumn="0" w:lastColumn="0" w:oddVBand="0" w:evenVBand="0" w:oddHBand="0" w:evenHBand="1" w:firstRowFirstColumn="0" w:firstRowLastColumn="0" w:lastRowFirstColumn="0" w:lastRowLastColumn="0"/>
              <w:rPr>
                <w:del w:id="108" w:author="Mohammed Khateeb" w:date="2025-01-29T13:55:00Z" w16du:dateUtc="2025-01-29T09:55:00Z"/>
                <w:rFonts w:asciiTheme="majorHAnsi" w:hAnsiTheme="majorHAnsi" w:cstheme="minorHAnsi"/>
                <w:bCs/>
                <w:color w:val="auto"/>
                <w:szCs w:val="18"/>
              </w:rPr>
            </w:pPr>
            <w:del w:id="109" w:author="Mohammed Khateeb" w:date="2025-01-29T13:55:00Z" w16du:dateUtc="2025-01-29T09:55:00Z">
              <w:r w:rsidRPr="00661E6E" w:rsidDel="00234FB8">
                <w:rPr>
                  <w:rFonts w:asciiTheme="majorHAnsi" w:hAnsiTheme="majorHAnsi" w:cstheme="minorHAnsi"/>
                  <w:bCs/>
                  <w:color w:val="auto"/>
                  <w:szCs w:val="18"/>
                </w:rPr>
                <w:delText xml:space="preserve">Review and </w:delText>
              </w:r>
              <w:r w:rsidR="00853369" w:rsidDel="00234FB8">
                <w:rPr>
                  <w:rFonts w:asciiTheme="majorHAnsi" w:hAnsiTheme="majorHAnsi" w:cstheme="minorHAnsi"/>
                  <w:bCs/>
                  <w:color w:val="auto"/>
                  <w:szCs w:val="18"/>
                </w:rPr>
                <w:delText xml:space="preserve">minor </w:delText>
              </w:r>
              <w:r w:rsidRPr="00661E6E" w:rsidDel="00234FB8">
                <w:rPr>
                  <w:rFonts w:asciiTheme="majorHAnsi" w:hAnsiTheme="majorHAnsi" w:cstheme="minorHAnsi"/>
                  <w:bCs/>
                  <w:color w:val="auto"/>
                  <w:szCs w:val="18"/>
                </w:rPr>
                <w:delText>update.</w:delText>
              </w:r>
            </w:del>
          </w:p>
        </w:tc>
      </w:tr>
      <w:tr w:rsidR="00053A1E" w:rsidRPr="00620A8A" w:rsidDel="00234FB8" w14:paraId="4C499B2E" w14:textId="122815A6" w:rsidTr="00F91C97">
        <w:trPr>
          <w:cnfStyle w:val="000000100000" w:firstRow="0" w:lastRow="0" w:firstColumn="0" w:lastColumn="0" w:oddVBand="0" w:evenVBand="0" w:oddHBand="1" w:evenHBand="0" w:firstRowFirstColumn="0" w:firstRowLastColumn="0" w:lastRowFirstColumn="0" w:lastRowLastColumn="0"/>
          <w:del w:id="110" w:author="Mohammed Khateeb" w:date="2025-01-29T13:55:00Z"/>
        </w:trPr>
        <w:tc>
          <w:tcPr>
            <w:cnfStyle w:val="001000000000" w:firstRow="0" w:lastRow="0" w:firstColumn="1" w:lastColumn="0" w:oddVBand="0" w:evenVBand="0" w:oddHBand="0" w:evenHBand="0" w:firstRowFirstColumn="0" w:firstRowLastColumn="0" w:lastRowFirstColumn="0" w:lastRowLastColumn="0"/>
            <w:tcW w:w="1525" w:type="dxa"/>
          </w:tcPr>
          <w:p w14:paraId="2044A228" w14:textId="45EA4D21" w:rsidR="00053A1E" w:rsidRPr="00053A1E" w:rsidDel="00234FB8" w:rsidRDefault="00053A1E" w:rsidP="00053A1E">
            <w:pPr>
              <w:spacing w:line="360" w:lineRule="auto"/>
              <w:rPr>
                <w:del w:id="111" w:author="Mohammed Khateeb" w:date="2025-01-29T13:55:00Z" w16du:dateUtc="2025-01-29T09:55:00Z"/>
                <w:rFonts w:cstheme="minorHAnsi"/>
                <w:b w:val="0"/>
                <w:bCs w:val="0"/>
                <w:color w:val="auto"/>
                <w:szCs w:val="18"/>
              </w:rPr>
            </w:pPr>
            <w:del w:id="112" w:author="Mohammed Khateeb" w:date="2025-01-29T13:55:00Z" w16du:dateUtc="2025-01-29T09:55:00Z">
              <w:r w:rsidRPr="00053A1E" w:rsidDel="00234FB8">
                <w:rPr>
                  <w:rFonts w:ascii="Space Grotesk" w:hAnsi="Space Grotesk"/>
                  <w:b w:val="0"/>
                  <w:bCs w:val="0"/>
                  <w:spacing w:val="-2"/>
                  <w:szCs w:val="18"/>
                </w:rPr>
                <w:delText>18-Mar-2024</w:delText>
              </w:r>
            </w:del>
          </w:p>
        </w:tc>
        <w:tc>
          <w:tcPr>
            <w:tcW w:w="2247" w:type="dxa"/>
          </w:tcPr>
          <w:p w14:paraId="040DAAE2" w14:textId="6915F95B" w:rsidR="00053A1E" w:rsidRPr="00053A1E" w:rsidDel="00234FB8" w:rsidRDefault="00053A1E" w:rsidP="00053A1E">
            <w:pPr>
              <w:spacing w:line="360" w:lineRule="auto"/>
              <w:cnfStyle w:val="000000100000" w:firstRow="0" w:lastRow="0" w:firstColumn="0" w:lastColumn="0" w:oddVBand="0" w:evenVBand="0" w:oddHBand="1" w:evenHBand="0" w:firstRowFirstColumn="0" w:firstRowLastColumn="0" w:lastRowFirstColumn="0" w:lastRowLastColumn="0"/>
              <w:rPr>
                <w:del w:id="113" w:author="Mohammed Khateeb" w:date="2025-01-29T13:55:00Z" w16du:dateUtc="2025-01-29T09:55:00Z"/>
                <w:rFonts w:cstheme="minorHAnsi"/>
                <w:bCs/>
                <w:color w:val="auto"/>
                <w:szCs w:val="18"/>
              </w:rPr>
            </w:pPr>
            <w:del w:id="114" w:author="Mohammed Khateeb" w:date="2025-01-29T13:55:00Z" w16du:dateUtc="2025-01-29T09:55:00Z">
              <w:r w:rsidRPr="00053A1E" w:rsidDel="00234FB8">
                <w:rPr>
                  <w:rFonts w:ascii="Space Grotesk" w:hAnsi="Space Grotesk"/>
                </w:rPr>
                <w:delText>Mohammed Khateeb</w:delText>
              </w:r>
            </w:del>
          </w:p>
        </w:tc>
        <w:tc>
          <w:tcPr>
            <w:tcW w:w="4020" w:type="dxa"/>
          </w:tcPr>
          <w:p w14:paraId="1B61451E" w14:textId="67B5AEE9" w:rsidR="00053A1E" w:rsidRPr="00053A1E" w:rsidDel="00234FB8" w:rsidRDefault="00053A1E" w:rsidP="00053A1E">
            <w:pPr>
              <w:spacing w:line="360" w:lineRule="auto"/>
              <w:cnfStyle w:val="000000100000" w:firstRow="0" w:lastRow="0" w:firstColumn="0" w:lastColumn="0" w:oddVBand="0" w:evenVBand="0" w:oddHBand="1" w:evenHBand="0" w:firstRowFirstColumn="0" w:firstRowLastColumn="0" w:lastRowFirstColumn="0" w:lastRowLastColumn="0"/>
              <w:rPr>
                <w:del w:id="115" w:author="Mohammed Khateeb" w:date="2025-01-29T13:55:00Z" w16du:dateUtc="2025-01-29T09:55:00Z"/>
                <w:rFonts w:cstheme="minorHAnsi"/>
                <w:bCs/>
                <w:color w:val="auto"/>
                <w:szCs w:val="18"/>
              </w:rPr>
            </w:pPr>
            <w:del w:id="116" w:author="Mohammed Khateeb" w:date="2025-01-29T13:55:00Z" w16du:dateUtc="2025-01-29T09:55:00Z">
              <w:r w:rsidRPr="00053A1E" w:rsidDel="00234FB8">
                <w:rPr>
                  <w:rFonts w:ascii="Space Grotesk" w:hAnsi="Space Grotesk"/>
                  <w:szCs w:val="18"/>
                </w:rPr>
                <w:delText>Associate - Cyber Consulting Services</w:delText>
              </w:r>
            </w:del>
          </w:p>
        </w:tc>
        <w:tc>
          <w:tcPr>
            <w:tcW w:w="2088" w:type="dxa"/>
          </w:tcPr>
          <w:p w14:paraId="7DA55F65" w14:textId="7595E2BB" w:rsidR="00053A1E" w:rsidRPr="00053A1E" w:rsidDel="00234FB8" w:rsidRDefault="00053A1E" w:rsidP="00053A1E">
            <w:pPr>
              <w:spacing w:line="360" w:lineRule="auto"/>
              <w:cnfStyle w:val="000000100000" w:firstRow="0" w:lastRow="0" w:firstColumn="0" w:lastColumn="0" w:oddVBand="0" w:evenVBand="0" w:oddHBand="1" w:evenHBand="0" w:firstRowFirstColumn="0" w:firstRowLastColumn="0" w:lastRowFirstColumn="0" w:lastRowLastColumn="0"/>
              <w:rPr>
                <w:del w:id="117" w:author="Mohammed Khateeb" w:date="2025-01-29T13:55:00Z" w16du:dateUtc="2025-01-29T09:55:00Z"/>
                <w:rFonts w:asciiTheme="majorHAnsi" w:hAnsiTheme="majorHAnsi" w:cstheme="minorHAnsi"/>
                <w:bCs/>
                <w:color w:val="auto"/>
                <w:szCs w:val="18"/>
              </w:rPr>
            </w:pPr>
            <w:del w:id="118" w:author="Mohammed Khateeb" w:date="2025-01-29T13:55:00Z" w16du:dateUtc="2025-01-29T09:55:00Z">
              <w:r w:rsidRPr="00053A1E" w:rsidDel="00234FB8">
                <w:rPr>
                  <w:rFonts w:ascii="Space Grotesk" w:hAnsi="Space Grotesk"/>
                  <w:szCs w:val="18"/>
                </w:rPr>
                <w:delText>Review and minor update</w:delText>
              </w:r>
            </w:del>
          </w:p>
        </w:tc>
      </w:tr>
      <w:tr w:rsidR="00053A1E" w:rsidRPr="00620A8A" w14:paraId="08E55664" w14:textId="77777777" w:rsidTr="00F91C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ED3065B" w14:textId="491B1494" w:rsidR="00053A1E" w:rsidRPr="00053A1E" w:rsidRDefault="00053A1E" w:rsidP="00053A1E">
            <w:pPr>
              <w:spacing w:line="360" w:lineRule="auto"/>
              <w:rPr>
                <w:rFonts w:cstheme="minorHAnsi"/>
                <w:b w:val="0"/>
                <w:bCs w:val="0"/>
                <w:color w:val="auto"/>
                <w:szCs w:val="18"/>
              </w:rPr>
            </w:pPr>
            <w:del w:id="119" w:author="Mohammed Khateeb" w:date="2025-01-29T13:55:00Z" w16du:dateUtc="2025-01-29T09:55:00Z">
              <w:r w:rsidRPr="00053A1E" w:rsidDel="00234FB8">
                <w:rPr>
                  <w:rFonts w:ascii="Space Grotesk" w:hAnsi="Space Grotesk"/>
                  <w:b w:val="0"/>
                  <w:bCs w:val="0"/>
                  <w:spacing w:val="-2"/>
                  <w:szCs w:val="18"/>
                </w:rPr>
                <w:delText>19-Mar-2024</w:delText>
              </w:r>
            </w:del>
          </w:p>
        </w:tc>
        <w:tc>
          <w:tcPr>
            <w:tcW w:w="2247" w:type="dxa"/>
          </w:tcPr>
          <w:p w14:paraId="40A7B84F" w14:textId="22FC6E2A" w:rsidR="00053A1E" w:rsidRPr="00053A1E" w:rsidRDefault="00053A1E" w:rsidP="00053A1E">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del w:id="120" w:author="Mohammed Khateeb" w:date="2025-01-29T13:55:00Z" w16du:dateUtc="2025-01-29T09:55:00Z">
              <w:r w:rsidRPr="00053A1E" w:rsidDel="00234FB8">
                <w:rPr>
                  <w:rFonts w:ascii="Space Grotesk" w:hAnsi="Space Grotesk"/>
                </w:rPr>
                <w:delText>Marcelo Capdeville</w:delText>
              </w:r>
            </w:del>
          </w:p>
        </w:tc>
        <w:tc>
          <w:tcPr>
            <w:tcW w:w="4020" w:type="dxa"/>
          </w:tcPr>
          <w:p w14:paraId="7D569413" w14:textId="36E24EF9" w:rsidR="00053A1E" w:rsidRPr="00053A1E" w:rsidRDefault="00053A1E" w:rsidP="00053A1E">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del w:id="121" w:author="Mohammed Khateeb" w:date="2025-01-29T13:55:00Z" w16du:dateUtc="2025-01-29T09:55:00Z">
              <w:r w:rsidRPr="00053A1E" w:rsidDel="00234FB8">
                <w:rPr>
                  <w:rFonts w:ascii="Space Grotesk" w:hAnsi="Space Grotesk"/>
                  <w:szCs w:val="18"/>
                </w:rPr>
                <w:delText>Chief Information Officer</w:delText>
              </w:r>
            </w:del>
          </w:p>
        </w:tc>
        <w:tc>
          <w:tcPr>
            <w:tcW w:w="2088" w:type="dxa"/>
          </w:tcPr>
          <w:p w14:paraId="7D7B93E3" w14:textId="081EC13E" w:rsidR="00053A1E" w:rsidRPr="00053A1E" w:rsidRDefault="00053A1E" w:rsidP="00053A1E">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r w:rsidRPr="00053A1E">
              <w:rPr>
                <w:rFonts w:ascii="Space Grotesk" w:hAnsi="Space Grotesk"/>
                <w:szCs w:val="18"/>
              </w:rPr>
              <w:t>Review and minor update</w:t>
            </w:r>
          </w:p>
        </w:tc>
      </w:tr>
    </w:tbl>
    <w:p w14:paraId="2FDE2792" w14:textId="77777777" w:rsidR="00C6280A" w:rsidRPr="00620A8A" w:rsidRDefault="00C6280A" w:rsidP="005A44BF">
      <w:pPr>
        <w:rPr>
          <w:rFonts w:asciiTheme="majorHAnsi" w:hAnsiTheme="majorHAnsi" w:cstheme="minorHAnsi"/>
          <w:b/>
          <w:color w:val="5C5C5C" w:themeColor="text2"/>
          <w:szCs w:val="16"/>
        </w:rPr>
      </w:pPr>
    </w:p>
    <w:tbl>
      <w:tblPr>
        <w:tblpPr w:leftFromText="180" w:rightFromText="180" w:vertAnchor="text" w:horzAnchor="margin" w:tblpY="205"/>
        <w:tblW w:w="989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43" w:type="dxa"/>
          <w:left w:w="14" w:type="dxa"/>
          <w:bottom w:w="43" w:type="dxa"/>
          <w:right w:w="14" w:type="dxa"/>
        </w:tblCellMar>
        <w:tblLook w:val="01E0" w:firstRow="1" w:lastRow="1" w:firstColumn="1" w:lastColumn="1" w:noHBand="0" w:noVBand="0"/>
      </w:tblPr>
      <w:tblGrid>
        <w:gridCol w:w="2703"/>
        <w:gridCol w:w="3524"/>
        <w:gridCol w:w="3668"/>
      </w:tblGrid>
      <w:tr w:rsidR="00853369" w:rsidRPr="003A0A38" w14:paraId="60DE8D62" w14:textId="77777777" w:rsidTr="00DB76E9">
        <w:trPr>
          <w:trHeight w:val="484"/>
        </w:trPr>
        <w:tc>
          <w:tcPr>
            <w:tcW w:w="9895" w:type="dxa"/>
            <w:gridSpan w:val="3"/>
            <w:shd w:val="clear" w:color="auto" w:fill="000000"/>
          </w:tcPr>
          <w:p w14:paraId="0D4666B3" w14:textId="77777777" w:rsidR="00853369" w:rsidRPr="00935D5E" w:rsidRDefault="00853369" w:rsidP="006B522A">
            <w:pPr>
              <w:pStyle w:val="TableParagraph"/>
              <w:spacing w:before="59"/>
              <w:rPr>
                <w:rFonts w:ascii="Space Grotesk" w:hAnsi="Space Grotesk"/>
                <w:b/>
                <w:sz w:val="18"/>
                <w:szCs w:val="18"/>
              </w:rPr>
            </w:pPr>
            <w:r w:rsidRPr="00935D5E">
              <w:rPr>
                <w:rFonts w:ascii="Space Grotesk" w:hAnsi="Space Grotesk"/>
                <w:b/>
                <w:color w:val="FFFFFF"/>
                <w:spacing w:val="-2"/>
                <w:sz w:val="18"/>
                <w:szCs w:val="18"/>
              </w:rPr>
              <w:t>Approvals</w:t>
            </w:r>
          </w:p>
        </w:tc>
      </w:tr>
      <w:tr w:rsidR="00DB76E9" w:rsidRPr="003A0A38" w14:paraId="53355851" w14:textId="77777777" w:rsidTr="00DB76E9">
        <w:trPr>
          <w:trHeight w:val="480"/>
        </w:trPr>
        <w:tc>
          <w:tcPr>
            <w:tcW w:w="2703" w:type="dxa"/>
            <w:shd w:val="clear" w:color="auto" w:fill="F1F1F1"/>
          </w:tcPr>
          <w:p w14:paraId="54E2D6D2" w14:textId="77777777" w:rsidR="00DB76E9" w:rsidRPr="00935D5E" w:rsidRDefault="00DB76E9" w:rsidP="006B522A">
            <w:pPr>
              <w:pStyle w:val="TableParagraph"/>
              <w:spacing w:before="59" w:line="360" w:lineRule="auto"/>
              <w:rPr>
                <w:rFonts w:ascii="Space Grotesk" w:hAnsi="Space Grotesk"/>
                <w:b/>
                <w:sz w:val="18"/>
                <w:szCs w:val="18"/>
              </w:rPr>
            </w:pPr>
            <w:r w:rsidRPr="00935D5E">
              <w:rPr>
                <w:rFonts w:ascii="Space Grotesk" w:hAnsi="Space Grotesk"/>
                <w:b/>
                <w:spacing w:val="-4"/>
                <w:sz w:val="18"/>
                <w:szCs w:val="18"/>
              </w:rPr>
              <w:t>Name</w:t>
            </w:r>
          </w:p>
        </w:tc>
        <w:tc>
          <w:tcPr>
            <w:tcW w:w="3524" w:type="dxa"/>
            <w:shd w:val="clear" w:color="auto" w:fill="F1F1F1"/>
          </w:tcPr>
          <w:p w14:paraId="1D58178C" w14:textId="77777777" w:rsidR="00DB76E9" w:rsidRPr="00935D5E" w:rsidRDefault="00DB76E9" w:rsidP="006B522A">
            <w:pPr>
              <w:pStyle w:val="TableParagraph"/>
              <w:spacing w:before="59" w:line="360" w:lineRule="auto"/>
              <w:ind w:left="144"/>
              <w:rPr>
                <w:rFonts w:ascii="Space Grotesk" w:hAnsi="Space Grotesk"/>
                <w:b/>
                <w:sz w:val="18"/>
                <w:szCs w:val="18"/>
              </w:rPr>
            </w:pPr>
            <w:r w:rsidRPr="00935D5E">
              <w:rPr>
                <w:rFonts w:ascii="Space Grotesk" w:hAnsi="Space Grotesk"/>
                <w:b/>
                <w:spacing w:val="-2"/>
                <w:sz w:val="18"/>
                <w:szCs w:val="18"/>
              </w:rPr>
              <w:t>Title/Designation</w:t>
            </w:r>
          </w:p>
        </w:tc>
        <w:tc>
          <w:tcPr>
            <w:tcW w:w="3668" w:type="dxa"/>
            <w:shd w:val="clear" w:color="auto" w:fill="F1F1F1"/>
          </w:tcPr>
          <w:p w14:paraId="578C26DB" w14:textId="77777777" w:rsidR="00DB76E9" w:rsidRPr="00935D5E" w:rsidRDefault="00DB76E9" w:rsidP="006B522A">
            <w:pPr>
              <w:pStyle w:val="TableParagraph"/>
              <w:spacing w:before="59" w:line="360" w:lineRule="auto"/>
              <w:ind w:left="145"/>
              <w:rPr>
                <w:rFonts w:ascii="Space Grotesk" w:hAnsi="Space Grotesk"/>
                <w:b/>
                <w:sz w:val="18"/>
                <w:szCs w:val="18"/>
              </w:rPr>
            </w:pPr>
            <w:r w:rsidRPr="00935D5E">
              <w:rPr>
                <w:rFonts w:ascii="Space Grotesk" w:hAnsi="Space Grotesk"/>
                <w:b/>
                <w:spacing w:val="-2"/>
                <w:sz w:val="18"/>
                <w:szCs w:val="18"/>
              </w:rPr>
              <w:t>Signature</w:t>
            </w:r>
          </w:p>
        </w:tc>
      </w:tr>
      <w:tr w:rsidR="00DB76E9" w:rsidRPr="003A0A38" w14:paraId="366E9F2A" w14:textId="77777777" w:rsidTr="00DB76E9">
        <w:trPr>
          <w:cantSplit/>
          <w:trHeight w:val="1440"/>
        </w:trPr>
        <w:tc>
          <w:tcPr>
            <w:tcW w:w="2703" w:type="dxa"/>
            <w:shd w:val="clear" w:color="auto" w:fill="D9D9D9"/>
            <w:vAlign w:val="center"/>
          </w:tcPr>
          <w:p w14:paraId="408A0A2C" w14:textId="75BEBF22" w:rsidR="00DB76E9" w:rsidRPr="00935D5E" w:rsidRDefault="00DB76E9" w:rsidP="006B522A">
            <w:pPr>
              <w:spacing w:line="360" w:lineRule="auto"/>
              <w:jc w:val="mediumKashida"/>
              <w:rPr>
                <w:rFonts w:ascii="Space Grotesk" w:hAnsi="Space Grotesk"/>
                <w:b/>
                <w:bCs/>
                <w:szCs w:val="18"/>
              </w:rPr>
            </w:pPr>
            <w:del w:id="122" w:author="Mohammed Khateeb" w:date="2025-01-29T13:55:00Z" w16du:dateUtc="2025-01-29T09:55:00Z">
              <w:r w:rsidRPr="00935D5E" w:rsidDel="00234FB8">
                <w:rPr>
                  <w:rFonts w:ascii="Space Grotesk" w:hAnsi="Space Grotesk"/>
                  <w:b/>
                  <w:bCs/>
                  <w:szCs w:val="18"/>
                </w:rPr>
                <w:delText>Guruprasad Muralidharan</w:delText>
              </w:r>
            </w:del>
          </w:p>
        </w:tc>
        <w:tc>
          <w:tcPr>
            <w:tcW w:w="3524" w:type="dxa"/>
            <w:shd w:val="clear" w:color="auto" w:fill="D9D9D9"/>
            <w:vAlign w:val="center"/>
          </w:tcPr>
          <w:p w14:paraId="0AB4FF4C" w14:textId="7FC9A4A8" w:rsidR="00DB76E9" w:rsidRPr="00935D5E" w:rsidRDefault="00DB76E9" w:rsidP="00DB76E9">
            <w:pPr>
              <w:spacing w:line="360" w:lineRule="auto"/>
              <w:ind w:left="152" w:right="271"/>
              <w:jc w:val="mediumKashida"/>
              <w:rPr>
                <w:rFonts w:ascii="Space Grotesk" w:hAnsi="Space Grotesk"/>
                <w:szCs w:val="18"/>
              </w:rPr>
            </w:pPr>
            <w:del w:id="123" w:author="Mohammed Khateeb" w:date="2025-01-29T13:55:00Z" w16du:dateUtc="2025-01-29T09:55:00Z">
              <w:r w:rsidRPr="00935D5E" w:rsidDel="00234FB8">
                <w:rPr>
                  <w:rFonts w:ascii="Space Grotesk" w:hAnsi="Space Grotesk"/>
                  <w:szCs w:val="18"/>
                </w:rPr>
                <w:delText>Chief Information Security Officer</w:delText>
              </w:r>
            </w:del>
          </w:p>
        </w:tc>
        <w:tc>
          <w:tcPr>
            <w:tcW w:w="3668" w:type="dxa"/>
            <w:shd w:val="clear" w:color="auto" w:fill="D9D9D9"/>
            <w:vAlign w:val="center"/>
          </w:tcPr>
          <w:p w14:paraId="5CB2BAC2" w14:textId="77777777" w:rsidR="00DB76E9" w:rsidRPr="00935D5E" w:rsidRDefault="00DB76E9" w:rsidP="006B522A">
            <w:pPr>
              <w:spacing w:line="360" w:lineRule="auto"/>
              <w:jc w:val="mediumKashida"/>
              <w:rPr>
                <w:rFonts w:ascii="Space Grotesk" w:hAnsi="Space Grotesk"/>
                <w:szCs w:val="18"/>
              </w:rPr>
            </w:pPr>
          </w:p>
        </w:tc>
      </w:tr>
    </w:tbl>
    <w:p w14:paraId="39C515FF" w14:textId="6F46FB05" w:rsidR="009D42D4" w:rsidRDefault="009D42D4" w:rsidP="00EA0F0D">
      <w:pPr>
        <w:rPr>
          <w:rFonts w:asciiTheme="majorHAnsi" w:hAnsiTheme="majorHAnsi"/>
        </w:rPr>
      </w:pPr>
    </w:p>
    <w:p w14:paraId="4E5E74E1" w14:textId="12152BE0" w:rsidR="009D42D4" w:rsidRDefault="009D42D4" w:rsidP="009D42D4">
      <w:pPr>
        <w:rPr>
          <w:rFonts w:asciiTheme="majorHAnsi" w:hAnsiTheme="majorHAnsi"/>
        </w:rPr>
      </w:pPr>
    </w:p>
    <w:p w14:paraId="5140FD2D" w14:textId="1BE46736" w:rsidR="009D42D4" w:rsidRDefault="009D42D4">
      <w:pPr>
        <w:rPr>
          <w:rFonts w:asciiTheme="majorHAnsi" w:hAnsiTheme="majorHAnsi"/>
        </w:rPr>
      </w:pPr>
      <w:r>
        <w:rPr>
          <w:rFonts w:asciiTheme="majorHAnsi" w:hAnsiTheme="majorHAnsi"/>
        </w:rPr>
        <w:br w:type="page"/>
      </w:r>
    </w:p>
    <w:sdt>
      <w:sdtPr>
        <w:rPr>
          <w:rFonts w:asciiTheme="minorHAnsi" w:eastAsiaTheme="minorHAnsi" w:hAnsiTheme="minorHAnsi" w:cstheme="minorBidi"/>
          <w:b/>
          <w:bCs/>
          <w:color w:val="000000" w:themeColor="text1"/>
          <w:sz w:val="18"/>
          <w:szCs w:val="22"/>
        </w:rPr>
        <w:id w:val="-399361994"/>
        <w:docPartObj>
          <w:docPartGallery w:val="Table of Contents"/>
          <w:docPartUnique/>
        </w:docPartObj>
      </w:sdtPr>
      <w:sdtEndPr>
        <w:rPr>
          <w:noProof/>
        </w:rPr>
      </w:sdtEndPr>
      <w:sdtContent>
        <w:p w14:paraId="68B1616A" w14:textId="2A897504" w:rsidR="00DA5394" w:rsidRPr="00DA5394" w:rsidRDefault="00DA5394">
          <w:pPr>
            <w:pStyle w:val="TOCHeading"/>
            <w:rPr>
              <w:b/>
              <w:bCs/>
            </w:rPr>
          </w:pPr>
          <w:r>
            <w:rPr>
              <w:b/>
              <w:bCs/>
            </w:rPr>
            <w:t>Table of C</w:t>
          </w:r>
          <w:r w:rsidRPr="00DA5394">
            <w:rPr>
              <w:b/>
              <w:bCs/>
            </w:rPr>
            <w:t>ontents</w:t>
          </w:r>
        </w:p>
        <w:p w14:paraId="1151A3C3" w14:textId="5B71C744" w:rsidR="00E404A8" w:rsidRDefault="00DA5394">
          <w:pPr>
            <w:pStyle w:val="TOC1"/>
            <w:rPr>
              <w:ins w:id="124" w:author="Mohammed Khateeb" w:date="2025-01-29T14:01:00Z" w16du:dateUtc="2025-01-29T10:01:00Z"/>
              <w:rFonts w:asciiTheme="minorHAnsi" w:eastAsiaTheme="minorEastAsia" w:hAnsiTheme="minorHAnsi"/>
              <w:b w:val="0"/>
              <w:color w:val="auto"/>
              <w:kern w:val="2"/>
              <w:sz w:val="24"/>
              <w14:ligatures w14:val="standardContextual"/>
            </w:rPr>
          </w:pPr>
          <w:r>
            <w:fldChar w:fldCharType="begin"/>
          </w:r>
          <w:r>
            <w:instrText xml:space="preserve"> TOC \o "1-3" \h \z \u </w:instrText>
          </w:r>
          <w:r>
            <w:fldChar w:fldCharType="separate"/>
          </w:r>
          <w:ins w:id="125" w:author="Mohammed Khateeb" w:date="2025-01-29T14:01:00Z" w16du:dateUtc="2025-01-29T10:01:00Z">
            <w:r w:rsidR="00E404A8" w:rsidRPr="00233565">
              <w:rPr>
                <w:rStyle w:val="Hyperlink"/>
              </w:rPr>
              <w:fldChar w:fldCharType="begin"/>
            </w:r>
            <w:r w:rsidR="00E404A8" w:rsidRPr="00233565">
              <w:rPr>
                <w:rStyle w:val="Hyperlink"/>
              </w:rPr>
              <w:instrText xml:space="preserve"> </w:instrText>
            </w:r>
            <w:r w:rsidR="00E404A8">
              <w:instrText>HYPERLINK \l "_Toc189051722"</w:instrText>
            </w:r>
            <w:r w:rsidR="00E404A8" w:rsidRPr="00233565">
              <w:rPr>
                <w:rStyle w:val="Hyperlink"/>
              </w:rPr>
              <w:instrText xml:space="preserve"> </w:instrText>
            </w:r>
            <w:r w:rsidR="00E404A8" w:rsidRPr="00233565">
              <w:rPr>
                <w:rStyle w:val="Hyperlink"/>
              </w:rPr>
            </w:r>
            <w:r w:rsidR="00E404A8" w:rsidRPr="00233565">
              <w:rPr>
                <w:rStyle w:val="Hyperlink"/>
              </w:rPr>
              <w:fldChar w:fldCharType="separate"/>
            </w:r>
            <w:r w:rsidR="00E404A8" w:rsidRPr="00233565">
              <w:rPr>
                <w:rStyle w:val="Hyperlink"/>
                <w:rFonts w:cs="Calibri"/>
                <w:bCs/>
              </w:rPr>
              <w:t>1.</w:t>
            </w:r>
            <w:r w:rsidR="00E404A8">
              <w:rPr>
                <w:rFonts w:asciiTheme="minorHAnsi" w:eastAsiaTheme="minorEastAsia" w:hAnsiTheme="minorHAnsi"/>
                <w:b w:val="0"/>
                <w:color w:val="auto"/>
                <w:kern w:val="2"/>
                <w:sz w:val="24"/>
                <w14:ligatures w14:val="standardContextual"/>
              </w:rPr>
              <w:tab/>
            </w:r>
            <w:r w:rsidR="00E404A8" w:rsidRPr="00233565">
              <w:rPr>
                <w:rStyle w:val="Hyperlink"/>
                <w:rFonts w:cs="Calibri"/>
                <w:bCs/>
              </w:rPr>
              <w:t>INTRODUCTION</w:t>
            </w:r>
            <w:r w:rsidR="00E404A8">
              <w:rPr>
                <w:webHidden/>
              </w:rPr>
              <w:tab/>
            </w:r>
            <w:r w:rsidR="00E404A8">
              <w:rPr>
                <w:webHidden/>
              </w:rPr>
              <w:fldChar w:fldCharType="begin"/>
            </w:r>
            <w:r w:rsidR="00E404A8">
              <w:rPr>
                <w:webHidden/>
              </w:rPr>
              <w:instrText xml:space="preserve"> PAGEREF _Toc189051722 \h </w:instrText>
            </w:r>
          </w:ins>
          <w:r w:rsidR="00E404A8">
            <w:rPr>
              <w:webHidden/>
            </w:rPr>
          </w:r>
          <w:r w:rsidR="00E404A8">
            <w:rPr>
              <w:webHidden/>
            </w:rPr>
            <w:fldChar w:fldCharType="separate"/>
          </w:r>
          <w:ins w:id="126" w:author="Mohammed Khateeb" w:date="2025-01-29T14:01:00Z" w16du:dateUtc="2025-01-29T10:01:00Z">
            <w:r w:rsidR="00E404A8">
              <w:rPr>
                <w:webHidden/>
              </w:rPr>
              <w:t>5</w:t>
            </w:r>
            <w:r w:rsidR="00E404A8">
              <w:rPr>
                <w:webHidden/>
              </w:rPr>
              <w:fldChar w:fldCharType="end"/>
            </w:r>
            <w:r w:rsidR="00E404A8" w:rsidRPr="00233565">
              <w:rPr>
                <w:rStyle w:val="Hyperlink"/>
              </w:rPr>
              <w:fldChar w:fldCharType="end"/>
            </w:r>
          </w:ins>
        </w:p>
        <w:p w14:paraId="04042A83" w14:textId="3FEC7B27" w:rsidR="00E404A8" w:rsidRDefault="00E404A8">
          <w:pPr>
            <w:pStyle w:val="TOC1"/>
            <w:rPr>
              <w:ins w:id="127" w:author="Mohammed Khateeb" w:date="2025-01-29T14:01:00Z" w16du:dateUtc="2025-01-29T10:01:00Z"/>
              <w:rFonts w:asciiTheme="minorHAnsi" w:eastAsiaTheme="minorEastAsia" w:hAnsiTheme="minorHAnsi"/>
              <w:b w:val="0"/>
              <w:color w:val="auto"/>
              <w:kern w:val="2"/>
              <w:sz w:val="24"/>
              <w14:ligatures w14:val="standardContextual"/>
            </w:rPr>
          </w:pPr>
          <w:ins w:id="128"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"_Toc189051723"</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Cs/>
              </w:rPr>
              <w:t>2.</w:t>
            </w:r>
            <w:r>
              <w:rPr>
                <w:rFonts w:asciiTheme="minorHAnsi" w:eastAsiaTheme="minorEastAsia" w:hAnsiTheme="minorHAnsi"/>
                <w:b w:val="0"/>
                <w:color w:val="auto"/>
                <w:kern w:val="2"/>
                <w:sz w:val="24"/>
                <w14:ligatures w14:val="standardContextual"/>
              </w:rPr>
              <w:tab/>
            </w:r>
            <w:r w:rsidRPr="00233565">
              <w:rPr>
                <w:rStyle w:val="Hyperlink"/>
                <w:rFonts w:cs="Calibri"/>
                <w:bCs/>
              </w:rPr>
              <w:t>PURPOSE</w:t>
            </w:r>
            <w:r>
              <w:rPr>
                <w:webHidden/>
              </w:rPr>
              <w:tab/>
            </w:r>
            <w:r>
              <w:rPr>
                <w:webHidden/>
              </w:rPr>
              <w:fldChar w:fldCharType="begin"/>
            </w:r>
            <w:r>
              <w:rPr>
                <w:webHidden/>
              </w:rPr>
              <w:instrText xml:space="preserve"> PAGEREF _Toc189051723 \h </w:instrText>
            </w:r>
          </w:ins>
          <w:r>
            <w:rPr>
              <w:webHidden/>
            </w:rPr>
          </w:r>
          <w:r>
            <w:rPr>
              <w:webHidden/>
            </w:rPr>
            <w:fldChar w:fldCharType="separate"/>
          </w:r>
          <w:ins w:id="129" w:author="Mohammed Khateeb" w:date="2025-01-29T14:01:00Z" w16du:dateUtc="2025-01-29T10:01:00Z">
            <w:r>
              <w:rPr>
                <w:webHidden/>
              </w:rPr>
              <w:t>5</w:t>
            </w:r>
            <w:r>
              <w:rPr>
                <w:webHidden/>
              </w:rPr>
              <w:fldChar w:fldCharType="end"/>
            </w:r>
            <w:r w:rsidRPr="00233565">
              <w:rPr>
                <w:rStyle w:val="Hyperlink"/>
              </w:rPr>
              <w:fldChar w:fldCharType="end"/>
            </w:r>
          </w:ins>
        </w:p>
        <w:p w14:paraId="2EDF9FAF" w14:textId="724BAE16" w:rsidR="00E404A8" w:rsidRDefault="00E404A8">
          <w:pPr>
            <w:pStyle w:val="TOC1"/>
            <w:rPr>
              <w:ins w:id="130" w:author="Mohammed Khateeb" w:date="2025-01-29T14:01:00Z" w16du:dateUtc="2025-01-29T10:01:00Z"/>
              <w:rFonts w:asciiTheme="minorHAnsi" w:eastAsiaTheme="minorEastAsia" w:hAnsiTheme="minorHAnsi"/>
              <w:b w:val="0"/>
              <w:color w:val="auto"/>
              <w:kern w:val="2"/>
              <w:sz w:val="24"/>
              <w14:ligatures w14:val="standardContextual"/>
            </w:rPr>
          </w:pPr>
          <w:ins w:id="131"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"_Toc189051724"</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Cs/>
              </w:rPr>
              <w:t>3.</w:t>
            </w:r>
            <w:r>
              <w:rPr>
                <w:rFonts w:asciiTheme="minorHAnsi" w:eastAsiaTheme="minorEastAsia" w:hAnsiTheme="minorHAnsi"/>
                <w:b w:val="0"/>
                <w:color w:val="auto"/>
                <w:kern w:val="2"/>
                <w:sz w:val="24"/>
                <w14:ligatures w14:val="standardContextual"/>
              </w:rPr>
              <w:tab/>
            </w:r>
            <w:r w:rsidRPr="00233565">
              <w:rPr>
                <w:rStyle w:val="Hyperlink"/>
                <w:rFonts w:cs="Calibri"/>
                <w:bCs/>
              </w:rPr>
              <w:t>SCOPE</w:t>
            </w:r>
            <w:r>
              <w:rPr>
                <w:webHidden/>
              </w:rPr>
              <w:tab/>
            </w:r>
            <w:r>
              <w:rPr>
                <w:webHidden/>
              </w:rPr>
              <w:fldChar w:fldCharType="begin"/>
            </w:r>
            <w:r>
              <w:rPr>
                <w:webHidden/>
              </w:rPr>
              <w:instrText xml:space="preserve"> PAGEREF _Toc189051724 \h </w:instrText>
            </w:r>
          </w:ins>
          <w:r>
            <w:rPr>
              <w:webHidden/>
            </w:rPr>
          </w:r>
          <w:r>
            <w:rPr>
              <w:webHidden/>
            </w:rPr>
            <w:fldChar w:fldCharType="separate"/>
          </w:r>
          <w:ins w:id="132" w:author="Mohammed Khateeb" w:date="2025-01-29T14:01:00Z" w16du:dateUtc="2025-01-29T10:01:00Z">
            <w:r>
              <w:rPr>
                <w:webHidden/>
              </w:rPr>
              <w:t>5</w:t>
            </w:r>
            <w:r>
              <w:rPr>
                <w:webHidden/>
              </w:rPr>
              <w:fldChar w:fldCharType="end"/>
            </w:r>
            <w:r w:rsidRPr="00233565">
              <w:rPr>
                <w:rStyle w:val="Hyperlink"/>
              </w:rPr>
              <w:fldChar w:fldCharType="end"/>
            </w:r>
          </w:ins>
        </w:p>
        <w:p w14:paraId="53FDC9F9" w14:textId="3B08C989" w:rsidR="00E404A8" w:rsidRDefault="00E404A8">
          <w:pPr>
            <w:pStyle w:val="TOC1"/>
            <w:rPr>
              <w:ins w:id="133" w:author="Mohammed Khateeb" w:date="2025-01-29T14:01:00Z" w16du:dateUtc="2025-01-29T10:01:00Z"/>
              <w:rFonts w:asciiTheme="minorHAnsi" w:eastAsiaTheme="minorEastAsia" w:hAnsiTheme="minorHAnsi"/>
              <w:b w:val="0"/>
              <w:color w:val="auto"/>
              <w:kern w:val="2"/>
              <w:sz w:val="24"/>
              <w14:ligatures w14:val="standardContextual"/>
            </w:rPr>
          </w:pPr>
          <w:ins w:id="134"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"_Toc189051725"</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Cs/>
              </w:rPr>
              <w:t>4.</w:t>
            </w:r>
            <w:r>
              <w:rPr>
                <w:rFonts w:asciiTheme="minorHAnsi" w:eastAsiaTheme="minorEastAsia" w:hAnsiTheme="minorHAnsi"/>
                <w:b w:val="0"/>
                <w:color w:val="auto"/>
                <w:kern w:val="2"/>
                <w:sz w:val="24"/>
                <w14:ligatures w14:val="standardContextual"/>
              </w:rPr>
              <w:tab/>
            </w:r>
            <w:r w:rsidRPr="00233565">
              <w:rPr>
                <w:rStyle w:val="Hyperlink"/>
                <w:rFonts w:cs="Calibri"/>
                <w:bCs/>
              </w:rPr>
              <w:t>POLICY STATEMENT</w:t>
            </w:r>
            <w:r>
              <w:rPr>
                <w:webHidden/>
              </w:rPr>
              <w:tab/>
            </w:r>
            <w:r>
              <w:rPr>
                <w:webHidden/>
              </w:rPr>
              <w:fldChar w:fldCharType="begin"/>
            </w:r>
            <w:r>
              <w:rPr>
                <w:webHidden/>
              </w:rPr>
              <w:instrText xml:space="preserve"> PAGEREF _Toc189051725 \h </w:instrText>
            </w:r>
          </w:ins>
          <w:r>
            <w:rPr>
              <w:webHidden/>
            </w:rPr>
          </w:r>
          <w:r>
            <w:rPr>
              <w:webHidden/>
            </w:rPr>
            <w:fldChar w:fldCharType="separate"/>
          </w:r>
          <w:ins w:id="135" w:author="Mohammed Khateeb" w:date="2025-01-29T14:01:00Z" w16du:dateUtc="2025-01-29T10:01:00Z">
            <w:r>
              <w:rPr>
                <w:webHidden/>
              </w:rPr>
              <w:t>6</w:t>
            </w:r>
            <w:r>
              <w:rPr>
                <w:webHidden/>
              </w:rPr>
              <w:fldChar w:fldCharType="end"/>
            </w:r>
            <w:r w:rsidRPr="00233565">
              <w:rPr>
                <w:rStyle w:val="Hyperlink"/>
              </w:rPr>
              <w:fldChar w:fldCharType="end"/>
            </w:r>
          </w:ins>
        </w:p>
        <w:p w14:paraId="4A3A47A6" w14:textId="6C58C4B3" w:rsidR="00E404A8" w:rsidRDefault="00E404A8">
          <w:pPr>
            <w:pStyle w:val="TOC1"/>
            <w:rPr>
              <w:ins w:id="136" w:author="Mohammed Khateeb" w:date="2025-01-29T14:01:00Z" w16du:dateUtc="2025-01-29T10:01:00Z"/>
              <w:rFonts w:asciiTheme="minorHAnsi" w:eastAsiaTheme="minorEastAsia" w:hAnsiTheme="minorHAnsi"/>
              <w:b w:val="0"/>
              <w:color w:val="auto"/>
              <w:kern w:val="2"/>
              <w:sz w:val="24"/>
              <w14:ligatures w14:val="standardContextual"/>
            </w:rPr>
          </w:pPr>
          <w:ins w:id="137"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"_Toc189051726"</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Cs/>
              </w:rPr>
              <w:t>5.</w:t>
            </w:r>
            <w:r>
              <w:rPr>
                <w:rFonts w:asciiTheme="minorHAnsi" w:eastAsiaTheme="minorEastAsia" w:hAnsiTheme="minorHAnsi"/>
                <w:b w:val="0"/>
                <w:color w:val="auto"/>
                <w:kern w:val="2"/>
                <w:sz w:val="24"/>
                <w14:ligatures w14:val="standardContextual"/>
              </w:rPr>
              <w:tab/>
            </w:r>
            <w:r w:rsidRPr="00233565">
              <w:rPr>
                <w:rStyle w:val="Hyperlink"/>
                <w:rFonts w:cs="Calibri"/>
                <w:bCs/>
              </w:rPr>
              <w:t>POLICY DETAILS</w:t>
            </w:r>
            <w:r>
              <w:rPr>
                <w:webHidden/>
              </w:rPr>
              <w:tab/>
            </w:r>
            <w:r>
              <w:rPr>
                <w:webHidden/>
              </w:rPr>
              <w:fldChar w:fldCharType="begin"/>
            </w:r>
            <w:r>
              <w:rPr>
                <w:webHidden/>
              </w:rPr>
              <w:instrText xml:space="preserve"> PAGEREF _Toc189051726 \h </w:instrText>
            </w:r>
          </w:ins>
          <w:r>
            <w:rPr>
              <w:webHidden/>
            </w:rPr>
          </w:r>
          <w:r>
            <w:rPr>
              <w:webHidden/>
            </w:rPr>
            <w:fldChar w:fldCharType="separate"/>
          </w:r>
          <w:ins w:id="138" w:author="Mohammed Khateeb" w:date="2025-01-29T14:01:00Z" w16du:dateUtc="2025-01-29T10:01:00Z">
            <w:r>
              <w:rPr>
                <w:webHidden/>
              </w:rPr>
              <w:t>6</w:t>
            </w:r>
            <w:r>
              <w:rPr>
                <w:webHidden/>
              </w:rPr>
              <w:fldChar w:fldCharType="end"/>
            </w:r>
            <w:r w:rsidRPr="00233565">
              <w:rPr>
                <w:rStyle w:val="Hyperlink"/>
              </w:rPr>
              <w:fldChar w:fldCharType="end"/>
            </w:r>
          </w:ins>
        </w:p>
        <w:p w14:paraId="38DB7E40" w14:textId="7990D49A" w:rsidR="00E404A8" w:rsidRDefault="00E404A8">
          <w:pPr>
            <w:pStyle w:val="TOC2"/>
            <w:rPr>
              <w:ins w:id="139" w:author="Mohammed Khateeb" w:date="2025-01-29T14:01:00Z" w16du:dateUtc="2025-01-29T10:01:00Z"/>
              <w:rFonts w:asciiTheme="minorHAnsi" w:eastAsiaTheme="minorEastAsia" w:hAnsiTheme="minorHAnsi"/>
              <w:color w:val="auto"/>
              <w:kern w:val="2"/>
              <w:szCs w:val="24"/>
              <w14:ligatures w14:val="standardContextual"/>
            </w:rPr>
          </w:pPr>
          <w:ins w:id="140"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"_Toc189051727"</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
                <w:bCs/>
              </w:rPr>
              <w:t>5.1</w:t>
            </w:r>
            <w:r>
              <w:rPr>
                <w:rFonts w:asciiTheme="minorHAnsi" w:eastAsiaTheme="minorEastAsia" w:hAnsiTheme="minorHAnsi"/>
                <w:color w:val="auto"/>
                <w:kern w:val="2"/>
                <w:szCs w:val="24"/>
                <w14:ligatures w14:val="standardContextual"/>
              </w:rPr>
              <w:tab/>
            </w:r>
            <w:r w:rsidRPr="00233565">
              <w:rPr>
                <w:rStyle w:val="Hyperlink"/>
                <w:rFonts w:cs="Calibri"/>
                <w:b/>
                <w:bCs/>
              </w:rPr>
              <w:t>Documenting the Operating Procedures</w:t>
            </w:r>
            <w:r>
              <w:rPr>
                <w:webHidden/>
              </w:rPr>
              <w:tab/>
            </w:r>
            <w:r>
              <w:rPr>
                <w:webHidden/>
              </w:rPr>
              <w:fldChar w:fldCharType="begin"/>
            </w:r>
            <w:r>
              <w:rPr>
                <w:webHidden/>
              </w:rPr>
              <w:instrText xml:space="preserve"> PAGEREF _Toc189051727 \h </w:instrText>
            </w:r>
          </w:ins>
          <w:r>
            <w:rPr>
              <w:webHidden/>
            </w:rPr>
          </w:r>
          <w:r>
            <w:rPr>
              <w:webHidden/>
            </w:rPr>
            <w:fldChar w:fldCharType="separate"/>
          </w:r>
          <w:ins w:id="141" w:author="Mohammed Khateeb" w:date="2025-01-29T14:01:00Z" w16du:dateUtc="2025-01-29T10:01:00Z">
            <w:r>
              <w:rPr>
                <w:webHidden/>
              </w:rPr>
              <w:t>6</w:t>
            </w:r>
            <w:r>
              <w:rPr>
                <w:webHidden/>
              </w:rPr>
              <w:fldChar w:fldCharType="end"/>
            </w:r>
            <w:r w:rsidRPr="00233565">
              <w:rPr>
                <w:rStyle w:val="Hyperlink"/>
              </w:rPr>
              <w:fldChar w:fldCharType="end"/>
            </w:r>
          </w:ins>
        </w:p>
        <w:p w14:paraId="57873A03" w14:textId="08B4DDEF" w:rsidR="00E404A8" w:rsidRDefault="00E404A8">
          <w:pPr>
            <w:pStyle w:val="TOC2"/>
            <w:rPr>
              <w:ins w:id="142" w:author="Mohammed Khateeb" w:date="2025-01-29T14:01:00Z" w16du:dateUtc="2025-01-29T10:01:00Z"/>
              <w:rFonts w:asciiTheme="minorHAnsi" w:eastAsiaTheme="minorEastAsia" w:hAnsiTheme="minorHAnsi"/>
              <w:color w:val="auto"/>
              <w:kern w:val="2"/>
              <w:szCs w:val="24"/>
              <w14:ligatures w14:val="standardContextual"/>
            </w:rPr>
          </w:pPr>
          <w:ins w:id="143"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"_Toc189051728"</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
                <w:bCs/>
              </w:rPr>
              <w:t>5.2</w:t>
            </w:r>
            <w:r>
              <w:rPr>
                <w:rFonts w:asciiTheme="minorHAnsi" w:eastAsiaTheme="minorEastAsia" w:hAnsiTheme="minorHAnsi"/>
                <w:color w:val="auto"/>
                <w:kern w:val="2"/>
                <w:szCs w:val="24"/>
                <w14:ligatures w14:val="standardContextual"/>
              </w:rPr>
              <w:tab/>
            </w:r>
            <w:r w:rsidRPr="00233565">
              <w:rPr>
                <w:rStyle w:val="Hyperlink"/>
                <w:rFonts w:cs="Calibri"/>
                <w:b/>
                <w:bCs/>
              </w:rPr>
              <w:t>Controls Over System Documentation</w:t>
            </w:r>
            <w:r>
              <w:rPr>
                <w:webHidden/>
              </w:rPr>
              <w:tab/>
            </w:r>
            <w:r>
              <w:rPr>
                <w:webHidden/>
              </w:rPr>
              <w:fldChar w:fldCharType="begin"/>
            </w:r>
            <w:r>
              <w:rPr>
                <w:webHidden/>
              </w:rPr>
              <w:instrText xml:space="preserve"> PAGEREF _Toc189051728 \h </w:instrText>
            </w:r>
          </w:ins>
          <w:r>
            <w:rPr>
              <w:webHidden/>
            </w:rPr>
          </w:r>
          <w:r>
            <w:rPr>
              <w:webHidden/>
            </w:rPr>
            <w:fldChar w:fldCharType="separate"/>
          </w:r>
          <w:ins w:id="144" w:author="Mohammed Khateeb" w:date="2025-01-29T14:01:00Z" w16du:dateUtc="2025-01-29T10:01:00Z">
            <w:r>
              <w:rPr>
                <w:webHidden/>
              </w:rPr>
              <w:t>6</w:t>
            </w:r>
            <w:r>
              <w:rPr>
                <w:webHidden/>
              </w:rPr>
              <w:fldChar w:fldCharType="end"/>
            </w:r>
            <w:r w:rsidRPr="00233565">
              <w:rPr>
                <w:rStyle w:val="Hyperlink"/>
              </w:rPr>
              <w:fldChar w:fldCharType="end"/>
            </w:r>
          </w:ins>
        </w:p>
        <w:p w14:paraId="79C959FB" w14:textId="6FEF1504" w:rsidR="00E404A8" w:rsidRDefault="00E404A8">
          <w:pPr>
            <w:pStyle w:val="TOC2"/>
            <w:rPr>
              <w:ins w:id="145" w:author="Mohammed Khateeb" w:date="2025-01-29T14:01:00Z" w16du:dateUtc="2025-01-29T10:01:00Z"/>
              <w:rFonts w:asciiTheme="minorHAnsi" w:eastAsiaTheme="minorEastAsia" w:hAnsiTheme="minorHAnsi"/>
              <w:color w:val="auto"/>
              <w:kern w:val="2"/>
              <w:szCs w:val="24"/>
              <w14:ligatures w14:val="standardContextual"/>
            </w:rPr>
          </w:pPr>
          <w:ins w:id="146"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"_Toc189051729"</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
                <w:bCs/>
              </w:rPr>
              <w:t>5.3</w:t>
            </w:r>
            <w:r>
              <w:rPr>
                <w:rFonts w:asciiTheme="minorHAnsi" w:eastAsiaTheme="minorEastAsia" w:hAnsiTheme="minorHAnsi"/>
                <w:color w:val="auto"/>
                <w:kern w:val="2"/>
                <w:szCs w:val="24"/>
                <w14:ligatures w14:val="standardContextual"/>
              </w:rPr>
              <w:tab/>
            </w:r>
            <w:r w:rsidRPr="00233565">
              <w:rPr>
                <w:rStyle w:val="Hyperlink"/>
                <w:rFonts w:cs="Calibri"/>
                <w:b/>
                <w:bCs/>
              </w:rPr>
              <w:t>Separation of Development, Test and Operational Environments</w:t>
            </w:r>
            <w:r>
              <w:rPr>
                <w:webHidden/>
              </w:rPr>
              <w:tab/>
            </w:r>
            <w:r>
              <w:rPr>
                <w:webHidden/>
              </w:rPr>
              <w:fldChar w:fldCharType="begin"/>
            </w:r>
            <w:r>
              <w:rPr>
                <w:webHidden/>
              </w:rPr>
              <w:instrText xml:space="preserve"> PAGEREF _Toc189051729 \h </w:instrText>
            </w:r>
          </w:ins>
          <w:r>
            <w:rPr>
              <w:webHidden/>
            </w:rPr>
          </w:r>
          <w:r>
            <w:rPr>
              <w:webHidden/>
            </w:rPr>
            <w:fldChar w:fldCharType="separate"/>
          </w:r>
          <w:ins w:id="147" w:author="Mohammed Khateeb" w:date="2025-01-29T14:01:00Z" w16du:dateUtc="2025-01-29T10:01:00Z">
            <w:r>
              <w:rPr>
                <w:webHidden/>
              </w:rPr>
              <w:t>6</w:t>
            </w:r>
            <w:r>
              <w:rPr>
                <w:webHidden/>
              </w:rPr>
              <w:fldChar w:fldCharType="end"/>
            </w:r>
            <w:r w:rsidRPr="00233565">
              <w:rPr>
                <w:rStyle w:val="Hyperlink"/>
              </w:rPr>
              <w:fldChar w:fldCharType="end"/>
            </w:r>
          </w:ins>
        </w:p>
        <w:p w14:paraId="3C8DEAAB" w14:textId="7B8243EA" w:rsidR="00E404A8" w:rsidRDefault="00E404A8">
          <w:pPr>
            <w:pStyle w:val="TOC2"/>
            <w:rPr>
              <w:ins w:id="148" w:author="Mohammed Khateeb" w:date="2025-01-29T14:01:00Z" w16du:dateUtc="2025-01-29T10:01:00Z"/>
              <w:rFonts w:asciiTheme="minorHAnsi" w:eastAsiaTheme="minorEastAsia" w:hAnsiTheme="minorHAnsi"/>
              <w:color w:val="auto"/>
              <w:kern w:val="2"/>
              <w:szCs w:val="24"/>
              <w14:ligatures w14:val="standardContextual"/>
            </w:rPr>
          </w:pPr>
          <w:ins w:id="149"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"_Toc189051730"</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
                <w:bCs/>
              </w:rPr>
              <w:t>5.4</w:t>
            </w:r>
            <w:r>
              <w:rPr>
                <w:rFonts w:asciiTheme="minorHAnsi" w:eastAsiaTheme="minorEastAsia" w:hAnsiTheme="minorHAnsi"/>
                <w:color w:val="auto"/>
                <w:kern w:val="2"/>
                <w:szCs w:val="24"/>
                <w14:ligatures w14:val="standardContextual"/>
              </w:rPr>
              <w:tab/>
            </w:r>
            <w:r w:rsidRPr="00233565">
              <w:rPr>
                <w:rStyle w:val="Hyperlink"/>
                <w:rFonts w:cs="Calibri"/>
                <w:b/>
                <w:bCs/>
              </w:rPr>
              <w:t>Purchasing, Installation, Allocation and Management of New IT Systems</w:t>
            </w:r>
            <w:r>
              <w:rPr>
                <w:webHidden/>
              </w:rPr>
              <w:tab/>
            </w:r>
            <w:r>
              <w:rPr>
                <w:webHidden/>
              </w:rPr>
              <w:fldChar w:fldCharType="begin"/>
            </w:r>
            <w:r>
              <w:rPr>
                <w:webHidden/>
              </w:rPr>
              <w:instrText xml:space="preserve"> PAGEREF _Toc189051730 \h </w:instrText>
            </w:r>
          </w:ins>
          <w:r>
            <w:rPr>
              <w:webHidden/>
            </w:rPr>
          </w:r>
          <w:r>
            <w:rPr>
              <w:webHidden/>
            </w:rPr>
            <w:fldChar w:fldCharType="separate"/>
          </w:r>
          <w:ins w:id="150" w:author="Mohammed Khateeb" w:date="2025-01-29T14:01:00Z" w16du:dateUtc="2025-01-29T10:01:00Z">
            <w:r>
              <w:rPr>
                <w:webHidden/>
              </w:rPr>
              <w:t>7</w:t>
            </w:r>
            <w:r>
              <w:rPr>
                <w:webHidden/>
              </w:rPr>
              <w:fldChar w:fldCharType="end"/>
            </w:r>
            <w:r w:rsidRPr="00233565">
              <w:rPr>
                <w:rStyle w:val="Hyperlink"/>
              </w:rPr>
              <w:fldChar w:fldCharType="end"/>
            </w:r>
          </w:ins>
        </w:p>
        <w:p w14:paraId="2B707EF5" w14:textId="07A72683" w:rsidR="00E404A8" w:rsidRDefault="00E404A8">
          <w:pPr>
            <w:pStyle w:val="TOC2"/>
            <w:rPr>
              <w:ins w:id="151" w:author="Mohammed Khateeb" w:date="2025-01-29T14:01:00Z" w16du:dateUtc="2025-01-29T10:01:00Z"/>
              <w:rFonts w:asciiTheme="minorHAnsi" w:eastAsiaTheme="minorEastAsia" w:hAnsiTheme="minorHAnsi"/>
              <w:color w:val="auto"/>
              <w:kern w:val="2"/>
              <w:szCs w:val="24"/>
              <w14:ligatures w14:val="standardContextual"/>
            </w:rPr>
          </w:pPr>
          <w:ins w:id="152"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"_Toc189051731"</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
                <w:bCs/>
              </w:rPr>
              <w:t>5.5</w:t>
            </w:r>
            <w:r>
              <w:rPr>
                <w:rFonts w:asciiTheme="minorHAnsi" w:eastAsiaTheme="minorEastAsia" w:hAnsiTheme="minorHAnsi"/>
                <w:color w:val="auto"/>
                <w:kern w:val="2"/>
                <w:szCs w:val="24"/>
                <w14:ligatures w14:val="standardContextual"/>
              </w:rPr>
              <w:tab/>
            </w:r>
            <w:r w:rsidRPr="00233565">
              <w:rPr>
                <w:rStyle w:val="Hyperlink"/>
                <w:rFonts w:cs="Calibri"/>
                <w:b/>
                <w:bCs/>
              </w:rPr>
              <w:t>System Acceptance</w:t>
            </w:r>
            <w:r>
              <w:rPr>
                <w:webHidden/>
              </w:rPr>
              <w:tab/>
            </w:r>
            <w:r>
              <w:rPr>
                <w:webHidden/>
              </w:rPr>
              <w:fldChar w:fldCharType="begin"/>
            </w:r>
            <w:r>
              <w:rPr>
                <w:webHidden/>
              </w:rPr>
              <w:instrText xml:space="preserve"> PAGEREF _Toc189051731 \h </w:instrText>
            </w:r>
          </w:ins>
          <w:r>
            <w:rPr>
              <w:webHidden/>
            </w:rPr>
          </w:r>
          <w:r>
            <w:rPr>
              <w:webHidden/>
            </w:rPr>
            <w:fldChar w:fldCharType="separate"/>
          </w:r>
          <w:ins w:id="153" w:author="Mohammed Khateeb" w:date="2025-01-29T14:01:00Z" w16du:dateUtc="2025-01-29T10:01:00Z">
            <w:r>
              <w:rPr>
                <w:webHidden/>
              </w:rPr>
              <w:t>7</w:t>
            </w:r>
            <w:r>
              <w:rPr>
                <w:webHidden/>
              </w:rPr>
              <w:fldChar w:fldCharType="end"/>
            </w:r>
            <w:r w:rsidRPr="00233565">
              <w:rPr>
                <w:rStyle w:val="Hyperlink"/>
              </w:rPr>
              <w:fldChar w:fldCharType="end"/>
            </w:r>
          </w:ins>
        </w:p>
        <w:p w14:paraId="15C358DE" w14:textId="5D504C12" w:rsidR="00E404A8" w:rsidRDefault="00E404A8">
          <w:pPr>
            <w:pStyle w:val="TOC2"/>
            <w:rPr>
              <w:ins w:id="154" w:author="Mohammed Khateeb" w:date="2025-01-29T14:01:00Z" w16du:dateUtc="2025-01-29T10:01:00Z"/>
              <w:rFonts w:asciiTheme="minorHAnsi" w:eastAsiaTheme="minorEastAsia" w:hAnsiTheme="minorHAnsi"/>
              <w:color w:val="auto"/>
              <w:kern w:val="2"/>
              <w:szCs w:val="24"/>
              <w14:ligatures w14:val="standardContextual"/>
            </w:rPr>
          </w:pPr>
          <w:ins w:id="155"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"_Toc189051732"</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
                <w:bCs/>
              </w:rPr>
              <w:t>5.6</w:t>
            </w:r>
            <w:r>
              <w:rPr>
                <w:rFonts w:asciiTheme="minorHAnsi" w:eastAsiaTheme="minorEastAsia" w:hAnsiTheme="minorHAnsi"/>
                <w:color w:val="auto"/>
                <w:kern w:val="2"/>
                <w:szCs w:val="24"/>
                <w14:ligatures w14:val="standardContextual"/>
              </w:rPr>
              <w:tab/>
            </w:r>
            <w:r w:rsidRPr="00233565">
              <w:rPr>
                <w:rStyle w:val="Hyperlink"/>
                <w:rFonts w:cs="Calibri"/>
                <w:b/>
                <w:bCs/>
              </w:rPr>
              <w:t>Segregation of Duties</w:t>
            </w:r>
            <w:r>
              <w:rPr>
                <w:webHidden/>
              </w:rPr>
              <w:tab/>
            </w:r>
            <w:r>
              <w:rPr>
                <w:webHidden/>
              </w:rPr>
              <w:fldChar w:fldCharType="begin"/>
            </w:r>
            <w:r>
              <w:rPr>
                <w:webHidden/>
              </w:rPr>
              <w:instrText xml:space="preserve"> PAGEREF _Toc189051732 \h </w:instrText>
            </w:r>
          </w:ins>
          <w:r>
            <w:rPr>
              <w:webHidden/>
            </w:rPr>
          </w:r>
          <w:r>
            <w:rPr>
              <w:webHidden/>
            </w:rPr>
            <w:fldChar w:fldCharType="separate"/>
          </w:r>
          <w:ins w:id="156" w:author="Mohammed Khateeb" w:date="2025-01-29T14:01:00Z" w16du:dateUtc="2025-01-29T10:01:00Z">
            <w:r>
              <w:rPr>
                <w:webHidden/>
              </w:rPr>
              <w:t>8</w:t>
            </w:r>
            <w:r>
              <w:rPr>
                <w:webHidden/>
              </w:rPr>
              <w:fldChar w:fldCharType="end"/>
            </w:r>
            <w:r w:rsidRPr="00233565">
              <w:rPr>
                <w:rStyle w:val="Hyperlink"/>
              </w:rPr>
              <w:fldChar w:fldCharType="end"/>
            </w:r>
          </w:ins>
        </w:p>
        <w:p w14:paraId="02350AA7" w14:textId="19D34A4A" w:rsidR="00E404A8" w:rsidRDefault="00E404A8">
          <w:pPr>
            <w:pStyle w:val="TOC1"/>
            <w:rPr>
              <w:ins w:id="157" w:author="Mohammed Khateeb" w:date="2025-01-29T14:01:00Z" w16du:dateUtc="2025-01-29T10:01:00Z"/>
              <w:rFonts w:asciiTheme="minorHAnsi" w:eastAsiaTheme="minorEastAsia" w:hAnsiTheme="minorHAnsi"/>
              <w:b w:val="0"/>
              <w:color w:val="auto"/>
              <w:kern w:val="2"/>
              <w:sz w:val="24"/>
              <w14:ligatures w14:val="standardContextual"/>
            </w:rPr>
          </w:pPr>
          <w:ins w:id="158"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"_Toc189051733"</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Cs/>
              </w:rPr>
              <w:t>6.</w:t>
            </w:r>
            <w:r>
              <w:rPr>
                <w:rFonts w:asciiTheme="minorHAnsi" w:eastAsiaTheme="minorEastAsia" w:hAnsiTheme="minorHAnsi"/>
                <w:b w:val="0"/>
                <w:color w:val="auto"/>
                <w:kern w:val="2"/>
                <w:sz w:val="24"/>
                <w14:ligatures w14:val="standardContextual"/>
              </w:rPr>
              <w:tab/>
            </w:r>
            <w:r w:rsidRPr="00233565">
              <w:rPr>
                <w:rStyle w:val="Hyperlink"/>
                <w:rFonts w:cs="Calibri"/>
                <w:bCs/>
              </w:rPr>
              <w:t>ROLES AND RESPONSIBILITIES</w:t>
            </w:r>
            <w:r>
              <w:rPr>
                <w:webHidden/>
              </w:rPr>
              <w:tab/>
            </w:r>
            <w:r>
              <w:rPr>
                <w:webHidden/>
              </w:rPr>
              <w:fldChar w:fldCharType="begin"/>
            </w:r>
            <w:r>
              <w:rPr>
                <w:webHidden/>
              </w:rPr>
              <w:instrText xml:space="preserve"> PAGEREF _Toc189051733 \h </w:instrText>
            </w:r>
          </w:ins>
          <w:r>
            <w:rPr>
              <w:webHidden/>
            </w:rPr>
          </w:r>
          <w:r>
            <w:rPr>
              <w:webHidden/>
            </w:rPr>
            <w:fldChar w:fldCharType="separate"/>
          </w:r>
          <w:ins w:id="159" w:author="Mohammed Khateeb" w:date="2025-01-29T14:01:00Z" w16du:dateUtc="2025-01-29T10:01:00Z">
            <w:r>
              <w:rPr>
                <w:webHidden/>
              </w:rPr>
              <w:t>9</w:t>
            </w:r>
            <w:r>
              <w:rPr>
                <w:webHidden/>
              </w:rPr>
              <w:fldChar w:fldCharType="end"/>
            </w:r>
            <w:r w:rsidRPr="00233565">
              <w:rPr>
                <w:rStyle w:val="Hyperlink"/>
              </w:rPr>
              <w:fldChar w:fldCharType="end"/>
            </w:r>
          </w:ins>
        </w:p>
        <w:p w14:paraId="47E65F84" w14:textId="557FB8F1" w:rsidR="00E404A8" w:rsidRDefault="00E404A8">
          <w:pPr>
            <w:pStyle w:val="TOC1"/>
            <w:rPr>
              <w:ins w:id="160" w:author="Mohammed Khateeb" w:date="2025-01-29T14:01:00Z" w16du:dateUtc="2025-01-29T10:01:00Z"/>
              <w:rFonts w:asciiTheme="minorHAnsi" w:eastAsiaTheme="minorEastAsia" w:hAnsiTheme="minorHAnsi"/>
              <w:b w:val="0"/>
              <w:color w:val="auto"/>
              <w:kern w:val="2"/>
              <w:sz w:val="24"/>
              <w14:ligatures w14:val="standardContextual"/>
            </w:rPr>
          </w:pPr>
          <w:ins w:id="161"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"_Toc189051734"</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Cs/>
              </w:rPr>
              <w:t>7.</w:t>
            </w:r>
            <w:r>
              <w:rPr>
                <w:rFonts w:asciiTheme="minorHAnsi" w:eastAsiaTheme="minorEastAsia" w:hAnsiTheme="minorHAnsi"/>
                <w:b w:val="0"/>
                <w:color w:val="auto"/>
                <w:kern w:val="2"/>
                <w:sz w:val="24"/>
                <w14:ligatures w14:val="standardContextual"/>
              </w:rPr>
              <w:tab/>
            </w:r>
            <w:r w:rsidRPr="00233565">
              <w:rPr>
                <w:rStyle w:val="Hyperlink"/>
                <w:rFonts w:cs="Calibri"/>
                <w:bCs/>
              </w:rPr>
              <w:t>POLICY ENFORCEMENT AND EXCEPTIONS</w:t>
            </w:r>
            <w:r>
              <w:rPr>
                <w:webHidden/>
              </w:rPr>
              <w:tab/>
            </w:r>
            <w:r>
              <w:rPr>
                <w:webHidden/>
              </w:rPr>
              <w:fldChar w:fldCharType="begin"/>
            </w:r>
            <w:r>
              <w:rPr>
                <w:webHidden/>
              </w:rPr>
              <w:instrText xml:space="preserve"> PAGEREF _Toc189051734 \h </w:instrText>
            </w:r>
          </w:ins>
          <w:r>
            <w:rPr>
              <w:webHidden/>
            </w:rPr>
          </w:r>
          <w:r>
            <w:rPr>
              <w:webHidden/>
            </w:rPr>
            <w:fldChar w:fldCharType="separate"/>
          </w:r>
          <w:ins w:id="162" w:author="Mohammed Khateeb" w:date="2025-01-29T14:01:00Z" w16du:dateUtc="2025-01-29T10:01:00Z">
            <w:r>
              <w:rPr>
                <w:webHidden/>
              </w:rPr>
              <w:t>10</w:t>
            </w:r>
            <w:r>
              <w:rPr>
                <w:webHidden/>
              </w:rPr>
              <w:fldChar w:fldCharType="end"/>
            </w:r>
            <w:r w:rsidRPr="00233565">
              <w:rPr>
                <w:rStyle w:val="Hyperlink"/>
              </w:rPr>
              <w:fldChar w:fldCharType="end"/>
            </w:r>
          </w:ins>
        </w:p>
        <w:p w14:paraId="6BEB234B" w14:textId="353131A7" w:rsidR="00E404A8" w:rsidRDefault="00E404A8">
          <w:pPr>
            <w:pStyle w:val="TOC1"/>
            <w:rPr>
              <w:ins w:id="163" w:author="Mohammed Khateeb" w:date="2025-01-29T14:01:00Z" w16du:dateUtc="2025-01-29T10:01:00Z"/>
              <w:rFonts w:asciiTheme="minorHAnsi" w:eastAsiaTheme="minorEastAsia" w:hAnsiTheme="minorHAnsi"/>
              <w:b w:val="0"/>
              <w:color w:val="auto"/>
              <w:kern w:val="2"/>
              <w:sz w:val="24"/>
              <w14:ligatures w14:val="standardContextual"/>
            </w:rPr>
          </w:pPr>
          <w:ins w:id="164"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"_Toc189051735"</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Cs/>
              </w:rPr>
              <w:t>8.</w:t>
            </w:r>
            <w:r>
              <w:rPr>
                <w:rFonts w:asciiTheme="minorHAnsi" w:eastAsiaTheme="minorEastAsia" w:hAnsiTheme="minorHAnsi"/>
                <w:b w:val="0"/>
                <w:color w:val="auto"/>
                <w:kern w:val="2"/>
                <w:sz w:val="24"/>
                <w14:ligatures w14:val="standardContextual"/>
              </w:rPr>
              <w:tab/>
            </w:r>
            <w:r w:rsidRPr="00233565">
              <w:rPr>
                <w:rStyle w:val="Hyperlink"/>
                <w:rFonts w:cs="Calibri"/>
                <w:bCs/>
              </w:rPr>
              <w:t>MONITORING AND REVIEW</w:t>
            </w:r>
            <w:r>
              <w:rPr>
                <w:webHidden/>
              </w:rPr>
              <w:tab/>
            </w:r>
            <w:r>
              <w:rPr>
                <w:webHidden/>
              </w:rPr>
              <w:fldChar w:fldCharType="begin"/>
            </w:r>
            <w:r>
              <w:rPr>
                <w:webHidden/>
              </w:rPr>
              <w:instrText xml:space="preserve"> PAGEREF _Toc189051735 \h </w:instrText>
            </w:r>
          </w:ins>
          <w:r>
            <w:rPr>
              <w:webHidden/>
            </w:rPr>
          </w:r>
          <w:r>
            <w:rPr>
              <w:webHidden/>
            </w:rPr>
            <w:fldChar w:fldCharType="separate"/>
          </w:r>
          <w:ins w:id="165" w:author="Mohammed Khateeb" w:date="2025-01-29T14:01:00Z" w16du:dateUtc="2025-01-29T10:01:00Z">
            <w:r>
              <w:rPr>
                <w:webHidden/>
              </w:rPr>
              <w:t>10</w:t>
            </w:r>
            <w:r>
              <w:rPr>
                <w:webHidden/>
              </w:rPr>
              <w:fldChar w:fldCharType="end"/>
            </w:r>
            <w:r w:rsidRPr="00233565">
              <w:rPr>
                <w:rStyle w:val="Hyperlink"/>
              </w:rPr>
              <w:fldChar w:fldCharType="end"/>
            </w:r>
          </w:ins>
        </w:p>
        <w:p w14:paraId="36B5EB02" w14:textId="34CD9F0A" w:rsidR="00E404A8" w:rsidRDefault="00E404A8">
          <w:pPr>
            <w:pStyle w:val="TOC1"/>
            <w:rPr>
              <w:ins w:id="166" w:author="Mohammed Khateeb" w:date="2025-01-29T14:01:00Z" w16du:dateUtc="2025-01-29T10:01:00Z"/>
              <w:rFonts w:asciiTheme="minorHAnsi" w:eastAsiaTheme="minorEastAsia" w:hAnsiTheme="minorHAnsi"/>
              <w:b w:val="0"/>
              <w:color w:val="auto"/>
              <w:kern w:val="2"/>
              <w:sz w:val="24"/>
              <w14:ligatures w14:val="standardContextual"/>
            </w:rPr>
          </w:pPr>
          <w:ins w:id="167" w:author="Mohammed Khateeb" w:date="2025-01-29T14:01:00Z" w16du:dateUtc="2025-01-29T10:01:00Z">
            <w:r w:rsidRPr="00233565">
              <w:rPr>
                <w:rStyle w:val="Hyperlink"/>
              </w:rPr>
              <w:fldChar w:fldCharType="begin"/>
            </w:r>
            <w:r w:rsidRPr="00233565">
              <w:rPr>
                <w:rStyle w:val="Hyperlink"/>
              </w:rPr>
              <w:instrText xml:space="preserve"> </w:instrText>
            </w:r>
            <w:r>
              <w:instrText>HYPERLINK \l "_Toc189051736"</w:instrText>
            </w:r>
            <w:r w:rsidRPr="00233565">
              <w:rPr>
                <w:rStyle w:val="Hyperlink"/>
              </w:rPr>
              <w:instrText xml:space="preserve"> </w:instrText>
            </w:r>
            <w:r w:rsidRPr="00233565">
              <w:rPr>
                <w:rStyle w:val="Hyperlink"/>
              </w:rPr>
            </w:r>
            <w:r w:rsidRPr="00233565">
              <w:rPr>
                <w:rStyle w:val="Hyperlink"/>
              </w:rPr>
              <w:fldChar w:fldCharType="separate"/>
            </w:r>
            <w:r w:rsidRPr="00233565">
              <w:rPr>
                <w:rStyle w:val="Hyperlink"/>
                <w:rFonts w:cs="Calibri"/>
                <w:bCs/>
              </w:rPr>
              <w:t>9.</w:t>
            </w:r>
            <w:r>
              <w:rPr>
                <w:rFonts w:asciiTheme="minorHAnsi" w:eastAsiaTheme="minorEastAsia" w:hAnsiTheme="minorHAnsi"/>
                <w:b w:val="0"/>
                <w:color w:val="auto"/>
                <w:kern w:val="2"/>
                <w:sz w:val="24"/>
                <w14:ligatures w14:val="standardContextual"/>
              </w:rPr>
              <w:tab/>
            </w:r>
            <w:r w:rsidRPr="00233565">
              <w:rPr>
                <w:rStyle w:val="Hyperlink"/>
                <w:rFonts w:cs="Calibri"/>
                <w:bCs/>
              </w:rPr>
              <w:t xml:space="preserve">POLICY </w:t>
            </w:r>
            <w:r w:rsidRPr="00233565">
              <w:rPr>
                <w:rStyle w:val="Hyperlink"/>
                <w:rFonts w:cs="Calibri" w:hint="eastAsia"/>
                <w:bCs/>
              </w:rPr>
              <w:t>–</w:t>
            </w:r>
            <w:r w:rsidRPr="00233565">
              <w:rPr>
                <w:rStyle w:val="Hyperlink"/>
                <w:rFonts w:cs="Calibri"/>
                <w:bCs/>
              </w:rPr>
              <w:t xml:space="preserve"> UAE IA CONTROL MAPPING</w:t>
            </w:r>
            <w:r>
              <w:rPr>
                <w:webHidden/>
              </w:rPr>
              <w:tab/>
            </w:r>
            <w:r>
              <w:rPr>
                <w:webHidden/>
              </w:rPr>
              <w:fldChar w:fldCharType="begin"/>
            </w:r>
            <w:r>
              <w:rPr>
                <w:webHidden/>
              </w:rPr>
              <w:instrText xml:space="preserve"> PAGEREF _Toc189051736 \h </w:instrText>
            </w:r>
          </w:ins>
          <w:r>
            <w:rPr>
              <w:webHidden/>
            </w:rPr>
          </w:r>
          <w:r>
            <w:rPr>
              <w:webHidden/>
            </w:rPr>
            <w:fldChar w:fldCharType="separate"/>
          </w:r>
          <w:ins w:id="168" w:author="Mohammed Khateeb" w:date="2025-01-29T14:01:00Z" w16du:dateUtc="2025-01-29T10:01:00Z">
            <w:r>
              <w:rPr>
                <w:webHidden/>
              </w:rPr>
              <w:t>10</w:t>
            </w:r>
            <w:r>
              <w:rPr>
                <w:webHidden/>
              </w:rPr>
              <w:fldChar w:fldCharType="end"/>
            </w:r>
            <w:r w:rsidRPr="00233565">
              <w:rPr>
                <w:rStyle w:val="Hyperlink"/>
              </w:rPr>
              <w:fldChar w:fldCharType="end"/>
            </w:r>
          </w:ins>
        </w:p>
        <w:p w14:paraId="2E46C893" w14:textId="7C0581D1" w:rsidR="00DA5394" w:rsidDel="009942CA" w:rsidRDefault="00DA5394">
          <w:pPr>
            <w:pStyle w:val="TOC1"/>
            <w:rPr>
              <w:del w:id="169" w:author="Mohammed Khateeb" w:date="2025-01-29T12:59:00Z" w16du:dateUtc="2025-01-29T08:59:00Z"/>
              <w:rFonts w:asciiTheme="minorHAnsi" w:eastAsiaTheme="minorEastAsia" w:hAnsiTheme="minorHAnsi"/>
              <w:b w:val="0"/>
              <w:color w:val="auto"/>
              <w:sz w:val="22"/>
              <w:szCs w:val="22"/>
            </w:rPr>
          </w:pPr>
          <w:del w:id="170" w:author="Mohammed Khateeb" w:date="2025-01-29T12:59:00Z" w16du:dateUtc="2025-01-29T08:59:00Z">
            <w:r w:rsidRPr="009942CA" w:rsidDel="009942CA">
              <w:rPr>
                <w:rPrChange w:id="171" w:author="Mohammed Khateeb" w:date="2025-01-29T12:59:00Z" w16du:dateUtc="2025-01-29T08:59:00Z">
                  <w:rPr>
                    <w:rStyle w:val="Hyperlink"/>
                    <w:rFonts w:cs="Calibri"/>
                    <w:bCs/>
                  </w:rPr>
                </w:rPrChange>
              </w:rPr>
              <w:delText>1.</w:delText>
            </w:r>
            <w:r w:rsidDel="009942CA">
              <w:rPr>
                <w:rFonts w:asciiTheme="minorHAnsi" w:eastAsiaTheme="minorEastAsia" w:hAnsiTheme="minorHAnsi"/>
                <w:b w:val="0"/>
                <w:color w:val="auto"/>
                <w:sz w:val="22"/>
                <w:szCs w:val="22"/>
              </w:rPr>
              <w:tab/>
            </w:r>
            <w:r w:rsidRPr="009942CA" w:rsidDel="009942CA">
              <w:rPr>
                <w:rPrChange w:id="172" w:author="Mohammed Khateeb" w:date="2025-01-29T12:59:00Z" w16du:dateUtc="2025-01-29T08:59:00Z">
                  <w:rPr>
                    <w:rStyle w:val="Hyperlink"/>
                    <w:rFonts w:cs="Calibri"/>
                    <w:bCs/>
                  </w:rPr>
                </w:rPrChange>
              </w:rPr>
              <w:delText>INTRODUCTION</w:delText>
            </w:r>
            <w:r w:rsidDel="009942CA">
              <w:rPr>
                <w:webHidden/>
              </w:rPr>
              <w:tab/>
            </w:r>
            <w:r w:rsidR="005A7E93" w:rsidDel="009942CA">
              <w:rPr>
                <w:webHidden/>
              </w:rPr>
              <w:delText>5</w:delText>
            </w:r>
          </w:del>
        </w:p>
        <w:p w14:paraId="6C8981AC" w14:textId="1F0C27B4" w:rsidR="00DA5394" w:rsidDel="009942CA" w:rsidRDefault="00DA5394">
          <w:pPr>
            <w:pStyle w:val="TOC1"/>
            <w:rPr>
              <w:del w:id="173" w:author="Mohammed Khateeb" w:date="2025-01-29T12:59:00Z" w16du:dateUtc="2025-01-29T08:59:00Z"/>
              <w:rFonts w:asciiTheme="minorHAnsi" w:eastAsiaTheme="minorEastAsia" w:hAnsiTheme="minorHAnsi"/>
              <w:b w:val="0"/>
              <w:color w:val="auto"/>
              <w:sz w:val="22"/>
              <w:szCs w:val="22"/>
            </w:rPr>
          </w:pPr>
          <w:del w:id="174" w:author="Mohammed Khateeb" w:date="2025-01-29T12:59:00Z" w16du:dateUtc="2025-01-29T08:59:00Z">
            <w:r w:rsidRPr="009942CA" w:rsidDel="009942CA">
              <w:rPr>
                <w:rPrChange w:id="175" w:author="Mohammed Khateeb" w:date="2025-01-29T12:59:00Z" w16du:dateUtc="2025-01-29T08:59:00Z">
                  <w:rPr>
                    <w:rStyle w:val="Hyperlink"/>
                    <w:rFonts w:cs="Calibri"/>
                    <w:bCs/>
                  </w:rPr>
                </w:rPrChange>
              </w:rPr>
              <w:delText>2.</w:delText>
            </w:r>
            <w:r w:rsidDel="009942CA">
              <w:rPr>
                <w:rFonts w:asciiTheme="minorHAnsi" w:eastAsiaTheme="minorEastAsia" w:hAnsiTheme="minorHAnsi"/>
                <w:b w:val="0"/>
                <w:color w:val="auto"/>
                <w:sz w:val="22"/>
                <w:szCs w:val="22"/>
              </w:rPr>
              <w:tab/>
            </w:r>
            <w:r w:rsidRPr="009942CA" w:rsidDel="009942CA">
              <w:rPr>
                <w:rPrChange w:id="176" w:author="Mohammed Khateeb" w:date="2025-01-29T12:59:00Z" w16du:dateUtc="2025-01-29T08:59:00Z">
                  <w:rPr>
                    <w:rStyle w:val="Hyperlink"/>
                    <w:rFonts w:cs="Calibri"/>
                    <w:bCs/>
                  </w:rPr>
                </w:rPrChange>
              </w:rPr>
              <w:delText>PURPOSE</w:delText>
            </w:r>
            <w:r w:rsidDel="009942CA">
              <w:rPr>
                <w:webHidden/>
              </w:rPr>
              <w:tab/>
            </w:r>
            <w:r w:rsidR="005A7E93" w:rsidDel="009942CA">
              <w:rPr>
                <w:webHidden/>
              </w:rPr>
              <w:delText>5</w:delText>
            </w:r>
          </w:del>
        </w:p>
        <w:p w14:paraId="72408E41" w14:textId="2316E167" w:rsidR="00DA5394" w:rsidDel="009942CA" w:rsidRDefault="00DA5394">
          <w:pPr>
            <w:pStyle w:val="TOC1"/>
            <w:rPr>
              <w:del w:id="177" w:author="Mohammed Khateeb" w:date="2025-01-29T12:59:00Z" w16du:dateUtc="2025-01-29T08:59:00Z"/>
              <w:rFonts w:asciiTheme="minorHAnsi" w:eastAsiaTheme="minorEastAsia" w:hAnsiTheme="minorHAnsi"/>
              <w:b w:val="0"/>
              <w:color w:val="auto"/>
              <w:sz w:val="22"/>
              <w:szCs w:val="22"/>
            </w:rPr>
          </w:pPr>
          <w:del w:id="178" w:author="Mohammed Khateeb" w:date="2025-01-29T12:59:00Z" w16du:dateUtc="2025-01-29T08:59:00Z">
            <w:r w:rsidRPr="009942CA" w:rsidDel="009942CA">
              <w:rPr>
                <w:rPrChange w:id="179" w:author="Mohammed Khateeb" w:date="2025-01-29T12:59:00Z" w16du:dateUtc="2025-01-29T08:59:00Z">
                  <w:rPr>
                    <w:rStyle w:val="Hyperlink"/>
                    <w:rFonts w:cs="Calibri"/>
                    <w:bCs/>
                  </w:rPr>
                </w:rPrChange>
              </w:rPr>
              <w:delText>3.</w:delText>
            </w:r>
            <w:r w:rsidDel="009942CA">
              <w:rPr>
                <w:rFonts w:asciiTheme="minorHAnsi" w:eastAsiaTheme="minorEastAsia" w:hAnsiTheme="minorHAnsi"/>
                <w:b w:val="0"/>
                <w:color w:val="auto"/>
                <w:sz w:val="22"/>
                <w:szCs w:val="22"/>
              </w:rPr>
              <w:tab/>
            </w:r>
            <w:r w:rsidRPr="009942CA" w:rsidDel="009942CA">
              <w:rPr>
                <w:rPrChange w:id="180" w:author="Mohammed Khateeb" w:date="2025-01-29T12:59:00Z" w16du:dateUtc="2025-01-29T08:59:00Z">
                  <w:rPr>
                    <w:rStyle w:val="Hyperlink"/>
                    <w:rFonts w:cs="Calibri"/>
                    <w:bCs/>
                  </w:rPr>
                </w:rPrChange>
              </w:rPr>
              <w:delText>SCOPE</w:delText>
            </w:r>
            <w:r w:rsidDel="009942CA">
              <w:rPr>
                <w:webHidden/>
              </w:rPr>
              <w:tab/>
            </w:r>
            <w:r w:rsidR="005A7E93" w:rsidDel="009942CA">
              <w:rPr>
                <w:webHidden/>
              </w:rPr>
              <w:delText>5</w:delText>
            </w:r>
          </w:del>
        </w:p>
        <w:p w14:paraId="319E4DAC" w14:textId="73FEAFBE" w:rsidR="00DA5394" w:rsidDel="009942CA" w:rsidRDefault="00DA5394">
          <w:pPr>
            <w:pStyle w:val="TOC1"/>
            <w:rPr>
              <w:del w:id="181" w:author="Mohammed Khateeb" w:date="2025-01-29T12:59:00Z" w16du:dateUtc="2025-01-29T08:59:00Z"/>
              <w:rFonts w:asciiTheme="minorHAnsi" w:eastAsiaTheme="minorEastAsia" w:hAnsiTheme="minorHAnsi"/>
              <w:b w:val="0"/>
              <w:color w:val="auto"/>
              <w:sz w:val="22"/>
              <w:szCs w:val="22"/>
            </w:rPr>
          </w:pPr>
          <w:del w:id="182" w:author="Mohammed Khateeb" w:date="2025-01-29T12:59:00Z" w16du:dateUtc="2025-01-29T08:59:00Z">
            <w:r w:rsidRPr="009942CA" w:rsidDel="009942CA">
              <w:rPr>
                <w:rPrChange w:id="183" w:author="Mohammed Khateeb" w:date="2025-01-29T12:59:00Z" w16du:dateUtc="2025-01-29T08:59:00Z">
                  <w:rPr>
                    <w:rStyle w:val="Hyperlink"/>
                    <w:rFonts w:cs="Calibri"/>
                    <w:bCs/>
                  </w:rPr>
                </w:rPrChange>
              </w:rPr>
              <w:delText>4.</w:delText>
            </w:r>
            <w:r w:rsidDel="009942CA">
              <w:rPr>
                <w:rFonts w:asciiTheme="minorHAnsi" w:eastAsiaTheme="minorEastAsia" w:hAnsiTheme="minorHAnsi"/>
                <w:b w:val="0"/>
                <w:color w:val="auto"/>
                <w:sz w:val="22"/>
                <w:szCs w:val="22"/>
              </w:rPr>
              <w:tab/>
            </w:r>
            <w:r w:rsidRPr="009942CA" w:rsidDel="009942CA">
              <w:rPr>
                <w:rPrChange w:id="184" w:author="Mohammed Khateeb" w:date="2025-01-29T12:59:00Z" w16du:dateUtc="2025-01-29T08:59:00Z">
                  <w:rPr>
                    <w:rStyle w:val="Hyperlink"/>
                    <w:rFonts w:cs="Calibri"/>
                    <w:bCs/>
                  </w:rPr>
                </w:rPrChange>
              </w:rPr>
              <w:delText>POLICY STATEMENT</w:delText>
            </w:r>
            <w:r w:rsidDel="009942CA">
              <w:rPr>
                <w:webHidden/>
              </w:rPr>
              <w:tab/>
            </w:r>
            <w:r w:rsidR="005A7E93" w:rsidDel="009942CA">
              <w:rPr>
                <w:webHidden/>
              </w:rPr>
              <w:delText>6</w:delText>
            </w:r>
          </w:del>
        </w:p>
        <w:p w14:paraId="21169548" w14:textId="6AC774C5" w:rsidR="00DA5394" w:rsidDel="009942CA" w:rsidRDefault="00DA5394">
          <w:pPr>
            <w:pStyle w:val="TOC1"/>
            <w:rPr>
              <w:del w:id="185" w:author="Mohammed Khateeb" w:date="2025-01-29T12:59:00Z" w16du:dateUtc="2025-01-29T08:59:00Z"/>
              <w:rFonts w:asciiTheme="minorHAnsi" w:eastAsiaTheme="minorEastAsia" w:hAnsiTheme="minorHAnsi"/>
              <w:b w:val="0"/>
              <w:color w:val="auto"/>
              <w:sz w:val="22"/>
              <w:szCs w:val="22"/>
            </w:rPr>
          </w:pPr>
          <w:del w:id="186" w:author="Mohammed Khateeb" w:date="2025-01-29T12:59:00Z" w16du:dateUtc="2025-01-29T08:59:00Z">
            <w:r w:rsidRPr="009942CA" w:rsidDel="009942CA">
              <w:rPr>
                <w:rPrChange w:id="187" w:author="Mohammed Khateeb" w:date="2025-01-29T12:59:00Z" w16du:dateUtc="2025-01-29T08:59:00Z">
                  <w:rPr>
                    <w:rStyle w:val="Hyperlink"/>
                    <w:rFonts w:cs="Calibri"/>
                    <w:bCs/>
                  </w:rPr>
                </w:rPrChange>
              </w:rPr>
              <w:delText>5.</w:delText>
            </w:r>
            <w:r w:rsidDel="009942CA">
              <w:rPr>
                <w:rFonts w:asciiTheme="minorHAnsi" w:eastAsiaTheme="minorEastAsia" w:hAnsiTheme="minorHAnsi"/>
                <w:b w:val="0"/>
                <w:color w:val="auto"/>
                <w:sz w:val="22"/>
                <w:szCs w:val="22"/>
              </w:rPr>
              <w:tab/>
            </w:r>
            <w:r w:rsidRPr="009942CA" w:rsidDel="009942CA">
              <w:rPr>
                <w:rPrChange w:id="188" w:author="Mohammed Khateeb" w:date="2025-01-29T12:59:00Z" w16du:dateUtc="2025-01-29T08:59:00Z">
                  <w:rPr>
                    <w:rStyle w:val="Hyperlink"/>
                    <w:rFonts w:cs="Calibri"/>
                    <w:bCs/>
                  </w:rPr>
                </w:rPrChange>
              </w:rPr>
              <w:delText>POLICY DETAILS</w:delText>
            </w:r>
            <w:r w:rsidDel="009942CA">
              <w:rPr>
                <w:webHidden/>
              </w:rPr>
              <w:tab/>
            </w:r>
            <w:r w:rsidR="005A7E93" w:rsidDel="009942CA">
              <w:rPr>
                <w:webHidden/>
              </w:rPr>
              <w:delText>6</w:delText>
            </w:r>
          </w:del>
        </w:p>
        <w:p w14:paraId="7A699DCE" w14:textId="395C77C2" w:rsidR="00DA5394" w:rsidDel="009942CA" w:rsidRDefault="00DA5394">
          <w:pPr>
            <w:pStyle w:val="TOC2"/>
            <w:rPr>
              <w:del w:id="189" w:author="Mohammed Khateeb" w:date="2025-01-29T12:59:00Z" w16du:dateUtc="2025-01-29T08:59:00Z"/>
              <w:rFonts w:asciiTheme="minorHAnsi" w:eastAsiaTheme="minorEastAsia" w:hAnsiTheme="minorHAnsi"/>
              <w:color w:val="auto"/>
              <w:sz w:val="22"/>
              <w:szCs w:val="22"/>
            </w:rPr>
          </w:pPr>
          <w:del w:id="190" w:author="Mohammed Khateeb" w:date="2025-01-29T12:59:00Z" w16du:dateUtc="2025-01-29T08:59:00Z">
            <w:r w:rsidRPr="009942CA" w:rsidDel="009942CA">
              <w:rPr>
                <w:rPrChange w:id="191" w:author="Mohammed Khateeb" w:date="2025-01-29T12:59:00Z" w16du:dateUtc="2025-01-29T08:59:00Z">
                  <w:rPr>
                    <w:rStyle w:val="Hyperlink"/>
                    <w:rFonts w:cs="Calibri"/>
                    <w:b/>
                    <w:bCs/>
                  </w:rPr>
                </w:rPrChange>
              </w:rPr>
              <w:delText>5.1</w:delText>
            </w:r>
            <w:r w:rsidDel="009942CA">
              <w:rPr>
                <w:rFonts w:asciiTheme="minorHAnsi" w:eastAsiaTheme="minorEastAsia" w:hAnsiTheme="minorHAnsi"/>
                <w:color w:val="auto"/>
                <w:sz w:val="22"/>
                <w:szCs w:val="22"/>
              </w:rPr>
              <w:tab/>
            </w:r>
            <w:r w:rsidRPr="009942CA" w:rsidDel="009942CA">
              <w:rPr>
                <w:rPrChange w:id="192" w:author="Mohammed Khateeb" w:date="2025-01-29T12:59:00Z" w16du:dateUtc="2025-01-29T08:59:00Z">
                  <w:rPr>
                    <w:rStyle w:val="Hyperlink"/>
                    <w:rFonts w:cs="Calibri"/>
                    <w:b/>
                    <w:bCs/>
                  </w:rPr>
                </w:rPrChange>
              </w:rPr>
              <w:delText>Documenting the Operating Procedures</w:delText>
            </w:r>
            <w:r w:rsidDel="009942CA">
              <w:rPr>
                <w:webHidden/>
              </w:rPr>
              <w:tab/>
            </w:r>
            <w:r w:rsidR="005A7E93" w:rsidDel="009942CA">
              <w:rPr>
                <w:webHidden/>
              </w:rPr>
              <w:delText>6</w:delText>
            </w:r>
          </w:del>
        </w:p>
        <w:p w14:paraId="40D7DFF2" w14:textId="7235C6A1" w:rsidR="00DA5394" w:rsidDel="009942CA" w:rsidRDefault="00DA5394">
          <w:pPr>
            <w:pStyle w:val="TOC2"/>
            <w:rPr>
              <w:del w:id="193" w:author="Mohammed Khateeb" w:date="2025-01-29T12:59:00Z" w16du:dateUtc="2025-01-29T08:59:00Z"/>
              <w:rFonts w:asciiTheme="minorHAnsi" w:eastAsiaTheme="minorEastAsia" w:hAnsiTheme="minorHAnsi"/>
              <w:color w:val="auto"/>
              <w:sz w:val="22"/>
              <w:szCs w:val="22"/>
            </w:rPr>
          </w:pPr>
          <w:del w:id="194" w:author="Mohammed Khateeb" w:date="2025-01-29T12:59:00Z" w16du:dateUtc="2025-01-29T08:59:00Z">
            <w:r w:rsidRPr="009942CA" w:rsidDel="009942CA">
              <w:rPr>
                <w:rPrChange w:id="195" w:author="Mohammed Khateeb" w:date="2025-01-29T12:59:00Z" w16du:dateUtc="2025-01-29T08:59:00Z">
                  <w:rPr>
                    <w:rStyle w:val="Hyperlink"/>
                    <w:rFonts w:cs="Calibri"/>
                    <w:b/>
                    <w:bCs/>
                  </w:rPr>
                </w:rPrChange>
              </w:rPr>
              <w:delText>5.2</w:delText>
            </w:r>
            <w:r w:rsidDel="009942CA">
              <w:rPr>
                <w:rFonts w:asciiTheme="minorHAnsi" w:eastAsiaTheme="minorEastAsia" w:hAnsiTheme="minorHAnsi"/>
                <w:color w:val="auto"/>
                <w:sz w:val="22"/>
                <w:szCs w:val="22"/>
              </w:rPr>
              <w:tab/>
            </w:r>
            <w:r w:rsidRPr="009942CA" w:rsidDel="009942CA">
              <w:rPr>
                <w:rPrChange w:id="196" w:author="Mohammed Khateeb" w:date="2025-01-29T12:59:00Z" w16du:dateUtc="2025-01-29T08:59:00Z">
                  <w:rPr>
                    <w:rStyle w:val="Hyperlink"/>
                    <w:rFonts w:cs="Calibri"/>
                    <w:b/>
                    <w:bCs/>
                  </w:rPr>
                </w:rPrChange>
              </w:rPr>
              <w:delText>Controls over System Documentation</w:delText>
            </w:r>
            <w:r w:rsidDel="009942CA">
              <w:rPr>
                <w:webHidden/>
              </w:rPr>
              <w:tab/>
            </w:r>
            <w:r w:rsidR="005A7E93" w:rsidDel="009942CA">
              <w:rPr>
                <w:webHidden/>
              </w:rPr>
              <w:delText>6</w:delText>
            </w:r>
          </w:del>
        </w:p>
        <w:p w14:paraId="34B72759" w14:textId="0362BC71" w:rsidR="00DA5394" w:rsidDel="009942CA" w:rsidRDefault="00DA5394">
          <w:pPr>
            <w:pStyle w:val="TOC2"/>
            <w:rPr>
              <w:del w:id="197" w:author="Mohammed Khateeb" w:date="2025-01-29T12:59:00Z" w16du:dateUtc="2025-01-29T08:59:00Z"/>
              <w:rFonts w:asciiTheme="minorHAnsi" w:eastAsiaTheme="minorEastAsia" w:hAnsiTheme="minorHAnsi"/>
              <w:color w:val="auto"/>
              <w:sz w:val="22"/>
              <w:szCs w:val="22"/>
            </w:rPr>
          </w:pPr>
          <w:del w:id="198" w:author="Mohammed Khateeb" w:date="2025-01-29T12:59:00Z" w16du:dateUtc="2025-01-29T08:59:00Z">
            <w:r w:rsidRPr="009942CA" w:rsidDel="009942CA">
              <w:rPr>
                <w:rPrChange w:id="199" w:author="Mohammed Khateeb" w:date="2025-01-29T12:59:00Z" w16du:dateUtc="2025-01-29T08:59:00Z">
                  <w:rPr>
                    <w:rStyle w:val="Hyperlink"/>
                    <w:rFonts w:cs="Calibri"/>
                    <w:b/>
                    <w:bCs/>
                  </w:rPr>
                </w:rPrChange>
              </w:rPr>
              <w:delText>5.3</w:delText>
            </w:r>
            <w:r w:rsidDel="009942CA">
              <w:rPr>
                <w:rFonts w:asciiTheme="minorHAnsi" w:eastAsiaTheme="minorEastAsia" w:hAnsiTheme="minorHAnsi"/>
                <w:color w:val="auto"/>
                <w:sz w:val="22"/>
                <w:szCs w:val="22"/>
              </w:rPr>
              <w:tab/>
            </w:r>
            <w:r w:rsidRPr="009942CA" w:rsidDel="009942CA">
              <w:rPr>
                <w:rPrChange w:id="200" w:author="Mohammed Khateeb" w:date="2025-01-29T12:59:00Z" w16du:dateUtc="2025-01-29T08:59:00Z">
                  <w:rPr>
                    <w:rStyle w:val="Hyperlink"/>
                    <w:rFonts w:cs="Calibri"/>
                    <w:b/>
                    <w:bCs/>
                  </w:rPr>
                </w:rPrChange>
              </w:rPr>
              <w:delText>Separation of Development, Test and Operational Environments</w:delText>
            </w:r>
            <w:r w:rsidDel="009942CA">
              <w:rPr>
                <w:webHidden/>
              </w:rPr>
              <w:tab/>
            </w:r>
            <w:r w:rsidR="005A7E93" w:rsidDel="009942CA">
              <w:rPr>
                <w:webHidden/>
              </w:rPr>
              <w:delText>6</w:delText>
            </w:r>
          </w:del>
        </w:p>
        <w:p w14:paraId="716D5267" w14:textId="0614B359" w:rsidR="00DA5394" w:rsidDel="009942CA" w:rsidRDefault="00DA5394">
          <w:pPr>
            <w:pStyle w:val="TOC2"/>
            <w:rPr>
              <w:del w:id="201" w:author="Mohammed Khateeb" w:date="2025-01-29T12:59:00Z" w16du:dateUtc="2025-01-29T08:59:00Z"/>
              <w:rFonts w:asciiTheme="minorHAnsi" w:eastAsiaTheme="minorEastAsia" w:hAnsiTheme="minorHAnsi"/>
              <w:color w:val="auto"/>
              <w:sz w:val="22"/>
              <w:szCs w:val="22"/>
            </w:rPr>
          </w:pPr>
          <w:del w:id="202" w:author="Mohammed Khateeb" w:date="2025-01-29T12:59:00Z" w16du:dateUtc="2025-01-29T08:59:00Z">
            <w:r w:rsidRPr="009942CA" w:rsidDel="009942CA">
              <w:rPr>
                <w:rPrChange w:id="203" w:author="Mohammed Khateeb" w:date="2025-01-29T12:59:00Z" w16du:dateUtc="2025-01-29T08:59:00Z">
                  <w:rPr>
                    <w:rStyle w:val="Hyperlink"/>
                    <w:rFonts w:cs="Calibri"/>
                    <w:b/>
                    <w:bCs/>
                  </w:rPr>
                </w:rPrChange>
              </w:rPr>
              <w:delText>5.4</w:delText>
            </w:r>
            <w:r w:rsidDel="009942CA">
              <w:rPr>
                <w:rFonts w:asciiTheme="minorHAnsi" w:eastAsiaTheme="minorEastAsia" w:hAnsiTheme="minorHAnsi"/>
                <w:color w:val="auto"/>
                <w:sz w:val="22"/>
                <w:szCs w:val="22"/>
              </w:rPr>
              <w:tab/>
            </w:r>
            <w:r w:rsidRPr="009942CA" w:rsidDel="009942CA">
              <w:rPr>
                <w:rPrChange w:id="204" w:author="Mohammed Khateeb" w:date="2025-01-29T12:59:00Z" w16du:dateUtc="2025-01-29T08:59:00Z">
                  <w:rPr>
                    <w:rStyle w:val="Hyperlink"/>
                    <w:rFonts w:cs="Calibri"/>
                    <w:b/>
                    <w:bCs/>
                  </w:rPr>
                </w:rPrChange>
              </w:rPr>
              <w:delText>Purchasing, Installation, Allocation and Management of New IT Systems</w:delText>
            </w:r>
            <w:r w:rsidDel="009942CA">
              <w:rPr>
                <w:webHidden/>
              </w:rPr>
              <w:tab/>
            </w:r>
            <w:r w:rsidR="005A7E93" w:rsidDel="009942CA">
              <w:rPr>
                <w:webHidden/>
              </w:rPr>
              <w:delText>7</w:delText>
            </w:r>
          </w:del>
        </w:p>
        <w:p w14:paraId="09FF27CA" w14:textId="47FBDAA6" w:rsidR="00DA5394" w:rsidDel="009942CA" w:rsidRDefault="00DA5394">
          <w:pPr>
            <w:pStyle w:val="TOC2"/>
            <w:rPr>
              <w:del w:id="205" w:author="Mohammed Khateeb" w:date="2025-01-29T12:59:00Z" w16du:dateUtc="2025-01-29T08:59:00Z"/>
              <w:rFonts w:asciiTheme="minorHAnsi" w:eastAsiaTheme="minorEastAsia" w:hAnsiTheme="minorHAnsi"/>
              <w:color w:val="auto"/>
              <w:sz w:val="22"/>
              <w:szCs w:val="22"/>
            </w:rPr>
          </w:pPr>
          <w:del w:id="206" w:author="Mohammed Khateeb" w:date="2025-01-29T12:59:00Z" w16du:dateUtc="2025-01-29T08:59:00Z">
            <w:r w:rsidRPr="009942CA" w:rsidDel="009942CA">
              <w:rPr>
                <w:rPrChange w:id="207" w:author="Mohammed Khateeb" w:date="2025-01-29T12:59:00Z" w16du:dateUtc="2025-01-29T08:59:00Z">
                  <w:rPr>
                    <w:rStyle w:val="Hyperlink"/>
                    <w:rFonts w:cs="Calibri"/>
                    <w:b/>
                    <w:bCs/>
                  </w:rPr>
                </w:rPrChange>
              </w:rPr>
              <w:delText>5.5</w:delText>
            </w:r>
            <w:r w:rsidDel="009942CA">
              <w:rPr>
                <w:rFonts w:asciiTheme="minorHAnsi" w:eastAsiaTheme="minorEastAsia" w:hAnsiTheme="minorHAnsi"/>
                <w:color w:val="auto"/>
                <w:sz w:val="22"/>
                <w:szCs w:val="22"/>
              </w:rPr>
              <w:tab/>
            </w:r>
            <w:r w:rsidRPr="009942CA" w:rsidDel="009942CA">
              <w:rPr>
                <w:rPrChange w:id="208" w:author="Mohammed Khateeb" w:date="2025-01-29T12:59:00Z" w16du:dateUtc="2025-01-29T08:59:00Z">
                  <w:rPr>
                    <w:rStyle w:val="Hyperlink"/>
                    <w:rFonts w:cs="Calibri"/>
                    <w:b/>
                    <w:bCs/>
                  </w:rPr>
                </w:rPrChange>
              </w:rPr>
              <w:delText>System Acceptance</w:delText>
            </w:r>
            <w:r w:rsidDel="009942CA">
              <w:rPr>
                <w:webHidden/>
              </w:rPr>
              <w:tab/>
            </w:r>
            <w:r w:rsidR="005A7E93" w:rsidDel="009942CA">
              <w:rPr>
                <w:webHidden/>
              </w:rPr>
              <w:delText>7</w:delText>
            </w:r>
          </w:del>
        </w:p>
        <w:p w14:paraId="1CA6394A" w14:textId="1818372D" w:rsidR="00DA5394" w:rsidDel="009942CA" w:rsidRDefault="00DA5394">
          <w:pPr>
            <w:pStyle w:val="TOC2"/>
            <w:rPr>
              <w:del w:id="209" w:author="Mohammed Khateeb" w:date="2025-01-29T12:59:00Z" w16du:dateUtc="2025-01-29T08:59:00Z"/>
              <w:rFonts w:asciiTheme="minorHAnsi" w:eastAsiaTheme="minorEastAsia" w:hAnsiTheme="minorHAnsi"/>
              <w:color w:val="auto"/>
              <w:sz w:val="22"/>
              <w:szCs w:val="22"/>
            </w:rPr>
          </w:pPr>
          <w:del w:id="210" w:author="Mohammed Khateeb" w:date="2025-01-29T12:59:00Z" w16du:dateUtc="2025-01-29T08:59:00Z">
            <w:r w:rsidRPr="009942CA" w:rsidDel="009942CA">
              <w:rPr>
                <w:rPrChange w:id="211" w:author="Mohammed Khateeb" w:date="2025-01-29T12:59:00Z" w16du:dateUtc="2025-01-29T08:59:00Z">
                  <w:rPr>
                    <w:rStyle w:val="Hyperlink"/>
                    <w:rFonts w:cs="Calibri"/>
                    <w:b/>
                    <w:bCs/>
                  </w:rPr>
                </w:rPrChange>
              </w:rPr>
              <w:delText>5.6</w:delText>
            </w:r>
            <w:r w:rsidDel="009942CA">
              <w:rPr>
                <w:rFonts w:asciiTheme="minorHAnsi" w:eastAsiaTheme="minorEastAsia" w:hAnsiTheme="minorHAnsi"/>
                <w:color w:val="auto"/>
                <w:sz w:val="22"/>
                <w:szCs w:val="22"/>
              </w:rPr>
              <w:tab/>
            </w:r>
            <w:r w:rsidRPr="009942CA" w:rsidDel="009942CA">
              <w:rPr>
                <w:rPrChange w:id="212" w:author="Mohammed Khateeb" w:date="2025-01-29T12:59:00Z" w16du:dateUtc="2025-01-29T08:59:00Z">
                  <w:rPr>
                    <w:rStyle w:val="Hyperlink"/>
                    <w:rFonts w:cs="Calibri"/>
                    <w:b/>
                    <w:bCs/>
                  </w:rPr>
                </w:rPrChange>
              </w:rPr>
              <w:delText>Segregation of Duties</w:delText>
            </w:r>
            <w:r w:rsidDel="009942CA">
              <w:rPr>
                <w:webHidden/>
              </w:rPr>
              <w:tab/>
            </w:r>
            <w:r w:rsidR="005A7E93" w:rsidDel="009942CA">
              <w:rPr>
                <w:webHidden/>
              </w:rPr>
              <w:delText>8</w:delText>
            </w:r>
          </w:del>
        </w:p>
        <w:p w14:paraId="2FF09B9C" w14:textId="2C52DBE5" w:rsidR="00DA5394" w:rsidDel="009942CA" w:rsidRDefault="00DA5394">
          <w:pPr>
            <w:pStyle w:val="TOC1"/>
            <w:rPr>
              <w:del w:id="213" w:author="Mohammed Khateeb" w:date="2025-01-29T12:59:00Z" w16du:dateUtc="2025-01-29T08:59:00Z"/>
              <w:rFonts w:asciiTheme="minorHAnsi" w:eastAsiaTheme="minorEastAsia" w:hAnsiTheme="minorHAnsi"/>
              <w:b w:val="0"/>
              <w:color w:val="auto"/>
              <w:sz w:val="22"/>
              <w:szCs w:val="22"/>
            </w:rPr>
          </w:pPr>
          <w:del w:id="214" w:author="Mohammed Khateeb" w:date="2025-01-29T12:59:00Z" w16du:dateUtc="2025-01-29T08:59:00Z">
            <w:r w:rsidRPr="009942CA" w:rsidDel="009942CA">
              <w:rPr>
                <w:rPrChange w:id="215" w:author="Mohammed Khateeb" w:date="2025-01-29T12:59:00Z" w16du:dateUtc="2025-01-29T08:59:00Z">
                  <w:rPr>
                    <w:rStyle w:val="Hyperlink"/>
                    <w:rFonts w:cs="Calibri"/>
                    <w:bCs/>
                  </w:rPr>
                </w:rPrChange>
              </w:rPr>
              <w:delText>6.</w:delText>
            </w:r>
            <w:r w:rsidDel="009942CA">
              <w:rPr>
                <w:rFonts w:asciiTheme="minorHAnsi" w:eastAsiaTheme="minorEastAsia" w:hAnsiTheme="minorHAnsi"/>
                <w:b w:val="0"/>
                <w:color w:val="auto"/>
                <w:sz w:val="22"/>
                <w:szCs w:val="22"/>
              </w:rPr>
              <w:tab/>
            </w:r>
            <w:r w:rsidRPr="009942CA" w:rsidDel="009942CA">
              <w:rPr>
                <w:rPrChange w:id="216" w:author="Mohammed Khateeb" w:date="2025-01-29T12:59:00Z" w16du:dateUtc="2025-01-29T08:59:00Z">
                  <w:rPr>
                    <w:rStyle w:val="Hyperlink"/>
                    <w:rFonts w:cs="Calibri"/>
                    <w:bCs/>
                  </w:rPr>
                </w:rPrChange>
              </w:rPr>
              <w:delText>ROLES AND RESPONSIBILITIES</w:delText>
            </w:r>
            <w:r w:rsidDel="009942CA">
              <w:rPr>
                <w:webHidden/>
              </w:rPr>
              <w:tab/>
            </w:r>
            <w:r w:rsidR="005A7E93" w:rsidDel="009942CA">
              <w:rPr>
                <w:webHidden/>
              </w:rPr>
              <w:delText>9</w:delText>
            </w:r>
          </w:del>
        </w:p>
        <w:p w14:paraId="3C8E6D57" w14:textId="35497B66" w:rsidR="00DA5394" w:rsidDel="009942CA" w:rsidRDefault="00DA5394">
          <w:pPr>
            <w:pStyle w:val="TOC1"/>
            <w:rPr>
              <w:del w:id="217" w:author="Mohammed Khateeb" w:date="2025-01-29T12:59:00Z" w16du:dateUtc="2025-01-29T08:59:00Z"/>
              <w:rFonts w:asciiTheme="minorHAnsi" w:eastAsiaTheme="minorEastAsia" w:hAnsiTheme="minorHAnsi"/>
              <w:b w:val="0"/>
              <w:color w:val="auto"/>
              <w:sz w:val="22"/>
              <w:szCs w:val="22"/>
            </w:rPr>
          </w:pPr>
          <w:del w:id="218" w:author="Mohammed Khateeb" w:date="2025-01-29T12:59:00Z" w16du:dateUtc="2025-01-29T08:59:00Z">
            <w:r w:rsidRPr="009942CA" w:rsidDel="009942CA">
              <w:rPr>
                <w:rPrChange w:id="219" w:author="Mohammed Khateeb" w:date="2025-01-29T12:59:00Z" w16du:dateUtc="2025-01-29T08:59:00Z">
                  <w:rPr>
                    <w:rStyle w:val="Hyperlink"/>
                    <w:rFonts w:cs="Calibri"/>
                    <w:bCs/>
                  </w:rPr>
                </w:rPrChange>
              </w:rPr>
              <w:delText>7.</w:delText>
            </w:r>
            <w:r w:rsidDel="009942CA">
              <w:rPr>
                <w:rFonts w:asciiTheme="minorHAnsi" w:eastAsiaTheme="minorEastAsia" w:hAnsiTheme="minorHAnsi"/>
                <w:b w:val="0"/>
                <w:color w:val="auto"/>
                <w:sz w:val="22"/>
                <w:szCs w:val="22"/>
              </w:rPr>
              <w:tab/>
            </w:r>
            <w:r w:rsidRPr="009942CA" w:rsidDel="009942CA">
              <w:rPr>
                <w:rPrChange w:id="220" w:author="Mohammed Khateeb" w:date="2025-01-29T12:59:00Z" w16du:dateUtc="2025-01-29T08:59:00Z">
                  <w:rPr>
                    <w:rStyle w:val="Hyperlink"/>
                    <w:rFonts w:cs="Calibri"/>
                    <w:bCs/>
                  </w:rPr>
                </w:rPrChange>
              </w:rPr>
              <w:delText>POLICY ENFORCEMENT AND EXCEPTIONS</w:delText>
            </w:r>
            <w:r w:rsidDel="009942CA">
              <w:rPr>
                <w:webHidden/>
              </w:rPr>
              <w:tab/>
            </w:r>
            <w:r w:rsidR="005A7E93" w:rsidDel="009942CA">
              <w:rPr>
                <w:webHidden/>
              </w:rPr>
              <w:delText>10</w:delText>
            </w:r>
          </w:del>
        </w:p>
        <w:p w14:paraId="3F0568E3" w14:textId="44514350" w:rsidR="00DA5394" w:rsidDel="009942CA" w:rsidRDefault="00DA5394">
          <w:pPr>
            <w:pStyle w:val="TOC1"/>
            <w:rPr>
              <w:del w:id="221" w:author="Mohammed Khateeb" w:date="2025-01-29T12:59:00Z" w16du:dateUtc="2025-01-29T08:59:00Z"/>
              <w:rFonts w:asciiTheme="minorHAnsi" w:eastAsiaTheme="minorEastAsia" w:hAnsiTheme="minorHAnsi"/>
              <w:b w:val="0"/>
              <w:color w:val="auto"/>
              <w:sz w:val="22"/>
              <w:szCs w:val="22"/>
            </w:rPr>
          </w:pPr>
          <w:del w:id="222" w:author="Mohammed Khateeb" w:date="2025-01-29T12:59:00Z" w16du:dateUtc="2025-01-29T08:59:00Z">
            <w:r w:rsidRPr="009942CA" w:rsidDel="009942CA">
              <w:rPr>
                <w:rPrChange w:id="223" w:author="Mohammed Khateeb" w:date="2025-01-29T12:59:00Z" w16du:dateUtc="2025-01-29T08:59:00Z">
                  <w:rPr>
                    <w:rStyle w:val="Hyperlink"/>
                    <w:rFonts w:cs="Calibri"/>
                    <w:bCs/>
                  </w:rPr>
                </w:rPrChange>
              </w:rPr>
              <w:delText>8.</w:delText>
            </w:r>
            <w:r w:rsidDel="009942CA">
              <w:rPr>
                <w:rFonts w:asciiTheme="minorHAnsi" w:eastAsiaTheme="minorEastAsia" w:hAnsiTheme="minorHAnsi"/>
                <w:b w:val="0"/>
                <w:color w:val="auto"/>
                <w:sz w:val="22"/>
                <w:szCs w:val="22"/>
              </w:rPr>
              <w:tab/>
            </w:r>
            <w:r w:rsidRPr="009942CA" w:rsidDel="009942CA">
              <w:rPr>
                <w:rPrChange w:id="224" w:author="Mohammed Khateeb" w:date="2025-01-29T12:59:00Z" w16du:dateUtc="2025-01-29T08:59:00Z">
                  <w:rPr>
                    <w:rStyle w:val="Hyperlink"/>
                    <w:rFonts w:cs="Calibri"/>
                    <w:bCs/>
                  </w:rPr>
                </w:rPrChange>
              </w:rPr>
              <w:delText>MONITORING AND REVIEW</w:delText>
            </w:r>
            <w:r w:rsidDel="009942CA">
              <w:rPr>
                <w:webHidden/>
              </w:rPr>
              <w:tab/>
            </w:r>
            <w:r w:rsidR="005A7E93" w:rsidDel="009942CA">
              <w:rPr>
                <w:webHidden/>
              </w:rPr>
              <w:delText>10</w:delText>
            </w:r>
          </w:del>
        </w:p>
        <w:p w14:paraId="77F3075B" w14:textId="7EBB13A9" w:rsidR="00DA5394" w:rsidRDefault="00DA5394">
          <w:r>
            <w:rPr>
              <w:b/>
              <w:bCs/>
              <w:noProof/>
            </w:rPr>
            <w:fldChar w:fldCharType="end"/>
          </w:r>
        </w:p>
      </w:sdtContent>
    </w:sdt>
    <w:p w14:paraId="24585138" w14:textId="77777777" w:rsidR="009D42D4" w:rsidRDefault="009D42D4" w:rsidP="009D42D4">
      <w:pPr>
        <w:rPr>
          <w:rFonts w:asciiTheme="majorHAnsi" w:hAnsiTheme="majorHAnsi"/>
        </w:rPr>
      </w:pPr>
    </w:p>
    <w:p w14:paraId="0CF35448" w14:textId="78CCB60C" w:rsidR="009D42D4" w:rsidRDefault="009D42D4" w:rsidP="009D42D4">
      <w:pPr>
        <w:rPr>
          <w:rFonts w:asciiTheme="majorHAnsi" w:hAnsiTheme="majorHAnsi"/>
        </w:rPr>
      </w:pPr>
    </w:p>
    <w:p w14:paraId="6070DE1F" w14:textId="77777777" w:rsidR="00213F5F" w:rsidRDefault="00213F5F">
      <w:pPr>
        <w:rPr>
          <w:rFonts w:asciiTheme="majorHAnsi" w:hAnsiTheme="majorHAnsi"/>
        </w:rPr>
        <w:sectPr w:rsidR="00213F5F" w:rsidSect="00A624B4">
          <w:pgSz w:w="11906" w:h="16838" w:code="9"/>
          <w:pgMar w:top="1296" w:right="1008" w:bottom="1296" w:left="1008" w:header="576" w:footer="857" w:gutter="0"/>
          <w:cols w:space="708"/>
          <w:docGrid w:linePitch="360"/>
        </w:sectPr>
      </w:pPr>
    </w:p>
    <w:p w14:paraId="78E78E28" w14:textId="77777777" w:rsidR="002719D2" w:rsidRPr="00620A8A" w:rsidRDefault="002719D2" w:rsidP="001A0236">
      <w:pPr>
        <w:pStyle w:val="Heading1"/>
        <w:keepNext w:val="0"/>
        <w:keepLines w:val="0"/>
        <w:numPr>
          <w:ilvl w:val="0"/>
          <w:numId w:val="7"/>
        </w:numPr>
        <w:tabs>
          <w:tab w:val="clear" w:pos="990"/>
        </w:tabs>
        <w:spacing w:before="360" w:after="240" w:line="280" w:lineRule="exact"/>
        <w:ind w:left="360" w:hanging="360"/>
        <w:jc w:val="both"/>
        <w:rPr>
          <w:rFonts w:cs="Calibri"/>
          <w:b/>
          <w:bCs/>
          <w:sz w:val="32"/>
          <w:szCs w:val="32"/>
        </w:rPr>
      </w:pPr>
      <w:bookmarkStart w:id="225" w:name="_Toc116381837"/>
      <w:bookmarkStart w:id="226" w:name="_Toc189051722"/>
      <w:r w:rsidRPr="00620A8A">
        <w:rPr>
          <w:rFonts w:cs="Calibri"/>
          <w:b/>
          <w:bCs/>
          <w:sz w:val="32"/>
          <w:szCs w:val="32"/>
        </w:rPr>
        <w:lastRenderedPageBreak/>
        <w:t>INTRODUCTION</w:t>
      </w:r>
      <w:bookmarkEnd w:id="225"/>
      <w:bookmarkEnd w:id="226"/>
    </w:p>
    <w:p w14:paraId="66316C8F" w14:textId="037F030E" w:rsidR="00596C7A" w:rsidRDefault="00CF685C" w:rsidP="00CF685C">
      <w:pPr>
        <w:jc w:val="both"/>
      </w:pPr>
      <w:r w:rsidRPr="00CF685C">
        <w:t xml:space="preserve">Security operations </w:t>
      </w:r>
      <w:del w:id="227" w:author="Mohammed Khateeb" w:date="2025-01-29T13:55:00Z" w16du:dateUtc="2025-01-29T09:55:00Z">
        <w:r w:rsidRPr="00CF685C" w:rsidDel="00234FB8">
          <w:delText>refers</w:delText>
        </w:r>
      </w:del>
      <w:ins w:id="228" w:author="Mohammed Khateeb" w:date="2025-01-29T13:55:00Z" w16du:dateUtc="2025-01-29T09:55:00Z">
        <w:r w:rsidR="00234FB8" w:rsidRPr="00CF685C">
          <w:t>refer</w:t>
        </w:r>
      </w:ins>
      <w:r w:rsidRPr="00CF685C">
        <w:t xml:space="preserve"> to </w:t>
      </w:r>
      <w:r w:rsidR="00B55F26">
        <w:t>the</w:t>
      </w:r>
      <w:r w:rsidRPr="00CF685C">
        <w:t xml:space="preserve"> combin</w:t>
      </w:r>
      <w:r w:rsidR="00B55F26">
        <w:t>ation of</w:t>
      </w:r>
      <w:r w:rsidRPr="00CF685C">
        <w:t xml:space="preserve"> information security </w:t>
      </w:r>
      <w:r w:rsidR="009524B7">
        <w:t xml:space="preserve">(IS) </w:t>
      </w:r>
      <w:r w:rsidRPr="00CF685C">
        <w:t>and IT operations to improve collaboration and reduce risks</w:t>
      </w:r>
      <w:r>
        <w:t xml:space="preserve">. </w:t>
      </w:r>
    </w:p>
    <w:p w14:paraId="1C69F18D" w14:textId="29309B59" w:rsidR="00236CFD" w:rsidRDefault="00596C7A" w:rsidP="00CF685C">
      <w:pPr>
        <w:jc w:val="both"/>
      </w:pPr>
      <w:r>
        <w:t>Th</w:t>
      </w:r>
      <w:r w:rsidR="00F832C5">
        <w:t>is Security Operations</w:t>
      </w:r>
      <w:r>
        <w:t xml:space="preserve"> </w:t>
      </w:r>
      <w:r w:rsidR="004F450A">
        <w:t>Policy</w:t>
      </w:r>
      <w:r w:rsidR="00F832C5">
        <w:t xml:space="preserve"> (“Policy”)</w:t>
      </w:r>
      <w:r w:rsidR="004F450A">
        <w:t xml:space="preserve"> </w:t>
      </w:r>
      <w:r>
        <w:t xml:space="preserve">defines how </w:t>
      </w:r>
      <w:r w:rsidR="00CF685C">
        <w:t>Security Operations</w:t>
      </w:r>
      <w:r>
        <w:t xml:space="preserve"> will be planned, established, implemented, operated, monitored, reviewed, maintained, and improved within </w:t>
      </w:r>
      <w:del w:id="229" w:author="Mohammed Khateeb" w:date="2025-01-29T13:54:00Z" w16du:dateUtc="2025-01-29T09:54:00Z">
        <w:r w:rsidR="00F36F58" w:rsidDel="00234FB8">
          <w:delText>CPX</w:delText>
        </w:r>
      </w:del>
      <w:ins w:id="230" w:author="Mohammed Khateeb" w:date="2025-01-29T13:54:00Z" w16du:dateUtc="2025-01-29T09:54:00Z">
        <w:r w:rsidR="00234FB8">
          <w:t>&lt;CLIENT&gt;</w:t>
        </w:r>
      </w:ins>
      <w:r>
        <w:t xml:space="preserve">. </w:t>
      </w:r>
      <w:r w:rsidR="00236CFD" w:rsidRPr="003E0C47">
        <w:t xml:space="preserve">This </w:t>
      </w:r>
      <w:r w:rsidR="004F450A">
        <w:t>P</w:t>
      </w:r>
      <w:r w:rsidR="004F450A" w:rsidRPr="003E0C47">
        <w:t xml:space="preserve">olicy </w:t>
      </w:r>
      <w:r w:rsidR="00236CFD" w:rsidRPr="003E0C47">
        <w:t>and its supporting</w:t>
      </w:r>
      <w:r w:rsidR="00236CFD">
        <w:t xml:space="preserve"> </w:t>
      </w:r>
      <w:r w:rsidR="00236CFD" w:rsidRPr="003E0C47">
        <w:t xml:space="preserve">policies set the premise for the </w:t>
      </w:r>
      <w:r w:rsidR="00236CFD">
        <w:t>organization</w:t>
      </w:r>
      <w:r w:rsidR="00236CFD" w:rsidRPr="003E0C47">
        <w:t>'s objective of safeguarding its information and underlying assets against internal and external threats continually strengthening its security posture.</w:t>
      </w:r>
    </w:p>
    <w:p w14:paraId="223170F2" w14:textId="77777777" w:rsidR="008A4699" w:rsidRDefault="008A4699" w:rsidP="00CF685C">
      <w:pPr>
        <w:jc w:val="both"/>
      </w:pPr>
    </w:p>
    <w:p w14:paraId="6D356226" w14:textId="66BFD76E" w:rsidR="001F7C50" w:rsidRDefault="002719D2" w:rsidP="00CF685C">
      <w:pPr>
        <w:pStyle w:val="Heading1"/>
        <w:keepNext w:val="0"/>
        <w:keepLines w:val="0"/>
        <w:numPr>
          <w:ilvl w:val="0"/>
          <w:numId w:val="7"/>
        </w:numPr>
        <w:tabs>
          <w:tab w:val="clear" w:pos="990"/>
        </w:tabs>
        <w:spacing w:before="360" w:after="240" w:line="288" w:lineRule="auto"/>
        <w:ind w:left="360" w:hanging="360"/>
        <w:jc w:val="both"/>
        <w:rPr>
          <w:rFonts w:cs="Calibri"/>
          <w:b/>
          <w:bCs/>
          <w:sz w:val="32"/>
          <w:szCs w:val="32"/>
        </w:rPr>
      </w:pPr>
      <w:bookmarkStart w:id="231" w:name="_Toc116381838"/>
      <w:bookmarkStart w:id="232" w:name="_Toc189051723"/>
      <w:r w:rsidRPr="00620A8A">
        <w:rPr>
          <w:rFonts w:cs="Calibri"/>
          <w:b/>
          <w:bCs/>
          <w:sz w:val="32"/>
          <w:szCs w:val="32"/>
        </w:rPr>
        <w:t>PURPOSE</w:t>
      </w:r>
      <w:bookmarkEnd w:id="231"/>
      <w:bookmarkEnd w:id="232"/>
    </w:p>
    <w:p w14:paraId="5AF4132D" w14:textId="48C462D9" w:rsidR="00BD12C0" w:rsidRDefault="00BD12C0" w:rsidP="00CF685C">
      <w:pPr>
        <w:jc w:val="both"/>
        <w:rPr>
          <w:lang w:val="en-GB"/>
        </w:rPr>
      </w:pPr>
      <w:r w:rsidRPr="00BD12C0">
        <w:rPr>
          <w:lang w:val="en-GB"/>
        </w:rPr>
        <w:t xml:space="preserve">The purpose of this </w:t>
      </w:r>
      <w:r w:rsidR="00CF685C">
        <w:rPr>
          <w:lang w:val="en-GB"/>
        </w:rPr>
        <w:t>P</w:t>
      </w:r>
      <w:r w:rsidRPr="00BD12C0">
        <w:rPr>
          <w:lang w:val="en-GB"/>
        </w:rPr>
        <w:t xml:space="preserve">olicy is to protect </w:t>
      </w:r>
      <w:r w:rsidR="0051390E">
        <w:rPr>
          <w:lang w:val="en-GB"/>
        </w:rPr>
        <w:t>data/Information</w:t>
      </w:r>
      <w:r w:rsidR="0051390E" w:rsidRPr="00BD12C0">
        <w:rPr>
          <w:lang w:val="en-GB"/>
        </w:rPr>
        <w:t xml:space="preserve"> </w:t>
      </w:r>
      <w:r w:rsidRPr="00BD12C0">
        <w:rPr>
          <w:lang w:val="en-GB"/>
        </w:rPr>
        <w:t xml:space="preserve">and information processing facilities through secure and effective operations at </w:t>
      </w:r>
      <w:del w:id="233" w:author="Mohammed Khateeb" w:date="2025-01-29T13:54:00Z" w16du:dateUtc="2025-01-29T09:54:00Z">
        <w:r w:rsidDel="00234FB8">
          <w:rPr>
            <w:lang w:val="en-GB"/>
          </w:rPr>
          <w:delText>CPX</w:delText>
        </w:r>
      </w:del>
      <w:ins w:id="234" w:author="Mohammed Khateeb" w:date="2025-01-29T13:54:00Z" w16du:dateUtc="2025-01-29T09:54:00Z">
        <w:r w:rsidR="00234FB8">
          <w:rPr>
            <w:lang w:val="en-GB"/>
          </w:rPr>
          <w:t>&lt;CLIENT&gt;</w:t>
        </w:r>
      </w:ins>
      <w:r>
        <w:rPr>
          <w:lang w:val="en-GB"/>
        </w:rPr>
        <w:t>.</w:t>
      </w:r>
    </w:p>
    <w:p w14:paraId="3CB1BC18" w14:textId="77777777" w:rsidR="008A4699" w:rsidRPr="0096074E" w:rsidRDefault="008A4699" w:rsidP="00CF685C">
      <w:pPr>
        <w:jc w:val="both"/>
      </w:pPr>
    </w:p>
    <w:p w14:paraId="02F4C1AF" w14:textId="77777777" w:rsidR="002719D2" w:rsidRPr="00620A8A" w:rsidRDefault="002719D2" w:rsidP="00CF685C">
      <w:pPr>
        <w:pStyle w:val="Heading1"/>
        <w:keepNext w:val="0"/>
        <w:keepLines w:val="0"/>
        <w:numPr>
          <w:ilvl w:val="0"/>
          <w:numId w:val="7"/>
        </w:numPr>
        <w:tabs>
          <w:tab w:val="clear" w:pos="990"/>
        </w:tabs>
        <w:spacing w:before="360" w:after="240" w:line="288" w:lineRule="auto"/>
        <w:ind w:left="360" w:hanging="360"/>
        <w:jc w:val="both"/>
        <w:rPr>
          <w:rFonts w:cs="Calibri"/>
          <w:b/>
          <w:bCs/>
          <w:sz w:val="32"/>
          <w:szCs w:val="32"/>
        </w:rPr>
      </w:pPr>
      <w:bookmarkStart w:id="235" w:name="_Toc116381839"/>
      <w:bookmarkStart w:id="236" w:name="_Toc189051724"/>
      <w:r w:rsidRPr="00620A8A">
        <w:rPr>
          <w:rFonts w:cs="Calibri"/>
          <w:b/>
          <w:bCs/>
          <w:sz w:val="32"/>
          <w:szCs w:val="32"/>
        </w:rPr>
        <w:t>SCOPE</w:t>
      </w:r>
      <w:bookmarkEnd w:id="235"/>
      <w:bookmarkEnd w:id="236"/>
    </w:p>
    <w:p w14:paraId="25BD7CA8" w14:textId="610DC193" w:rsidR="00620A8A" w:rsidRPr="003E0C47" w:rsidRDefault="00BE7C16" w:rsidP="00CF685C">
      <w:pPr>
        <w:pStyle w:val="ListParagraph"/>
        <w:ind w:left="0"/>
        <w:jc w:val="both"/>
        <w:rPr>
          <w:rFonts w:asciiTheme="majorHAnsi" w:hAnsiTheme="majorHAnsi" w:cs="Calibri"/>
          <w:szCs w:val="18"/>
        </w:rPr>
      </w:pPr>
      <w:r w:rsidRPr="003E0C47">
        <w:rPr>
          <w:rFonts w:asciiTheme="majorHAnsi" w:hAnsiTheme="majorHAnsi" w:cs="Calibri"/>
          <w:szCs w:val="18"/>
        </w:rPr>
        <w:t xml:space="preserve">This </w:t>
      </w:r>
      <w:r w:rsidR="004F450A">
        <w:rPr>
          <w:rFonts w:asciiTheme="majorHAnsi" w:hAnsiTheme="majorHAnsi" w:cs="Calibri"/>
          <w:szCs w:val="18"/>
        </w:rPr>
        <w:t>P</w:t>
      </w:r>
      <w:r w:rsidR="004F450A" w:rsidRPr="003E0C47">
        <w:rPr>
          <w:rFonts w:asciiTheme="majorHAnsi" w:hAnsiTheme="majorHAnsi" w:cs="Calibri"/>
          <w:szCs w:val="18"/>
        </w:rPr>
        <w:t xml:space="preserve">olicy </w:t>
      </w:r>
      <w:r w:rsidRPr="003E0C47">
        <w:rPr>
          <w:rFonts w:asciiTheme="majorHAnsi" w:hAnsiTheme="majorHAnsi" w:cs="Calibri"/>
          <w:szCs w:val="18"/>
        </w:rPr>
        <w:t>applies to all employees</w:t>
      </w:r>
      <w:r w:rsidR="00057DAE">
        <w:rPr>
          <w:rFonts w:asciiTheme="majorHAnsi" w:hAnsiTheme="majorHAnsi" w:cs="Calibri"/>
          <w:szCs w:val="18"/>
        </w:rPr>
        <w:t>, contractors</w:t>
      </w:r>
      <w:r w:rsidRPr="003E0C47">
        <w:rPr>
          <w:rFonts w:asciiTheme="majorHAnsi" w:hAnsiTheme="majorHAnsi" w:cs="Calibri"/>
          <w:szCs w:val="18"/>
        </w:rPr>
        <w:t xml:space="preserve"> and third parties who access or manage information and information assets or use </w:t>
      </w:r>
      <w:r w:rsidR="0068424B" w:rsidRPr="003E0C47">
        <w:rPr>
          <w:rFonts w:asciiTheme="majorHAnsi" w:hAnsiTheme="majorHAnsi" w:cs="Calibri"/>
          <w:szCs w:val="18"/>
        </w:rPr>
        <w:t xml:space="preserve">the </w:t>
      </w:r>
      <w:r w:rsidR="004C6CEC">
        <w:rPr>
          <w:rFonts w:asciiTheme="majorHAnsi" w:hAnsiTheme="majorHAnsi" w:cs="Calibri"/>
          <w:szCs w:val="18"/>
        </w:rPr>
        <w:t>organization</w:t>
      </w:r>
      <w:r w:rsidR="0068424B" w:rsidRPr="003E0C47">
        <w:rPr>
          <w:rFonts w:asciiTheme="majorHAnsi" w:hAnsiTheme="majorHAnsi" w:cs="Calibri"/>
          <w:szCs w:val="18"/>
        </w:rPr>
        <w:t>'s information and communications technology (ICT) systems</w:t>
      </w:r>
      <w:r w:rsidRPr="003E0C47">
        <w:rPr>
          <w:rFonts w:asciiTheme="majorHAnsi" w:hAnsiTheme="majorHAnsi" w:cs="Calibri"/>
          <w:szCs w:val="18"/>
        </w:rPr>
        <w:t>.</w:t>
      </w:r>
    </w:p>
    <w:p w14:paraId="709327DF" w14:textId="72B06609" w:rsidR="001A0236" w:rsidRPr="00620A8A" w:rsidRDefault="00BE7C16" w:rsidP="00CF685C">
      <w:pPr>
        <w:pStyle w:val="ListParagraph"/>
        <w:ind w:left="0"/>
        <w:jc w:val="both"/>
        <w:rPr>
          <w:rFonts w:asciiTheme="majorHAnsi" w:hAnsiTheme="majorHAnsi" w:cs="Calibri"/>
          <w:sz w:val="22"/>
          <w:szCs w:val="28"/>
        </w:rPr>
      </w:pPr>
      <w:r w:rsidRPr="003E0C47">
        <w:rPr>
          <w:rFonts w:asciiTheme="majorHAnsi" w:hAnsiTheme="majorHAnsi" w:cs="Calibri"/>
          <w:szCs w:val="18"/>
        </w:rPr>
        <w:br/>
        <w:t xml:space="preserve">Any exceptions on the applicability of this </w:t>
      </w:r>
      <w:r w:rsidR="004F450A">
        <w:rPr>
          <w:rFonts w:asciiTheme="majorHAnsi" w:hAnsiTheme="majorHAnsi" w:cs="Calibri"/>
          <w:szCs w:val="18"/>
        </w:rPr>
        <w:t>P</w:t>
      </w:r>
      <w:r w:rsidR="004F450A" w:rsidRPr="003E0C47">
        <w:rPr>
          <w:rFonts w:asciiTheme="majorHAnsi" w:hAnsiTheme="majorHAnsi" w:cs="Calibri"/>
          <w:szCs w:val="18"/>
        </w:rPr>
        <w:t xml:space="preserve">olicy </w:t>
      </w:r>
      <w:r w:rsidRPr="003E0C47">
        <w:rPr>
          <w:rFonts w:asciiTheme="majorHAnsi" w:hAnsiTheme="majorHAnsi" w:cs="Calibri"/>
          <w:szCs w:val="18"/>
        </w:rPr>
        <w:t xml:space="preserve">should be formally requested through the </w:t>
      </w:r>
      <w:r w:rsidR="004F450A">
        <w:rPr>
          <w:rFonts w:asciiTheme="majorHAnsi" w:hAnsiTheme="majorHAnsi" w:cs="Calibri"/>
          <w:szCs w:val="18"/>
        </w:rPr>
        <w:t>'</w:t>
      </w:r>
      <w:r w:rsidRPr="003E0C47">
        <w:rPr>
          <w:rFonts w:asciiTheme="majorHAnsi" w:hAnsiTheme="majorHAnsi" w:cs="Calibri"/>
          <w:szCs w:val="18"/>
        </w:rPr>
        <w:t xml:space="preserve">Policy Exception Management </w:t>
      </w:r>
      <w:r w:rsidR="0068424B" w:rsidRPr="003E0C47">
        <w:rPr>
          <w:rFonts w:asciiTheme="majorHAnsi" w:hAnsiTheme="majorHAnsi" w:cs="Calibri"/>
          <w:szCs w:val="18"/>
        </w:rPr>
        <w:t>procedure</w:t>
      </w:r>
      <w:r w:rsidRPr="003E0C47">
        <w:rPr>
          <w:rFonts w:asciiTheme="majorHAnsi" w:hAnsiTheme="majorHAnsi" w:cs="Calibri"/>
          <w:szCs w:val="18"/>
        </w:rPr>
        <w:t>.</w:t>
      </w:r>
      <w:bookmarkStart w:id="237" w:name="_Toc116381840"/>
      <w:r w:rsidR="004F450A">
        <w:rPr>
          <w:rFonts w:asciiTheme="majorHAnsi" w:hAnsiTheme="majorHAnsi" w:cs="Calibri"/>
          <w:szCs w:val="18"/>
        </w:rPr>
        <w:t>'</w:t>
      </w:r>
      <w:r w:rsidR="004F450A">
        <w:rPr>
          <w:rFonts w:asciiTheme="majorHAnsi" w:hAnsiTheme="majorHAnsi" w:cs="Calibri"/>
          <w:sz w:val="22"/>
          <w:szCs w:val="28"/>
        </w:rPr>
        <w:t xml:space="preserve"> </w:t>
      </w:r>
      <w:r w:rsidR="001A0236" w:rsidRPr="00620A8A">
        <w:rPr>
          <w:rFonts w:asciiTheme="majorHAnsi" w:hAnsiTheme="majorHAnsi" w:cs="Calibri"/>
          <w:b/>
          <w:bCs/>
          <w:sz w:val="32"/>
          <w:szCs w:val="32"/>
        </w:rPr>
        <w:br w:type="page"/>
      </w:r>
    </w:p>
    <w:p w14:paraId="586D8727" w14:textId="77777777" w:rsidR="002719D2" w:rsidRPr="00620A8A" w:rsidRDefault="002719D2" w:rsidP="001A0236">
      <w:pPr>
        <w:pStyle w:val="Heading1"/>
        <w:keepNext w:val="0"/>
        <w:keepLines w:val="0"/>
        <w:numPr>
          <w:ilvl w:val="0"/>
          <w:numId w:val="7"/>
        </w:numPr>
        <w:tabs>
          <w:tab w:val="clear" w:pos="990"/>
        </w:tabs>
        <w:spacing w:before="360" w:after="240" w:line="280" w:lineRule="exact"/>
        <w:ind w:left="360" w:hanging="360"/>
        <w:jc w:val="both"/>
        <w:rPr>
          <w:rFonts w:cs="Calibri"/>
          <w:b/>
          <w:bCs/>
          <w:sz w:val="32"/>
          <w:szCs w:val="32"/>
        </w:rPr>
      </w:pPr>
      <w:bookmarkStart w:id="238" w:name="_Toc189051725"/>
      <w:r w:rsidRPr="00620A8A">
        <w:rPr>
          <w:rFonts w:cs="Calibri"/>
          <w:b/>
          <w:bCs/>
          <w:sz w:val="32"/>
          <w:szCs w:val="32"/>
        </w:rPr>
        <w:lastRenderedPageBreak/>
        <w:t>POLICY STATEMENT</w:t>
      </w:r>
      <w:bookmarkEnd w:id="237"/>
      <w:bookmarkEnd w:id="238"/>
    </w:p>
    <w:p w14:paraId="7CE6C7CB" w14:textId="0E048E80" w:rsidR="002719D2" w:rsidRDefault="007E7363">
      <w:pPr>
        <w:jc w:val="both"/>
      </w:pPr>
      <w:del w:id="239" w:author="Mohammed Khateeb" w:date="2025-01-29T13:54:00Z" w16du:dateUtc="2025-01-29T09:54:00Z">
        <w:r w:rsidDel="00234FB8">
          <w:delText>CPX</w:delText>
        </w:r>
      </w:del>
      <w:ins w:id="240" w:author="Mohammed Khateeb" w:date="2025-01-29T13:54:00Z" w16du:dateUtc="2025-01-29T09:54:00Z">
        <w:r w:rsidR="00234FB8">
          <w:t>&lt;CLIENT&gt;</w:t>
        </w:r>
      </w:ins>
      <w:r w:rsidR="00BE7C16" w:rsidRPr="003E0C47">
        <w:t xml:space="preserve"> shall develop, implement, and maintain </w:t>
      </w:r>
      <w:r w:rsidR="00A26EC0">
        <w:t>a Security Operations Policy</w:t>
      </w:r>
      <w:r w:rsidR="00DA1FEA">
        <w:t xml:space="preserve"> ("Policy")</w:t>
      </w:r>
      <w:r w:rsidR="00A26EC0">
        <w:t xml:space="preserve"> </w:t>
      </w:r>
      <w:del w:id="241" w:author="Mohammed Khateeb" w:date="2025-01-29T13:55:00Z" w16du:dateUtc="2025-01-29T09:55:00Z">
        <w:r w:rsidR="00CF685C" w:rsidDel="00234FB8">
          <w:delText>to</w:delText>
        </w:r>
        <w:r w:rsidR="00B94285" w:rsidDel="00234FB8">
          <w:delText xml:space="preserve">  ensure</w:delText>
        </w:r>
      </w:del>
      <w:ins w:id="242" w:author="Mohammed Khateeb" w:date="2025-01-29T13:55:00Z" w16du:dateUtc="2025-01-29T09:55:00Z">
        <w:r w:rsidR="00234FB8">
          <w:t>to ensure</w:t>
        </w:r>
      </w:ins>
      <w:r w:rsidR="00CF685C">
        <w:t xml:space="preserve"> </w:t>
      </w:r>
      <w:r w:rsidR="00B94285">
        <w:t xml:space="preserve">protection of assets through secure operational processes thereby </w:t>
      </w:r>
      <w:r w:rsidR="00CF685C">
        <w:t>contributing to an overall safe and secure organization.</w:t>
      </w:r>
    </w:p>
    <w:p w14:paraId="222388B6" w14:textId="77777777" w:rsidR="008A4699" w:rsidRPr="003E0C47" w:rsidRDefault="008A4699">
      <w:pPr>
        <w:jc w:val="both"/>
      </w:pPr>
    </w:p>
    <w:p w14:paraId="3C8BB4C7" w14:textId="77777777" w:rsidR="002719D2" w:rsidRPr="00620A8A" w:rsidRDefault="002719D2" w:rsidP="001A0236">
      <w:pPr>
        <w:pStyle w:val="Heading1"/>
        <w:keepNext w:val="0"/>
        <w:keepLines w:val="0"/>
        <w:numPr>
          <w:ilvl w:val="0"/>
          <w:numId w:val="7"/>
        </w:numPr>
        <w:tabs>
          <w:tab w:val="clear" w:pos="990"/>
        </w:tabs>
        <w:spacing w:before="360" w:after="240" w:line="280" w:lineRule="exact"/>
        <w:ind w:left="360" w:hanging="360"/>
        <w:jc w:val="both"/>
        <w:rPr>
          <w:rFonts w:cs="Calibri"/>
          <w:b/>
          <w:bCs/>
          <w:sz w:val="32"/>
          <w:szCs w:val="32"/>
        </w:rPr>
      </w:pPr>
      <w:bookmarkStart w:id="243" w:name="_Toc116381841"/>
      <w:bookmarkStart w:id="244" w:name="_Toc189051726"/>
      <w:r w:rsidRPr="00620A8A">
        <w:rPr>
          <w:rFonts w:cs="Calibri"/>
          <w:b/>
          <w:bCs/>
          <w:sz w:val="32"/>
          <w:szCs w:val="32"/>
        </w:rPr>
        <w:t>POLICY DETAILS</w:t>
      </w:r>
      <w:bookmarkEnd w:id="243"/>
      <w:bookmarkEnd w:id="244"/>
    </w:p>
    <w:p w14:paraId="56A2FDD9" w14:textId="1794CE5A" w:rsidR="002719D2" w:rsidRPr="00620A8A" w:rsidRDefault="00BD12C0" w:rsidP="001A0236">
      <w:pPr>
        <w:pStyle w:val="Heading2"/>
        <w:keepNext w:val="0"/>
        <w:keepLines w:val="0"/>
        <w:numPr>
          <w:ilvl w:val="1"/>
          <w:numId w:val="7"/>
        </w:numPr>
        <w:tabs>
          <w:tab w:val="clear" w:pos="990"/>
        </w:tabs>
        <w:spacing w:before="0" w:after="240" w:line="240" w:lineRule="atLeast"/>
        <w:ind w:left="540"/>
        <w:jc w:val="both"/>
        <w:rPr>
          <w:rFonts w:cs="Calibri"/>
          <w:b/>
          <w:bCs/>
          <w:sz w:val="28"/>
          <w:szCs w:val="24"/>
        </w:rPr>
      </w:pPr>
      <w:bookmarkStart w:id="245" w:name="_Toc189051727"/>
      <w:r>
        <w:rPr>
          <w:rFonts w:cs="Calibri"/>
          <w:b/>
          <w:bCs/>
          <w:sz w:val="28"/>
          <w:szCs w:val="24"/>
        </w:rPr>
        <w:t>Documenting the Operating Procedures</w:t>
      </w:r>
      <w:bookmarkEnd w:id="245"/>
      <w:r>
        <w:rPr>
          <w:rFonts w:cs="Calibri"/>
          <w:b/>
          <w:bCs/>
          <w:sz w:val="28"/>
          <w:szCs w:val="24"/>
        </w:rPr>
        <w:t xml:space="preserve"> </w:t>
      </w:r>
    </w:p>
    <w:p w14:paraId="7FEF6554" w14:textId="73DB87BF" w:rsidR="00157148" w:rsidRPr="00157148" w:rsidRDefault="00157148" w:rsidP="00157148">
      <w:pPr>
        <w:jc w:val="both"/>
      </w:pPr>
      <w:del w:id="246" w:author="Mohammed Khateeb" w:date="2025-01-29T13:54:00Z" w16du:dateUtc="2025-01-29T09:54:00Z">
        <w:r w:rsidDel="00234FB8">
          <w:delText>CPX</w:delText>
        </w:r>
      </w:del>
      <w:ins w:id="247" w:author="Mohammed Khateeb" w:date="2025-01-29T13:54:00Z" w16du:dateUtc="2025-01-29T09:54:00Z">
        <w:r w:rsidR="00234FB8">
          <w:t>&lt;CLIENT&gt;</w:t>
        </w:r>
      </w:ins>
      <w:r>
        <w:t xml:space="preserve"> shall ensure that the: </w:t>
      </w:r>
    </w:p>
    <w:p w14:paraId="0FE7A3E2" w14:textId="0FE39113" w:rsidR="00B937E8" w:rsidRPr="00BD12C0" w:rsidRDefault="00BD12C0">
      <w:pPr>
        <w:pStyle w:val="ListParagraphBulleted"/>
        <w:numPr>
          <w:ilvl w:val="2"/>
          <w:numId w:val="50"/>
        </w:numPr>
        <w:pPrChange w:id="248" w:author="Mohammed Khateeb" w:date="2025-01-29T13:56:00Z" w16du:dateUtc="2025-01-29T09:56:00Z">
          <w:pPr>
            <w:pStyle w:val="ListParagraph"/>
            <w:numPr>
              <w:numId w:val="39"/>
            </w:numPr>
            <w:ind w:left="360" w:hanging="360"/>
            <w:jc w:val="both"/>
          </w:pPr>
        </w:pPrChange>
      </w:pPr>
      <w:r w:rsidRPr="00234FB8">
        <w:rPr>
          <w:rPrChange w:id="249" w:author="Mohammed Khateeb" w:date="2025-01-29T13:55:00Z" w16du:dateUtc="2025-01-29T09:55:00Z">
            <w:rPr>
              <w:lang w:val="en-GB"/>
            </w:rPr>
          </w:rPrChange>
        </w:rPr>
        <w:t xml:space="preserve">IT </w:t>
      </w:r>
      <w:r w:rsidR="001E6E1E" w:rsidRPr="00234FB8">
        <w:rPr>
          <w:rPrChange w:id="250" w:author="Mohammed Khateeb" w:date="2025-01-29T13:55:00Z" w16du:dateUtc="2025-01-29T09:55:00Z">
            <w:rPr>
              <w:lang w:val="en-GB"/>
            </w:rPr>
          </w:rPrChange>
        </w:rPr>
        <w:t>Team</w:t>
      </w:r>
      <w:r w:rsidRPr="00234FB8">
        <w:rPr>
          <w:rPrChange w:id="251" w:author="Mohammed Khateeb" w:date="2025-01-29T13:55:00Z" w16du:dateUtc="2025-01-29T09:55:00Z">
            <w:rPr>
              <w:lang w:val="en-GB"/>
            </w:rPr>
          </w:rPrChange>
        </w:rPr>
        <w:t xml:space="preserve"> ensure</w:t>
      </w:r>
      <w:r w:rsidR="001E6E1E" w:rsidRPr="00234FB8">
        <w:rPr>
          <w:rPrChange w:id="252" w:author="Mohammed Khateeb" w:date="2025-01-29T13:55:00Z" w16du:dateUtc="2025-01-29T09:55:00Z">
            <w:rPr>
              <w:lang w:val="en-GB"/>
            </w:rPr>
          </w:rPrChange>
        </w:rPr>
        <w:t>s</w:t>
      </w:r>
      <w:r w:rsidRPr="00234FB8">
        <w:rPr>
          <w:rPrChange w:id="253" w:author="Mohammed Khateeb" w:date="2025-01-29T13:55:00Z" w16du:dateUtc="2025-01-29T09:55:00Z">
            <w:rPr>
              <w:lang w:val="en-GB"/>
            </w:rPr>
          </w:rPrChange>
        </w:rPr>
        <w:t xml:space="preserve"> that Operating procedures </w:t>
      </w:r>
      <w:r w:rsidR="00DF1E45" w:rsidRPr="00234FB8">
        <w:rPr>
          <w:rPrChange w:id="254" w:author="Mohammed Khateeb" w:date="2025-01-29T13:55:00Z" w16du:dateUtc="2025-01-29T09:55:00Z">
            <w:rPr>
              <w:lang w:val="en-GB"/>
            </w:rPr>
          </w:rPrChange>
        </w:rPr>
        <w:t>and</w:t>
      </w:r>
      <w:r w:rsidRPr="00234FB8">
        <w:rPr>
          <w:rPrChange w:id="255" w:author="Mohammed Khateeb" w:date="2025-01-29T13:55:00Z" w16du:dateUtc="2025-01-29T09:55:00Z">
            <w:rPr>
              <w:lang w:val="en-GB"/>
            </w:rPr>
          </w:rPrChange>
        </w:rPr>
        <w:t xml:space="preserve"> </w:t>
      </w:r>
      <w:r w:rsidR="0066348A" w:rsidRPr="00234FB8">
        <w:rPr>
          <w:rPrChange w:id="256" w:author="Mohammed Khateeb" w:date="2025-01-29T13:55:00Z" w16du:dateUtc="2025-01-29T09:55:00Z">
            <w:rPr>
              <w:lang w:val="en-GB"/>
            </w:rPr>
          </w:rPrChange>
        </w:rPr>
        <w:t>w</w:t>
      </w:r>
      <w:r w:rsidRPr="00234FB8">
        <w:rPr>
          <w:rPrChange w:id="257" w:author="Mohammed Khateeb" w:date="2025-01-29T13:55:00Z" w16du:dateUtc="2025-01-29T09:55:00Z">
            <w:rPr>
              <w:lang w:val="en-GB"/>
            </w:rPr>
          </w:rPrChange>
        </w:rPr>
        <w:t xml:space="preserve">ork </w:t>
      </w:r>
      <w:r w:rsidR="0066348A" w:rsidRPr="00234FB8">
        <w:rPr>
          <w:rPrChange w:id="258" w:author="Mohammed Khateeb" w:date="2025-01-29T13:55:00Z" w16du:dateUtc="2025-01-29T09:55:00Z">
            <w:rPr>
              <w:lang w:val="en-GB"/>
            </w:rPr>
          </w:rPrChange>
        </w:rPr>
        <w:t xml:space="preserve">instructions </w:t>
      </w:r>
      <w:r w:rsidRPr="00234FB8">
        <w:rPr>
          <w:rPrChange w:id="259" w:author="Mohammed Khateeb" w:date="2025-01-29T13:55:00Z" w16du:dateUtc="2025-01-29T09:55:00Z">
            <w:rPr>
              <w:lang w:val="en-GB"/>
            </w:rPr>
          </w:rPrChange>
        </w:rPr>
        <w:t>for all information systems and standards are:</w:t>
      </w:r>
    </w:p>
    <w:p w14:paraId="5CE4EA44" w14:textId="20DEA679" w:rsidR="00BD12C0" w:rsidRDefault="00BD12C0">
      <w:pPr>
        <w:pStyle w:val="ListParagraphBulleted"/>
        <w:numPr>
          <w:ilvl w:val="3"/>
          <w:numId w:val="50"/>
        </w:numPr>
        <w:ind w:left="1080"/>
        <w:pPrChange w:id="260" w:author="Mohammed Khateeb" w:date="2025-01-29T13:56:00Z" w16du:dateUtc="2025-01-29T09:56:00Z">
          <w:pPr>
            <w:pStyle w:val="ListParagraph"/>
            <w:numPr>
              <w:numId w:val="40"/>
            </w:numPr>
            <w:ind w:hanging="360"/>
            <w:jc w:val="both"/>
          </w:pPr>
        </w:pPrChange>
      </w:pPr>
      <w:r>
        <w:t>Documented and approved.</w:t>
      </w:r>
    </w:p>
    <w:p w14:paraId="4557D06B" w14:textId="1CB3C930" w:rsidR="00BD12C0" w:rsidRDefault="00BD12C0">
      <w:pPr>
        <w:pStyle w:val="ListParagraphBulleted"/>
        <w:numPr>
          <w:ilvl w:val="3"/>
          <w:numId w:val="50"/>
        </w:numPr>
        <w:ind w:left="1080"/>
        <w:pPrChange w:id="261" w:author="Mohammed Khateeb" w:date="2025-01-29T13:56:00Z" w16du:dateUtc="2025-01-29T09:56:00Z">
          <w:pPr>
            <w:pStyle w:val="ListParagraph"/>
            <w:numPr>
              <w:numId w:val="40"/>
            </w:numPr>
            <w:ind w:hanging="360"/>
            <w:jc w:val="both"/>
          </w:pPr>
        </w:pPrChange>
      </w:pPr>
      <w:r>
        <w:t>Reviewed and updated periodically when there are:</w:t>
      </w:r>
    </w:p>
    <w:p w14:paraId="383A08B6" w14:textId="279FECCE" w:rsidR="00BD12C0" w:rsidRDefault="00BD12C0">
      <w:pPr>
        <w:pStyle w:val="ListParagraphBulleted"/>
        <w:numPr>
          <w:ilvl w:val="4"/>
          <w:numId w:val="50"/>
        </w:numPr>
        <w:ind w:left="1620"/>
        <w:pPrChange w:id="262" w:author="Mohammed Khateeb" w:date="2025-01-29T13:57:00Z" w16du:dateUtc="2025-01-29T09:57:00Z">
          <w:pPr>
            <w:pStyle w:val="ListParagraph"/>
            <w:numPr>
              <w:numId w:val="41"/>
            </w:numPr>
            <w:ind w:left="1080" w:hanging="360"/>
            <w:jc w:val="both"/>
          </w:pPr>
        </w:pPrChange>
      </w:pPr>
      <w:r>
        <w:t>Alterations to the designs.</w:t>
      </w:r>
    </w:p>
    <w:p w14:paraId="3D4C565E" w14:textId="5F3E4933" w:rsidR="00BD12C0" w:rsidRDefault="00BD12C0">
      <w:pPr>
        <w:pStyle w:val="ListParagraphBulleted"/>
        <w:numPr>
          <w:ilvl w:val="4"/>
          <w:numId w:val="50"/>
        </w:numPr>
        <w:ind w:left="1620"/>
        <w:pPrChange w:id="263" w:author="Mohammed Khateeb" w:date="2025-01-29T13:57:00Z" w16du:dateUtc="2025-01-29T09:57:00Z">
          <w:pPr>
            <w:pStyle w:val="ListParagraph"/>
            <w:numPr>
              <w:numId w:val="41"/>
            </w:numPr>
            <w:ind w:left="1080" w:hanging="360"/>
            <w:jc w:val="both"/>
          </w:pPr>
        </w:pPrChange>
      </w:pPr>
      <w:r>
        <w:t xml:space="preserve">Changes to Equipment/Systems Technology </w:t>
      </w:r>
      <w:r w:rsidR="00D925C0">
        <w:t>and</w:t>
      </w:r>
      <w:r>
        <w:t xml:space="preserve"> Configurations</w:t>
      </w:r>
      <w:r w:rsidR="00155871">
        <w:t>.</w:t>
      </w:r>
    </w:p>
    <w:p w14:paraId="0804F297" w14:textId="3BDC7D75" w:rsidR="0071592C" w:rsidRDefault="00155871">
      <w:pPr>
        <w:pStyle w:val="ListParagraphBulleted"/>
        <w:numPr>
          <w:ilvl w:val="4"/>
          <w:numId w:val="50"/>
        </w:numPr>
        <w:ind w:left="1620"/>
        <w:pPrChange w:id="264" w:author="Mohammed Khateeb" w:date="2025-01-29T13:57:00Z" w16du:dateUtc="2025-01-29T09:57:00Z">
          <w:pPr>
            <w:pStyle w:val="ListParagraph"/>
            <w:numPr>
              <w:numId w:val="41"/>
            </w:numPr>
            <w:ind w:left="1080" w:hanging="360"/>
            <w:jc w:val="both"/>
          </w:pPr>
        </w:pPrChange>
      </w:pPr>
      <w:r>
        <w:t>Changes to business services.</w:t>
      </w:r>
    </w:p>
    <w:p w14:paraId="0F3C6C59" w14:textId="2D26D8E0" w:rsidR="0071592C" w:rsidRPr="00234FB8" w:rsidRDefault="0071592C">
      <w:pPr>
        <w:pStyle w:val="ListParagraphBulleted"/>
        <w:numPr>
          <w:ilvl w:val="2"/>
          <w:numId w:val="50"/>
        </w:numPr>
        <w:rPr>
          <w:rPrChange w:id="265" w:author="Mohammed Khateeb" w:date="2025-01-29T13:56:00Z" w16du:dateUtc="2025-01-29T09:56:00Z">
            <w:rPr>
              <w:lang w:val="en-GB"/>
            </w:rPr>
          </w:rPrChange>
        </w:rPr>
        <w:pPrChange w:id="266" w:author="Mohammed Khateeb" w:date="2025-01-29T13:56:00Z" w16du:dateUtc="2025-01-29T09:56:00Z">
          <w:pPr>
            <w:pStyle w:val="ListParagraph"/>
            <w:numPr>
              <w:numId w:val="39"/>
            </w:numPr>
            <w:ind w:left="360" w:hanging="360"/>
            <w:jc w:val="both"/>
          </w:pPr>
        </w:pPrChange>
      </w:pPr>
      <w:r w:rsidRPr="00234FB8">
        <w:rPr>
          <w:rPrChange w:id="267" w:author="Mohammed Khateeb" w:date="2025-01-29T13:56:00Z" w16du:dateUtc="2025-01-29T09:56:00Z">
            <w:rPr>
              <w:lang w:val="en-GB"/>
            </w:rPr>
          </w:rPrChange>
        </w:rPr>
        <w:t>Various activities covered under IT operations</w:t>
      </w:r>
      <w:r w:rsidR="00EA3883" w:rsidRPr="00234FB8">
        <w:rPr>
          <w:rPrChange w:id="268" w:author="Mohammed Khateeb" w:date="2025-01-29T13:56:00Z" w16du:dateUtc="2025-01-29T09:56:00Z">
            <w:rPr>
              <w:lang w:val="en-GB"/>
            </w:rPr>
          </w:rPrChange>
        </w:rPr>
        <w:t xml:space="preserve"> are</w:t>
      </w:r>
      <w:r w:rsidRPr="00234FB8">
        <w:rPr>
          <w:rPrChange w:id="269" w:author="Mohammed Khateeb" w:date="2025-01-29T13:56:00Z" w16du:dateUtc="2025-01-29T09:56:00Z">
            <w:rPr>
              <w:lang w:val="en-GB"/>
            </w:rPr>
          </w:rPrChange>
        </w:rPr>
        <w:t xml:space="preserve"> inclu</w:t>
      </w:r>
      <w:r w:rsidR="00EA3883" w:rsidRPr="00234FB8">
        <w:rPr>
          <w:rPrChange w:id="270" w:author="Mohammed Khateeb" w:date="2025-01-29T13:56:00Z" w16du:dateUtc="2025-01-29T09:56:00Z">
            <w:rPr>
              <w:lang w:val="en-GB"/>
            </w:rPr>
          </w:rPrChange>
        </w:rPr>
        <w:t>sive of</w:t>
      </w:r>
      <w:r w:rsidRPr="00234FB8">
        <w:rPr>
          <w:rPrChange w:id="271" w:author="Mohammed Khateeb" w:date="2025-01-29T13:56:00Z" w16du:dateUtc="2025-01-29T09:56:00Z">
            <w:rPr>
              <w:lang w:val="en-GB"/>
            </w:rPr>
          </w:rPrChange>
        </w:rPr>
        <w:t xml:space="preserve"> but are not limited to: </w:t>
      </w:r>
    </w:p>
    <w:p w14:paraId="1C153FD1" w14:textId="7FAAE906" w:rsidR="0071592C" w:rsidRDefault="0071592C">
      <w:pPr>
        <w:pStyle w:val="ListParagraphBulleted"/>
        <w:numPr>
          <w:ilvl w:val="3"/>
          <w:numId w:val="50"/>
        </w:numPr>
        <w:ind w:left="1080"/>
        <w:pPrChange w:id="272" w:author="Mohammed Khateeb" w:date="2025-01-29T13:57:00Z" w16du:dateUtc="2025-01-29T09:57:00Z">
          <w:pPr>
            <w:pStyle w:val="ListParagraph"/>
            <w:numPr>
              <w:numId w:val="40"/>
            </w:numPr>
            <w:ind w:hanging="360"/>
            <w:jc w:val="both"/>
          </w:pPr>
        </w:pPrChange>
      </w:pPr>
      <w:r>
        <w:t>Change Management</w:t>
      </w:r>
      <w:r w:rsidR="00D4610B">
        <w:t>.</w:t>
      </w:r>
    </w:p>
    <w:p w14:paraId="763DF237" w14:textId="5ABA7B32" w:rsidR="0071592C" w:rsidRDefault="0071592C">
      <w:pPr>
        <w:pStyle w:val="ListParagraphBulleted"/>
        <w:numPr>
          <w:ilvl w:val="3"/>
          <w:numId w:val="50"/>
        </w:numPr>
        <w:ind w:left="1080"/>
        <w:pPrChange w:id="273" w:author="Mohammed Khateeb" w:date="2025-01-29T13:57:00Z" w16du:dateUtc="2025-01-29T09:57:00Z">
          <w:pPr>
            <w:pStyle w:val="ListParagraph"/>
            <w:numPr>
              <w:numId w:val="40"/>
            </w:numPr>
            <w:ind w:hanging="360"/>
            <w:jc w:val="both"/>
          </w:pPr>
        </w:pPrChange>
      </w:pPr>
      <w:r>
        <w:t>Release Management</w:t>
      </w:r>
      <w:r w:rsidR="00D4610B">
        <w:t>.</w:t>
      </w:r>
    </w:p>
    <w:p w14:paraId="41821826" w14:textId="798B2034" w:rsidR="0071592C" w:rsidRDefault="0071592C">
      <w:pPr>
        <w:pStyle w:val="ListParagraphBulleted"/>
        <w:numPr>
          <w:ilvl w:val="3"/>
          <w:numId w:val="50"/>
        </w:numPr>
        <w:ind w:left="1080"/>
        <w:pPrChange w:id="274" w:author="Mohammed Khateeb" w:date="2025-01-29T13:57:00Z" w16du:dateUtc="2025-01-29T09:57:00Z">
          <w:pPr>
            <w:pStyle w:val="ListParagraph"/>
            <w:numPr>
              <w:numId w:val="40"/>
            </w:numPr>
            <w:ind w:hanging="360"/>
            <w:jc w:val="both"/>
          </w:pPr>
        </w:pPrChange>
      </w:pPr>
      <w:r>
        <w:t>Software Development</w:t>
      </w:r>
      <w:r w:rsidR="00D4610B">
        <w:t>.</w:t>
      </w:r>
    </w:p>
    <w:p w14:paraId="36E5407F" w14:textId="70E142D6" w:rsidR="0071592C" w:rsidRDefault="0071592C">
      <w:pPr>
        <w:pStyle w:val="ListParagraphBulleted"/>
        <w:numPr>
          <w:ilvl w:val="3"/>
          <w:numId w:val="50"/>
        </w:numPr>
        <w:ind w:left="1080"/>
        <w:pPrChange w:id="275" w:author="Mohammed Khateeb" w:date="2025-01-29T13:57:00Z" w16du:dateUtc="2025-01-29T09:57:00Z">
          <w:pPr>
            <w:pStyle w:val="ListParagraph"/>
            <w:numPr>
              <w:numId w:val="40"/>
            </w:numPr>
            <w:ind w:hanging="360"/>
            <w:jc w:val="both"/>
          </w:pPr>
        </w:pPrChange>
      </w:pPr>
      <w:r>
        <w:t>Problem Management</w:t>
      </w:r>
      <w:r w:rsidR="00D4610B">
        <w:t>.</w:t>
      </w:r>
      <w:r>
        <w:t xml:space="preserve"> </w:t>
      </w:r>
    </w:p>
    <w:p w14:paraId="4DF56F8A" w14:textId="35F4988D" w:rsidR="0071592C" w:rsidRDefault="0071592C">
      <w:pPr>
        <w:pStyle w:val="ListParagraphBulleted"/>
        <w:numPr>
          <w:ilvl w:val="3"/>
          <w:numId w:val="50"/>
        </w:numPr>
        <w:ind w:left="1080"/>
        <w:pPrChange w:id="276" w:author="Mohammed Khateeb" w:date="2025-01-29T13:57:00Z" w16du:dateUtc="2025-01-29T09:57:00Z">
          <w:pPr>
            <w:pStyle w:val="ListParagraph"/>
            <w:numPr>
              <w:numId w:val="40"/>
            </w:numPr>
            <w:ind w:hanging="360"/>
            <w:jc w:val="both"/>
          </w:pPr>
        </w:pPrChange>
      </w:pPr>
      <w:r>
        <w:t>Incident Management.</w:t>
      </w:r>
    </w:p>
    <w:p w14:paraId="68136435" w14:textId="7A075461" w:rsidR="00155871" w:rsidRPr="00155871" w:rsidRDefault="00155871">
      <w:pPr>
        <w:pStyle w:val="ListParagraphBulleted"/>
        <w:numPr>
          <w:ilvl w:val="2"/>
          <w:numId w:val="50"/>
        </w:numPr>
        <w:pPrChange w:id="277" w:author="Mohammed Khateeb" w:date="2025-01-29T13:56:00Z" w16du:dateUtc="2025-01-29T09:56:00Z">
          <w:pPr>
            <w:pStyle w:val="ListParagraph"/>
            <w:numPr>
              <w:numId w:val="39"/>
            </w:numPr>
            <w:ind w:left="360" w:hanging="360"/>
            <w:jc w:val="both"/>
          </w:pPr>
        </w:pPrChange>
      </w:pPr>
      <w:r w:rsidRPr="00234FB8">
        <w:rPr>
          <w:rPrChange w:id="278" w:author="Mohammed Khateeb" w:date="2025-01-29T13:56:00Z" w16du:dateUtc="2025-01-29T09:56:00Z">
            <w:rPr>
              <w:lang w:val="en-GB"/>
            </w:rPr>
          </w:rPrChange>
        </w:rPr>
        <w:t>Operating procedures specify the instructions for the execution of each task, as appropriate, including backup and restor</w:t>
      </w:r>
      <w:r w:rsidR="009F1808" w:rsidRPr="00234FB8">
        <w:rPr>
          <w:rPrChange w:id="279" w:author="Mohammed Khateeb" w:date="2025-01-29T13:56:00Z" w16du:dateUtc="2025-01-29T09:56:00Z">
            <w:rPr>
              <w:lang w:val="en-GB"/>
            </w:rPr>
          </w:rPrChange>
        </w:rPr>
        <w:t>ation</w:t>
      </w:r>
      <w:r w:rsidR="007D33AC" w:rsidRPr="00234FB8">
        <w:rPr>
          <w:rPrChange w:id="280" w:author="Mohammed Khateeb" w:date="2025-01-29T13:56:00Z" w16du:dateUtc="2025-01-29T09:56:00Z">
            <w:rPr>
              <w:lang w:val="en-GB"/>
            </w:rPr>
          </w:rPrChange>
        </w:rPr>
        <w:t xml:space="preserve"> of data/information</w:t>
      </w:r>
      <w:r w:rsidRPr="00234FB8">
        <w:rPr>
          <w:rPrChange w:id="281" w:author="Mohammed Khateeb" w:date="2025-01-29T13:56:00Z" w16du:dateUtc="2025-01-29T09:56:00Z">
            <w:rPr>
              <w:lang w:val="en-GB"/>
            </w:rPr>
          </w:rPrChange>
        </w:rPr>
        <w:t>, error handling, processing and handling of information, system restart and recovery procedures for use in the event of system failure.</w:t>
      </w:r>
    </w:p>
    <w:p w14:paraId="5555517D" w14:textId="2FA2A24D" w:rsidR="00155871" w:rsidRPr="00155871" w:rsidRDefault="00155871">
      <w:pPr>
        <w:pStyle w:val="ListParagraphBulleted"/>
        <w:numPr>
          <w:ilvl w:val="2"/>
          <w:numId w:val="50"/>
        </w:numPr>
        <w:pPrChange w:id="282" w:author="Mohammed Khateeb" w:date="2025-01-29T13:56:00Z" w16du:dateUtc="2025-01-29T09:56:00Z">
          <w:pPr>
            <w:pStyle w:val="ListParagraph"/>
            <w:numPr>
              <w:numId w:val="39"/>
            </w:numPr>
            <w:ind w:left="360" w:hanging="360"/>
            <w:jc w:val="both"/>
          </w:pPr>
        </w:pPrChange>
      </w:pPr>
      <w:r w:rsidRPr="00234FB8">
        <w:rPr>
          <w:rPrChange w:id="283" w:author="Mohammed Khateeb" w:date="2025-01-29T13:56:00Z" w16du:dateUtc="2025-01-29T09:56:00Z">
            <w:rPr>
              <w:lang w:val="en-GB"/>
            </w:rPr>
          </w:rPrChange>
        </w:rPr>
        <w:t>IT</w:t>
      </w:r>
      <w:r w:rsidR="00D24AAC" w:rsidRPr="00234FB8">
        <w:rPr>
          <w:rPrChange w:id="284" w:author="Mohammed Khateeb" w:date="2025-01-29T13:56:00Z" w16du:dateUtc="2025-01-29T09:56:00Z">
            <w:rPr>
              <w:lang w:val="en-GB"/>
            </w:rPr>
          </w:rPrChange>
        </w:rPr>
        <w:t xml:space="preserve"> </w:t>
      </w:r>
      <w:r w:rsidR="00CB73F6" w:rsidRPr="00234FB8">
        <w:rPr>
          <w:rPrChange w:id="285" w:author="Mohammed Khateeb" w:date="2025-01-29T13:56:00Z" w16du:dateUtc="2025-01-29T09:56:00Z">
            <w:rPr>
              <w:lang w:val="en-GB"/>
            </w:rPr>
          </w:rPrChange>
        </w:rPr>
        <w:t>Team</w:t>
      </w:r>
      <w:r w:rsidRPr="00234FB8">
        <w:rPr>
          <w:rPrChange w:id="286" w:author="Mohammed Khateeb" w:date="2025-01-29T13:56:00Z" w16du:dateUtc="2025-01-29T09:56:00Z">
            <w:rPr>
              <w:lang w:val="en-GB"/>
            </w:rPr>
          </w:rPrChange>
        </w:rPr>
        <w:t xml:space="preserve"> ensure</w:t>
      </w:r>
      <w:r w:rsidR="00CB73F6" w:rsidRPr="00234FB8">
        <w:rPr>
          <w:rPrChange w:id="287" w:author="Mohammed Khateeb" w:date="2025-01-29T13:56:00Z" w16du:dateUtc="2025-01-29T09:56:00Z">
            <w:rPr>
              <w:lang w:val="en-GB"/>
            </w:rPr>
          </w:rPrChange>
        </w:rPr>
        <w:t>s</w:t>
      </w:r>
      <w:r w:rsidRPr="00234FB8">
        <w:rPr>
          <w:rPrChange w:id="288" w:author="Mohammed Khateeb" w:date="2025-01-29T13:56:00Z" w16du:dateUtc="2025-01-29T09:56:00Z">
            <w:rPr>
              <w:lang w:val="en-GB"/>
            </w:rPr>
          </w:rPrChange>
        </w:rPr>
        <w:t xml:space="preserve"> that procedures are kept </w:t>
      </w:r>
      <w:proofErr w:type="gramStart"/>
      <w:r w:rsidRPr="00234FB8">
        <w:rPr>
          <w:rPrChange w:id="289" w:author="Mohammed Khateeb" w:date="2025-01-29T13:56:00Z" w16du:dateUtc="2025-01-29T09:56:00Z">
            <w:rPr>
              <w:lang w:val="en-GB"/>
            </w:rPr>
          </w:rPrChange>
        </w:rPr>
        <w:t>up-to-date</w:t>
      </w:r>
      <w:proofErr w:type="gramEnd"/>
      <w:r w:rsidRPr="00234FB8">
        <w:rPr>
          <w:rPrChange w:id="290" w:author="Mohammed Khateeb" w:date="2025-01-29T13:56:00Z" w16du:dateUtc="2025-01-29T09:56:00Z">
            <w:rPr>
              <w:lang w:val="en-GB"/>
            </w:rPr>
          </w:rPrChange>
        </w:rPr>
        <w:t xml:space="preserve"> </w:t>
      </w:r>
      <w:r w:rsidR="0041273D" w:rsidRPr="00234FB8">
        <w:rPr>
          <w:rPrChange w:id="291" w:author="Mohammed Khateeb" w:date="2025-01-29T13:56:00Z" w16du:dateUtc="2025-01-29T09:56:00Z">
            <w:rPr>
              <w:lang w:val="en-GB"/>
            </w:rPr>
          </w:rPrChange>
        </w:rPr>
        <w:t>are</w:t>
      </w:r>
      <w:r w:rsidRPr="00234FB8">
        <w:rPr>
          <w:rPrChange w:id="292" w:author="Mohammed Khateeb" w:date="2025-01-29T13:56:00Z" w16du:dateUtc="2025-01-29T09:56:00Z">
            <w:rPr>
              <w:lang w:val="en-GB"/>
            </w:rPr>
          </w:rPrChange>
        </w:rPr>
        <w:t xml:space="preserve"> available to the users when needed.</w:t>
      </w:r>
    </w:p>
    <w:p w14:paraId="483CB4F8" w14:textId="739CBD7D" w:rsidR="00DC6502" w:rsidRPr="00152BEA" w:rsidRDefault="00155871">
      <w:pPr>
        <w:pStyle w:val="ListParagraphBulleted"/>
        <w:numPr>
          <w:ilvl w:val="2"/>
          <w:numId w:val="50"/>
        </w:numPr>
        <w:pPrChange w:id="293" w:author="Mohammed Khateeb" w:date="2025-01-29T13:56:00Z" w16du:dateUtc="2025-01-29T09:56:00Z">
          <w:pPr>
            <w:pStyle w:val="ListParagraph"/>
            <w:numPr>
              <w:numId w:val="39"/>
            </w:numPr>
            <w:ind w:left="360" w:hanging="360"/>
            <w:jc w:val="both"/>
          </w:pPr>
        </w:pPrChange>
      </w:pPr>
      <w:r w:rsidRPr="00234FB8">
        <w:rPr>
          <w:rPrChange w:id="294" w:author="Mohammed Khateeb" w:date="2025-01-29T13:56:00Z" w16du:dateUtc="2025-01-29T09:56:00Z">
            <w:rPr>
              <w:lang w:val="en-GB"/>
            </w:rPr>
          </w:rPrChange>
        </w:rPr>
        <w:t>Activities shall be carried</w:t>
      </w:r>
      <w:r w:rsidR="007555FD" w:rsidRPr="00234FB8">
        <w:rPr>
          <w:rPrChange w:id="295" w:author="Mohammed Khateeb" w:date="2025-01-29T13:56:00Z" w16du:dateUtc="2025-01-29T09:56:00Z">
            <w:rPr>
              <w:lang w:val="en-GB"/>
            </w:rPr>
          </w:rPrChange>
        </w:rPr>
        <w:t xml:space="preserve"> out</w:t>
      </w:r>
      <w:r w:rsidRPr="00234FB8">
        <w:rPr>
          <w:rPrChange w:id="296" w:author="Mohammed Khateeb" w:date="2025-01-29T13:56:00Z" w16du:dateUtc="2025-01-29T09:56:00Z">
            <w:rPr>
              <w:lang w:val="en-GB"/>
            </w:rPr>
          </w:rPrChange>
        </w:rPr>
        <w:t xml:space="preserve"> in accordance with operating procedures.</w:t>
      </w:r>
    </w:p>
    <w:p w14:paraId="352A5E8D" w14:textId="77777777" w:rsidR="00A30BB8" w:rsidRPr="00C6277D" w:rsidRDefault="00A30BB8" w:rsidP="00090D1E">
      <w:pPr>
        <w:pStyle w:val="ListParagraph"/>
        <w:ind w:left="360"/>
        <w:jc w:val="both"/>
      </w:pPr>
    </w:p>
    <w:p w14:paraId="48BE1607" w14:textId="41703BFD" w:rsidR="002719D2" w:rsidRPr="00620A8A" w:rsidRDefault="00BD12C0" w:rsidP="00632E92">
      <w:pPr>
        <w:pStyle w:val="Heading2"/>
        <w:keepNext w:val="0"/>
        <w:keepLines w:val="0"/>
        <w:numPr>
          <w:ilvl w:val="1"/>
          <w:numId w:val="7"/>
        </w:numPr>
        <w:tabs>
          <w:tab w:val="clear" w:pos="990"/>
        </w:tabs>
        <w:spacing w:before="0" w:after="240" w:line="288" w:lineRule="auto"/>
        <w:ind w:left="540"/>
        <w:jc w:val="both"/>
        <w:rPr>
          <w:rFonts w:cs="Calibri"/>
          <w:b/>
          <w:bCs/>
          <w:sz w:val="28"/>
          <w:szCs w:val="24"/>
        </w:rPr>
      </w:pPr>
      <w:bookmarkStart w:id="297" w:name="_Toc189051728"/>
      <w:r>
        <w:rPr>
          <w:rFonts w:cs="Calibri"/>
          <w:b/>
          <w:bCs/>
          <w:sz w:val="28"/>
          <w:szCs w:val="24"/>
        </w:rPr>
        <w:t xml:space="preserve">Controls </w:t>
      </w:r>
      <w:del w:id="298" w:author="Mohammed Khateeb" w:date="2025-01-29T12:47:00Z" w16du:dateUtc="2025-01-29T08:47:00Z">
        <w:r w:rsidDel="00A21D9E">
          <w:rPr>
            <w:rFonts w:cs="Calibri"/>
            <w:b/>
            <w:bCs/>
            <w:sz w:val="28"/>
            <w:szCs w:val="24"/>
          </w:rPr>
          <w:delText>o</w:delText>
        </w:r>
      </w:del>
      <w:ins w:id="299" w:author="Mohammed Khateeb" w:date="2025-01-29T12:47:00Z" w16du:dateUtc="2025-01-29T08:47:00Z">
        <w:r w:rsidR="00A21D9E">
          <w:rPr>
            <w:rFonts w:cs="Calibri"/>
            <w:b/>
            <w:bCs/>
            <w:sz w:val="28"/>
            <w:szCs w:val="24"/>
          </w:rPr>
          <w:t>O</w:t>
        </w:r>
      </w:ins>
      <w:r>
        <w:rPr>
          <w:rFonts w:cs="Calibri"/>
          <w:b/>
          <w:bCs/>
          <w:sz w:val="28"/>
          <w:szCs w:val="24"/>
        </w:rPr>
        <w:t>ver System Documentation</w:t>
      </w:r>
      <w:bookmarkEnd w:id="297"/>
    </w:p>
    <w:p w14:paraId="46ECA0CF" w14:textId="47F3AAD0" w:rsidR="00A30FEA" w:rsidRPr="00A30FEA" w:rsidRDefault="00A30FEA" w:rsidP="00A30FEA">
      <w:del w:id="300" w:author="Mohammed Khateeb" w:date="2025-01-29T13:54:00Z" w16du:dateUtc="2025-01-29T09:54:00Z">
        <w:r w:rsidDel="00234FB8">
          <w:delText>CPX</w:delText>
        </w:r>
      </w:del>
      <w:ins w:id="301" w:author="Mohammed Khateeb" w:date="2025-01-29T13:54:00Z" w16du:dateUtc="2025-01-29T09:54:00Z">
        <w:r w:rsidR="00234FB8">
          <w:t>&lt;CLIENT&gt;</w:t>
        </w:r>
      </w:ins>
      <w:r>
        <w:t xml:space="preserve"> shall ensure</w:t>
      </w:r>
      <w:r w:rsidR="000866A7">
        <w:t xml:space="preserve"> that</w:t>
      </w:r>
      <w:r>
        <w:t>:</w:t>
      </w:r>
    </w:p>
    <w:p w14:paraId="57522A30" w14:textId="075F3B38" w:rsidR="00620A8A" w:rsidRPr="00155871" w:rsidRDefault="00155871">
      <w:pPr>
        <w:pStyle w:val="ListParagraphBulleted"/>
        <w:numPr>
          <w:ilvl w:val="2"/>
          <w:numId w:val="51"/>
        </w:numPr>
        <w:pPrChange w:id="302" w:author="Mohammed Khateeb" w:date="2025-01-29T13:58:00Z" w16du:dateUtc="2025-01-29T09:58:00Z">
          <w:pPr>
            <w:pStyle w:val="ListParagraph"/>
            <w:numPr>
              <w:numId w:val="42"/>
            </w:numPr>
            <w:ind w:left="360" w:hanging="360"/>
          </w:pPr>
        </w:pPrChange>
      </w:pPr>
      <w:r w:rsidRPr="00234FB8">
        <w:rPr>
          <w:rPrChange w:id="303" w:author="Mohammed Khateeb" w:date="2025-01-29T13:57:00Z" w16du:dateUtc="2025-01-29T09:57:00Z">
            <w:rPr>
              <w:lang w:val="en-GB"/>
            </w:rPr>
          </w:rPrChange>
        </w:rPr>
        <w:t xml:space="preserve">System documentation </w:t>
      </w:r>
      <w:r w:rsidR="00660420" w:rsidRPr="00234FB8">
        <w:rPr>
          <w:rPrChange w:id="304" w:author="Mohammed Khateeb" w:date="2025-01-29T13:57:00Z" w16du:dateUtc="2025-01-29T09:57:00Z">
            <w:rPr>
              <w:lang w:val="en-GB"/>
            </w:rPr>
          </w:rPrChange>
        </w:rPr>
        <w:t>is</w:t>
      </w:r>
      <w:r w:rsidRPr="00234FB8">
        <w:rPr>
          <w:rPrChange w:id="305" w:author="Mohammed Khateeb" w:date="2025-01-29T13:57:00Z" w16du:dateUtc="2025-01-29T09:57:00Z">
            <w:rPr>
              <w:lang w:val="en-GB"/>
            </w:rPr>
          </w:rPrChange>
        </w:rPr>
        <w:t xml:space="preserve"> kept under safe custody.</w:t>
      </w:r>
    </w:p>
    <w:p w14:paraId="663AC4B4" w14:textId="761FEE6D" w:rsidR="00155871" w:rsidRPr="00155871" w:rsidRDefault="00155871">
      <w:pPr>
        <w:pStyle w:val="ListParagraphBulleted"/>
        <w:numPr>
          <w:ilvl w:val="2"/>
          <w:numId w:val="51"/>
        </w:numPr>
        <w:pPrChange w:id="306" w:author="Mohammed Khateeb" w:date="2025-01-29T13:58:00Z" w16du:dateUtc="2025-01-29T09:58:00Z">
          <w:pPr>
            <w:pStyle w:val="ListParagraph"/>
            <w:numPr>
              <w:numId w:val="42"/>
            </w:numPr>
            <w:ind w:left="360" w:hanging="360"/>
          </w:pPr>
        </w:pPrChange>
      </w:pPr>
      <w:r w:rsidRPr="00234FB8">
        <w:rPr>
          <w:rPrChange w:id="307" w:author="Mohammed Khateeb" w:date="2025-01-29T13:57:00Z" w16du:dateUtc="2025-01-29T09:57:00Z">
            <w:rPr>
              <w:lang w:val="en-GB"/>
            </w:rPr>
          </w:rPrChange>
        </w:rPr>
        <w:t xml:space="preserve">Access </w:t>
      </w:r>
      <w:r w:rsidR="00637EF3" w:rsidRPr="00234FB8">
        <w:rPr>
          <w:rPrChange w:id="308" w:author="Mohammed Khateeb" w:date="2025-01-29T13:57:00Z" w16du:dateUtc="2025-01-29T09:57:00Z">
            <w:rPr>
              <w:lang w:val="en-GB"/>
            </w:rPr>
          </w:rPrChange>
        </w:rPr>
        <w:t>is</w:t>
      </w:r>
      <w:r w:rsidRPr="00234FB8">
        <w:rPr>
          <w:rPrChange w:id="309" w:author="Mohammed Khateeb" w:date="2025-01-29T13:57:00Z" w16du:dateUtc="2025-01-29T09:57:00Z">
            <w:rPr>
              <w:lang w:val="en-GB"/>
            </w:rPr>
          </w:rPrChange>
        </w:rPr>
        <w:t xml:space="preserve"> restricted to only those who have a business need and are authorized.</w:t>
      </w:r>
    </w:p>
    <w:p w14:paraId="626BD8E0" w14:textId="16666BEF" w:rsidR="00155871" w:rsidRPr="00155871" w:rsidRDefault="00155871">
      <w:pPr>
        <w:pStyle w:val="ListParagraphBulleted"/>
        <w:numPr>
          <w:ilvl w:val="2"/>
          <w:numId w:val="51"/>
        </w:numPr>
        <w:pPrChange w:id="310" w:author="Mohammed Khateeb" w:date="2025-01-29T13:58:00Z" w16du:dateUtc="2025-01-29T09:58:00Z">
          <w:pPr>
            <w:pStyle w:val="ListParagraph"/>
            <w:numPr>
              <w:numId w:val="42"/>
            </w:numPr>
            <w:ind w:left="360" w:hanging="360"/>
          </w:pPr>
        </w:pPrChange>
      </w:pPr>
      <w:r w:rsidRPr="00234FB8">
        <w:rPr>
          <w:rPrChange w:id="311" w:author="Mohammed Khateeb" w:date="2025-01-29T13:57:00Z" w16du:dateUtc="2025-01-29T09:57:00Z">
            <w:rPr>
              <w:lang w:val="en-GB"/>
            </w:rPr>
          </w:rPrChange>
        </w:rPr>
        <w:t xml:space="preserve">Version control </w:t>
      </w:r>
      <w:r w:rsidR="00262753" w:rsidRPr="00234FB8">
        <w:rPr>
          <w:rPrChange w:id="312" w:author="Mohammed Khateeb" w:date="2025-01-29T13:57:00Z" w16du:dateUtc="2025-01-29T09:57:00Z">
            <w:rPr>
              <w:lang w:val="en-GB"/>
            </w:rPr>
          </w:rPrChange>
        </w:rPr>
        <w:t>is</w:t>
      </w:r>
      <w:r w:rsidRPr="00234FB8">
        <w:rPr>
          <w:rPrChange w:id="313" w:author="Mohammed Khateeb" w:date="2025-01-29T13:57:00Z" w16du:dateUtc="2025-01-29T09:57:00Z">
            <w:rPr>
              <w:lang w:val="en-GB"/>
            </w:rPr>
          </w:rPrChange>
        </w:rPr>
        <w:t xml:space="preserve"> implemented to ensure that the current version is consistently available.</w:t>
      </w:r>
    </w:p>
    <w:p w14:paraId="0CC86886" w14:textId="7FFC4981" w:rsidR="00155871" w:rsidRPr="00155871" w:rsidRDefault="00155871">
      <w:pPr>
        <w:pStyle w:val="ListParagraphBulleted"/>
        <w:numPr>
          <w:ilvl w:val="2"/>
          <w:numId w:val="51"/>
        </w:numPr>
        <w:pPrChange w:id="314" w:author="Mohammed Khateeb" w:date="2025-01-29T13:58:00Z" w16du:dateUtc="2025-01-29T09:58:00Z">
          <w:pPr>
            <w:pStyle w:val="ListParagraph"/>
            <w:numPr>
              <w:numId w:val="42"/>
            </w:numPr>
            <w:ind w:left="360" w:hanging="360"/>
          </w:pPr>
        </w:pPrChange>
      </w:pPr>
      <w:r w:rsidRPr="00234FB8">
        <w:rPr>
          <w:rPrChange w:id="315" w:author="Mohammed Khateeb" w:date="2025-01-29T13:57:00Z" w16du:dateUtc="2025-01-29T09:57:00Z">
            <w:rPr>
              <w:lang w:val="en-GB"/>
            </w:rPr>
          </w:rPrChange>
        </w:rPr>
        <w:t xml:space="preserve">Copying of any </w:t>
      </w:r>
      <w:r w:rsidR="00405632" w:rsidRPr="00234FB8">
        <w:rPr>
          <w:rPrChange w:id="316" w:author="Mohammed Khateeb" w:date="2025-01-29T13:57:00Z" w16du:dateUtc="2025-01-29T09:57:00Z">
            <w:rPr>
              <w:lang w:val="en-GB"/>
            </w:rPr>
          </w:rPrChange>
        </w:rPr>
        <w:t>s</w:t>
      </w:r>
      <w:r w:rsidRPr="00234FB8">
        <w:rPr>
          <w:rPrChange w:id="317" w:author="Mohammed Khateeb" w:date="2025-01-29T13:57:00Z" w16du:dateUtc="2025-01-29T09:57:00Z">
            <w:rPr>
              <w:lang w:val="en-GB"/>
            </w:rPr>
          </w:rPrChange>
        </w:rPr>
        <w:t xml:space="preserve">ystem documentation shall be controlled and </w:t>
      </w:r>
      <w:r w:rsidR="00C0216B" w:rsidRPr="00234FB8">
        <w:rPr>
          <w:rPrChange w:id="318" w:author="Mohammed Khateeb" w:date="2025-01-29T13:57:00Z" w16du:dateUtc="2025-01-29T09:57:00Z">
            <w:rPr>
              <w:lang w:val="en-GB"/>
            </w:rPr>
          </w:rPrChange>
        </w:rPr>
        <w:t>shall</w:t>
      </w:r>
      <w:r w:rsidRPr="00234FB8">
        <w:rPr>
          <w:rPrChange w:id="319" w:author="Mohammed Khateeb" w:date="2025-01-29T13:57:00Z" w16du:dateUtc="2025-01-29T09:57:00Z">
            <w:rPr>
              <w:lang w:val="en-GB"/>
            </w:rPr>
          </w:rPrChange>
        </w:rPr>
        <w:t xml:space="preserve"> be allowed only after authorization.</w:t>
      </w:r>
    </w:p>
    <w:p w14:paraId="3A227457" w14:textId="564F3CC6" w:rsidR="00163905" w:rsidRDefault="00155871">
      <w:pPr>
        <w:pStyle w:val="ListParagraphBulleted"/>
        <w:numPr>
          <w:ilvl w:val="2"/>
          <w:numId w:val="51"/>
        </w:numPr>
        <w:pPrChange w:id="320" w:author="Mohammed Khateeb" w:date="2025-01-29T13:58:00Z" w16du:dateUtc="2025-01-29T09:58:00Z">
          <w:pPr>
            <w:pStyle w:val="ListParagraph"/>
            <w:numPr>
              <w:numId w:val="42"/>
            </w:numPr>
            <w:ind w:left="360" w:hanging="360"/>
          </w:pPr>
        </w:pPrChange>
      </w:pPr>
      <w:r w:rsidRPr="00234FB8">
        <w:rPr>
          <w:rPrChange w:id="321" w:author="Mohammed Khateeb" w:date="2025-01-29T13:57:00Z" w16du:dateUtc="2025-01-29T09:57:00Z">
            <w:rPr>
              <w:lang w:val="en-GB"/>
            </w:rPr>
          </w:rPrChange>
        </w:rPr>
        <w:t xml:space="preserve">The respective custodians of documents shall hold the original set of the </w:t>
      </w:r>
      <w:r w:rsidR="00076886" w:rsidRPr="00234FB8">
        <w:rPr>
          <w:rPrChange w:id="322" w:author="Mohammed Khateeb" w:date="2025-01-29T13:57:00Z" w16du:dateUtc="2025-01-29T09:57:00Z">
            <w:rPr>
              <w:lang w:val="en-GB"/>
            </w:rPr>
          </w:rPrChange>
        </w:rPr>
        <w:t>s</w:t>
      </w:r>
      <w:r w:rsidRPr="00234FB8">
        <w:rPr>
          <w:rPrChange w:id="323" w:author="Mohammed Khateeb" w:date="2025-01-29T13:57:00Z" w16du:dateUtc="2025-01-29T09:57:00Z">
            <w:rPr>
              <w:lang w:val="en-GB"/>
            </w:rPr>
          </w:rPrChange>
        </w:rPr>
        <w:t xml:space="preserve">ystem </w:t>
      </w:r>
      <w:r w:rsidR="00076886" w:rsidRPr="00234FB8">
        <w:rPr>
          <w:rPrChange w:id="324" w:author="Mohammed Khateeb" w:date="2025-01-29T13:57:00Z" w16du:dateUtc="2025-01-29T09:57:00Z">
            <w:rPr>
              <w:lang w:val="en-GB"/>
            </w:rPr>
          </w:rPrChange>
        </w:rPr>
        <w:t>documentation</w:t>
      </w:r>
      <w:r w:rsidRPr="00234FB8">
        <w:rPr>
          <w:rPrChange w:id="325" w:author="Mohammed Khateeb" w:date="2025-01-29T13:57:00Z" w16du:dateUtc="2025-01-29T09:57:00Z">
            <w:rPr>
              <w:lang w:val="en-GB"/>
            </w:rPr>
          </w:rPrChange>
        </w:rPr>
        <w:t>.</w:t>
      </w:r>
    </w:p>
    <w:p w14:paraId="768762A8" w14:textId="1741A074" w:rsidR="00A95E05" w:rsidRPr="00163905" w:rsidRDefault="00A95E05" w:rsidP="00090D1E">
      <w:pPr>
        <w:pStyle w:val="ListParagraph"/>
        <w:ind w:left="360"/>
        <w:jc w:val="both"/>
        <w:rPr>
          <w:rFonts w:cs="Calibri"/>
          <w:b/>
          <w:bCs/>
          <w:sz w:val="20"/>
          <w:szCs w:val="18"/>
        </w:rPr>
      </w:pPr>
      <w:bookmarkStart w:id="326" w:name="_Toc506071514"/>
      <w:bookmarkStart w:id="327" w:name="_Toc116381842"/>
    </w:p>
    <w:p w14:paraId="02BE244A" w14:textId="2E9F5E01" w:rsidR="002C6B70" w:rsidRPr="00620A8A" w:rsidRDefault="002C6B70" w:rsidP="00632E92">
      <w:pPr>
        <w:pStyle w:val="Heading2"/>
        <w:keepNext w:val="0"/>
        <w:keepLines w:val="0"/>
        <w:numPr>
          <w:ilvl w:val="1"/>
          <w:numId w:val="7"/>
        </w:numPr>
        <w:tabs>
          <w:tab w:val="clear" w:pos="990"/>
        </w:tabs>
        <w:spacing w:before="0" w:after="240" w:line="288" w:lineRule="auto"/>
        <w:ind w:left="540"/>
        <w:jc w:val="both"/>
        <w:rPr>
          <w:rFonts w:cs="Calibri"/>
          <w:b/>
          <w:bCs/>
          <w:sz w:val="28"/>
          <w:szCs w:val="24"/>
        </w:rPr>
      </w:pPr>
      <w:bookmarkStart w:id="328" w:name="_Toc189051729"/>
      <w:r w:rsidRPr="00620A8A">
        <w:rPr>
          <w:rFonts w:cs="Calibri"/>
          <w:b/>
          <w:bCs/>
          <w:sz w:val="28"/>
          <w:szCs w:val="24"/>
        </w:rPr>
        <w:t>Se</w:t>
      </w:r>
      <w:r w:rsidR="00BD12C0">
        <w:rPr>
          <w:rFonts w:cs="Calibri"/>
          <w:b/>
          <w:bCs/>
          <w:sz w:val="28"/>
          <w:szCs w:val="24"/>
        </w:rPr>
        <w:t>paration of Development, Test and Operational Environments</w:t>
      </w:r>
      <w:bookmarkEnd w:id="328"/>
      <w:r w:rsidR="00BD12C0">
        <w:rPr>
          <w:rFonts w:cs="Calibri"/>
          <w:b/>
          <w:bCs/>
          <w:sz w:val="28"/>
          <w:szCs w:val="24"/>
        </w:rPr>
        <w:t xml:space="preserve"> </w:t>
      </w:r>
    </w:p>
    <w:p w14:paraId="3D3ABA0D" w14:textId="69ECD449" w:rsidR="003D39E6" w:rsidRPr="003D39E6" w:rsidRDefault="003D39E6" w:rsidP="003D39E6">
      <w:pPr>
        <w:jc w:val="both"/>
        <w:rPr>
          <w:lang w:val="en-GB"/>
        </w:rPr>
      </w:pPr>
      <w:del w:id="329" w:author="Mohammed Khateeb" w:date="2025-01-29T13:54:00Z" w16du:dateUtc="2025-01-29T09:54:00Z">
        <w:r w:rsidDel="00234FB8">
          <w:rPr>
            <w:lang w:val="en-GB"/>
          </w:rPr>
          <w:lastRenderedPageBreak/>
          <w:delText>CPX</w:delText>
        </w:r>
      </w:del>
      <w:ins w:id="330" w:author="Mohammed Khateeb" w:date="2025-01-29T13:54:00Z" w16du:dateUtc="2025-01-29T09:54:00Z">
        <w:r w:rsidR="00234FB8">
          <w:rPr>
            <w:lang w:val="en-GB"/>
          </w:rPr>
          <w:t>&lt;CLIENT&gt;</w:t>
        </w:r>
      </w:ins>
      <w:r>
        <w:rPr>
          <w:lang w:val="en-GB"/>
        </w:rPr>
        <w:t xml:space="preserve"> shall ensure that:</w:t>
      </w:r>
    </w:p>
    <w:p w14:paraId="6F3EED82" w14:textId="24F36880" w:rsidR="0068424B" w:rsidRPr="00234FB8" w:rsidRDefault="00155871">
      <w:pPr>
        <w:pStyle w:val="ListParagraphBulleted"/>
        <w:numPr>
          <w:ilvl w:val="2"/>
          <w:numId w:val="52"/>
        </w:numPr>
        <w:rPr>
          <w:rPrChange w:id="331" w:author="Mohammed Khateeb" w:date="2025-01-29T13:58:00Z" w16du:dateUtc="2025-01-29T09:58:00Z">
            <w:rPr>
              <w:lang w:val="en-GB"/>
            </w:rPr>
          </w:rPrChange>
        </w:rPr>
        <w:pPrChange w:id="332" w:author="Mohammed Khateeb" w:date="2025-01-29T13:58:00Z" w16du:dateUtc="2025-01-29T09:58:00Z">
          <w:pPr>
            <w:pStyle w:val="ListParagraph"/>
            <w:numPr>
              <w:numId w:val="42"/>
            </w:numPr>
            <w:ind w:left="360" w:hanging="360"/>
            <w:jc w:val="both"/>
          </w:pPr>
        </w:pPrChange>
      </w:pPr>
      <w:r w:rsidRPr="00234FB8">
        <w:rPr>
          <w:rPrChange w:id="333" w:author="Mohammed Khateeb" w:date="2025-01-29T13:58:00Z" w16du:dateUtc="2025-01-29T09:58:00Z">
            <w:rPr>
              <w:lang w:val="en-GB"/>
            </w:rPr>
          </w:rPrChange>
        </w:rPr>
        <w:t>Production</w:t>
      </w:r>
      <w:r w:rsidR="00DB1C1B" w:rsidRPr="00234FB8">
        <w:rPr>
          <w:rPrChange w:id="334" w:author="Mohammed Khateeb" w:date="2025-01-29T13:58:00Z" w16du:dateUtc="2025-01-29T09:58:00Z">
            <w:rPr>
              <w:lang w:val="en-GB"/>
            </w:rPr>
          </w:rPrChange>
        </w:rPr>
        <w:t xml:space="preserve"> </w:t>
      </w:r>
      <w:r w:rsidRPr="00234FB8">
        <w:rPr>
          <w:rPrChange w:id="335" w:author="Mohammed Khateeb" w:date="2025-01-29T13:58:00Z" w16du:dateUtc="2025-01-29T09:58:00Z">
            <w:rPr>
              <w:lang w:val="en-GB"/>
            </w:rPr>
          </w:rPrChange>
        </w:rPr>
        <w:t xml:space="preserve">environment shall be logically separated from test </w:t>
      </w:r>
      <w:r w:rsidR="00EF508B" w:rsidRPr="00234FB8">
        <w:rPr>
          <w:rPrChange w:id="336" w:author="Mohammed Khateeb" w:date="2025-01-29T13:58:00Z" w16du:dateUtc="2025-01-29T09:58:00Z">
            <w:rPr>
              <w:lang w:val="en-GB"/>
            </w:rPr>
          </w:rPrChange>
        </w:rPr>
        <w:t>and</w:t>
      </w:r>
      <w:r w:rsidRPr="00234FB8">
        <w:rPr>
          <w:rPrChange w:id="337" w:author="Mohammed Khateeb" w:date="2025-01-29T13:58:00Z" w16du:dateUtc="2025-01-29T09:58:00Z">
            <w:rPr>
              <w:lang w:val="en-GB"/>
            </w:rPr>
          </w:rPrChange>
        </w:rPr>
        <w:t xml:space="preserve"> development environments.</w:t>
      </w:r>
    </w:p>
    <w:p w14:paraId="3B233491" w14:textId="42746ED6" w:rsidR="00155871" w:rsidRPr="00234FB8" w:rsidRDefault="00155871">
      <w:pPr>
        <w:pStyle w:val="ListParagraphBulleted"/>
        <w:numPr>
          <w:ilvl w:val="2"/>
          <w:numId w:val="52"/>
        </w:numPr>
        <w:rPr>
          <w:rPrChange w:id="338" w:author="Mohammed Khateeb" w:date="2025-01-29T13:58:00Z" w16du:dateUtc="2025-01-29T09:58:00Z">
            <w:rPr>
              <w:lang w:val="en-GB"/>
            </w:rPr>
          </w:rPrChange>
        </w:rPr>
        <w:pPrChange w:id="339" w:author="Mohammed Khateeb" w:date="2025-01-29T13:58:00Z" w16du:dateUtc="2025-01-29T09:58:00Z">
          <w:pPr>
            <w:pStyle w:val="ListParagraph"/>
            <w:numPr>
              <w:numId w:val="42"/>
            </w:numPr>
            <w:ind w:left="360" w:hanging="360"/>
            <w:jc w:val="both"/>
          </w:pPr>
        </w:pPrChange>
      </w:pPr>
      <w:r w:rsidRPr="00234FB8">
        <w:rPr>
          <w:rPrChange w:id="340" w:author="Mohammed Khateeb" w:date="2025-01-29T13:58:00Z" w16du:dateUtc="2025-01-29T09:58:00Z">
            <w:rPr>
              <w:lang w:val="en-GB"/>
            </w:rPr>
          </w:rPrChange>
        </w:rPr>
        <w:t xml:space="preserve">Access </w:t>
      </w:r>
      <w:r w:rsidR="00E87BB6" w:rsidRPr="00234FB8">
        <w:rPr>
          <w:rPrChange w:id="341" w:author="Mohammed Khateeb" w:date="2025-01-29T13:58:00Z" w16du:dateUtc="2025-01-29T09:58:00Z">
            <w:rPr>
              <w:lang w:val="en-GB"/>
            </w:rPr>
          </w:rPrChange>
        </w:rPr>
        <w:t xml:space="preserve">to each environment </w:t>
      </w:r>
      <w:r w:rsidRPr="00234FB8">
        <w:rPr>
          <w:rPrChange w:id="342" w:author="Mohammed Khateeb" w:date="2025-01-29T13:58:00Z" w16du:dateUtc="2025-01-29T09:58:00Z">
            <w:rPr>
              <w:lang w:val="en-GB"/>
            </w:rPr>
          </w:rPrChange>
        </w:rPr>
        <w:t>shall be controlled using firewalls.</w:t>
      </w:r>
    </w:p>
    <w:p w14:paraId="5074319B" w14:textId="3D98F5D9" w:rsidR="00155871" w:rsidRPr="00234FB8" w:rsidRDefault="00155871">
      <w:pPr>
        <w:pStyle w:val="ListParagraphBulleted"/>
        <w:numPr>
          <w:ilvl w:val="2"/>
          <w:numId w:val="52"/>
        </w:numPr>
        <w:rPr>
          <w:rPrChange w:id="343" w:author="Mohammed Khateeb" w:date="2025-01-29T13:58:00Z" w16du:dateUtc="2025-01-29T09:58:00Z">
            <w:rPr>
              <w:lang w:val="en-GB"/>
            </w:rPr>
          </w:rPrChange>
        </w:rPr>
        <w:pPrChange w:id="344" w:author="Mohammed Khateeb" w:date="2025-01-29T13:58:00Z" w16du:dateUtc="2025-01-29T09:58:00Z">
          <w:pPr>
            <w:pStyle w:val="ListParagraph"/>
            <w:numPr>
              <w:numId w:val="42"/>
            </w:numPr>
            <w:ind w:left="360" w:hanging="360"/>
            <w:jc w:val="both"/>
          </w:pPr>
        </w:pPrChange>
      </w:pPr>
      <w:r w:rsidRPr="00234FB8">
        <w:rPr>
          <w:rPrChange w:id="345" w:author="Mohammed Khateeb" w:date="2025-01-29T13:58:00Z" w16du:dateUtc="2025-01-29T09:58:00Z">
            <w:rPr>
              <w:lang w:val="en-GB"/>
            </w:rPr>
          </w:rPrChange>
        </w:rPr>
        <w:t>Transfer of software between the development, test and production environments shall be subject to specific procedures such as</w:t>
      </w:r>
      <w:r w:rsidR="00152C31" w:rsidRPr="00234FB8">
        <w:rPr>
          <w:rPrChange w:id="346" w:author="Mohammed Khateeb" w:date="2025-01-29T13:58:00Z" w16du:dateUtc="2025-01-29T09:58:00Z">
            <w:rPr>
              <w:lang w:val="en-GB"/>
            </w:rPr>
          </w:rPrChange>
        </w:rPr>
        <w:t xml:space="preserve"> the</w:t>
      </w:r>
      <w:r w:rsidRPr="00234FB8">
        <w:rPr>
          <w:rPrChange w:id="347" w:author="Mohammed Khateeb" w:date="2025-01-29T13:58:00Z" w16du:dateUtc="2025-01-29T09:58:00Z">
            <w:rPr>
              <w:lang w:val="en-GB"/>
            </w:rPr>
          </w:rPrChange>
        </w:rPr>
        <w:t xml:space="preserve"> </w:t>
      </w:r>
      <w:del w:id="348" w:author="Mohammed Khateeb" w:date="2025-01-29T13:54:00Z" w16du:dateUtc="2025-01-29T09:54:00Z">
        <w:r w:rsidR="00152C31" w:rsidRPr="00234FB8" w:rsidDel="00234FB8">
          <w:rPr>
            <w:rPrChange w:id="349" w:author="Mohammed Khateeb" w:date="2025-01-29T13:58:00Z" w16du:dateUtc="2025-01-29T09:58:00Z">
              <w:rPr>
                <w:lang w:val="en-GB"/>
              </w:rPr>
            </w:rPrChange>
          </w:rPr>
          <w:delText>CPX</w:delText>
        </w:r>
      </w:del>
      <w:ins w:id="350" w:author="Mohammed Khateeb" w:date="2025-01-29T13:54:00Z" w16du:dateUtc="2025-01-29T09:54:00Z">
        <w:r w:rsidR="00234FB8" w:rsidRPr="00234FB8">
          <w:rPr>
            <w:rPrChange w:id="351" w:author="Mohammed Khateeb" w:date="2025-01-29T13:58:00Z" w16du:dateUtc="2025-01-29T09:58:00Z">
              <w:rPr>
                <w:lang w:val="en-GB"/>
              </w:rPr>
            </w:rPrChange>
          </w:rPr>
          <w:t>&lt;CLIENT&gt;</w:t>
        </w:r>
      </w:ins>
      <w:r w:rsidR="00152C31" w:rsidRPr="00234FB8">
        <w:rPr>
          <w:rPrChange w:id="352" w:author="Mohammed Khateeb" w:date="2025-01-29T13:58:00Z" w16du:dateUtc="2025-01-29T09:58:00Z">
            <w:rPr>
              <w:lang w:val="en-GB"/>
            </w:rPr>
          </w:rPrChange>
        </w:rPr>
        <w:t xml:space="preserve"> </w:t>
      </w:r>
      <w:r w:rsidR="00F5243E" w:rsidRPr="00234FB8">
        <w:rPr>
          <w:rPrChange w:id="353" w:author="Mohammed Khateeb" w:date="2025-01-29T13:58:00Z" w16du:dateUtc="2025-01-29T09:58:00Z">
            <w:rPr>
              <w:lang w:val="en-GB"/>
            </w:rPr>
          </w:rPrChange>
        </w:rPr>
        <w:t>Information Systems Acquisition</w:t>
      </w:r>
      <w:r w:rsidR="00EC2A2E" w:rsidRPr="00234FB8">
        <w:rPr>
          <w:rPrChange w:id="354" w:author="Mohammed Khateeb" w:date="2025-01-29T13:58:00Z" w16du:dateUtc="2025-01-29T09:58:00Z">
            <w:rPr>
              <w:lang w:val="en-GB"/>
            </w:rPr>
          </w:rPrChange>
        </w:rPr>
        <w:t xml:space="preserve">, Development and </w:t>
      </w:r>
      <w:r w:rsidR="00F5243E" w:rsidRPr="00234FB8">
        <w:rPr>
          <w:rPrChange w:id="355" w:author="Mohammed Khateeb" w:date="2025-01-29T13:58:00Z" w16du:dateUtc="2025-01-29T09:58:00Z">
            <w:rPr>
              <w:lang w:val="en-GB"/>
            </w:rPr>
          </w:rPrChange>
        </w:rPr>
        <w:t>Maintenance</w:t>
      </w:r>
      <w:r w:rsidR="00EC2A2E" w:rsidRPr="00234FB8">
        <w:rPr>
          <w:rPrChange w:id="356" w:author="Mohammed Khateeb" w:date="2025-01-29T13:58:00Z" w16du:dateUtc="2025-01-29T09:58:00Z">
            <w:rPr>
              <w:lang w:val="en-GB"/>
            </w:rPr>
          </w:rPrChange>
        </w:rPr>
        <w:t xml:space="preserve"> Procedure </w:t>
      </w:r>
      <w:r w:rsidRPr="00234FB8">
        <w:rPr>
          <w:rPrChange w:id="357" w:author="Mohammed Khateeb" w:date="2025-01-29T13:58:00Z" w16du:dateUtc="2025-01-29T09:58:00Z">
            <w:rPr>
              <w:lang w:val="en-GB"/>
            </w:rPr>
          </w:rPrChange>
        </w:rPr>
        <w:t>and will be documented.</w:t>
      </w:r>
    </w:p>
    <w:p w14:paraId="0E800549" w14:textId="50630800" w:rsidR="00155871" w:rsidRPr="00234FB8" w:rsidRDefault="00155871">
      <w:pPr>
        <w:pStyle w:val="ListParagraphBulleted"/>
        <w:numPr>
          <w:ilvl w:val="2"/>
          <w:numId w:val="52"/>
        </w:numPr>
        <w:rPr>
          <w:rPrChange w:id="358" w:author="Mohammed Khateeb" w:date="2025-01-29T13:58:00Z" w16du:dateUtc="2025-01-29T09:58:00Z">
            <w:rPr>
              <w:lang w:val="en-GB"/>
            </w:rPr>
          </w:rPrChange>
        </w:rPr>
        <w:pPrChange w:id="359" w:author="Mohammed Khateeb" w:date="2025-01-29T13:58:00Z" w16du:dateUtc="2025-01-29T09:58:00Z">
          <w:pPr>
            <w:pStyle w:val="ListParagraph"/>
            <w:numPr>
              <w:numId w:val="42"/>
            </w:numPr>
            <w:ind w:left="360" w:hanging="360"/>
            <w:jc w:val="both"/>
          </w:pPr>
        </w:pPrChange>
      </w:pPr>
      <w:r w:rsidRPr="00234FB8">
        <w:rPr>
          <w:rPrChange w:id="360" w:author="Mohammed Khateeb" w:date="2025-01-29T13:58:00Z" w16du:dateUtc="2025-01-29T09:58:00Z">
            <w:rPr>
              <w:lang w:val="en-GB"/>
            </w:rPr>
          </w:rPrChange>
        </w:rPr>
        <w:t>Development staff shall not have access to the production environment.</w:t>
      </w:r>
    </w:p>
    <w:p w14:paraId="0236C54A" w14:textId="01AEAE12" w:rsidR="00ED7039" w:rsidRPr="00234FB8" w:rsidRDefault="00155871">
      <w:pPr>
        <w:pStyle w:val="ListParagraphBulleted"/>
        <w:numPr>
          <w:ilvl w:val="2"/>
          <w:numId w:val="52"/>
        </w:numPr>
        <w:rPr>
          <w:rPrChange w:id="361" w:author="Mohammed Khateeb" w:date="2025-01-29T13:58:00Z" w16du:dateUtc="2025-01-29T09:58:00Z">
            <w:rPr>
              <w:lang w:val="en-GB"/>
            </w:rPr>
          </w:rPrChange>
        </w:rPr>
        <w:pPrChange w:id="362" w:author="Mohammed Khateeb" w:date="2025-01-29T13:58:00Z" w16du:dateUtc="2025-01-29T09:58:00Z">
          <w:pPr>
            <w:pStyle w:val="ListParagraph"/>
            <w:numPr>
              <w:numId w:val="42"/>
            </w:numPr>
            <w:ind w:left="360" w:hanging="360"/>
            <w:jc w:val="both"/>
          </w:pPr>
        </w:pPrChange>
      </w:pPr>
      <w:r w:rsidRPr="00234FB8">
        <w:rPr>
          <w:rPrChange w:id="363" w:author="Mohammed Khateeb" w:date="2025-01-29T13:58:00Z" w16du:dateUtc="2025-01-29T09:58:00Z">
            <w:rPr>
              <w:lang w:val="en-GB"/>
            </w:rPr>
          </w:rPrChange>
        </w:rPr>
        <w:t xml:space="preserve">Production data files shall not be used for application development and testing. When such use is necessitated, copies of the production data files will be made </w:t>
      </w:r>
      <w:r w:rsidR="005106D5">
        <w:t xml:space="preserve">redacted/obfuscated, </w:t>
      </w:r>
      <w:r w:rsidRPr="00234FB8">
        <w:rPr>
          <w:rPrChange w:id="364" w:author="Mohammed Khateeb" w:date="2025-01-29T13:58:00Z" w16du:dateUtc="2025-01-29T09:58:00Z">
            <w:rPr>
              <w:lang w:val="en-GB"/>
            </w:rPr>
          </w:rPrChange>
        </w:rPr>
        <w:t>sanitized and taken offline for that purpose. Those copies shall be handled carefully and later deleted to prevent unauthorized exposure of production data.</w:t>
      </w:r>
    </w:p>
    <w:p w14:paraId="29A3A51F" w14:textId="25588F81" w:rsidR="00ED7039" w:rsidRDefault="00ED7039">
      <w:pPr>
        <w:rPr>
          <w:lang w:val="en-GB"/>
        </w:rPr>
      </w:pPr>
    </w:p>
    <w:p w14:paraId="036EE3D0" w14:textId="5245E035" w:rsidR="002C6B70" w:rsidRPr="00620A8A" w:rsidRDefault="00155871" w:rsidP="00632E92">
      <w:pPr>
        <w:pStyle w:val="Heading2"/>
        <w:keepNext w:val="0"/>
        <w:keepLines w:val="0"/>
        <w:numPr>
          <w:ilvl w:val="1"/>
          <w:numId w:val="7"/>
        </w:numPr>
        <w:tabs>
          <w:tab w:val="clear" w:pos="990"/>
        </w:tabs>
        <w:spacing w:before="0" w:after="240" w:line="288" w:lineRule="auto"/>
        <w:ind w:left="540"/>
        <w:jc w:val="both"/>
        <w:rPr>
          <w:rFonts w:cs="Calibri"/>
          <w:b/>
          <w:bCs/>
          <w:sz w:val="28"/>
          <w:szCs w:val="24"/>
        </w:rPr>
      </w:pPr>
      <w:bookmarkStart w:id="365" w:name="_Toc122951732"/>
      <w:bookmarkStart w:id="366" w:name="_Toc189051730"/>
      <w:bookmarkEnd w:id="365"/>
      <w:r>
        <w:rPr>
          <w:rFonts w:cs="Calibri"/>
          <w:b/>
          <w:bCs/>
          <w:sz w:val="28"/>
          <w:szCs w:val="24"/>
        </w:rPr>
        <w:t>Purchasing, Installation, Allocation and Management of New IT Systems</w:t>
      </w:r>
      <w:bookmarkEnd w:id="366"/>
    </w:p>
    <w:p w14:paraId="68D1CDDF" w14:textId="301C4CF1" w:rsidR="005C0566" w:rsidRPr="005C0566" w:rsidRDefault="005C0566" w:rsidP="005C0566">
      <w:pPr>
        <w:jc w:val="both"/>
        <w:rPr>
          <w:lang w:val="en-GB"/>
        </w:rPr>
      </w:pPr>
      <w:del w:id="367" w:author="Mohammed Khateeb" w:date="2025-01-29T13:54:00Z" w16du:dateUtc="2025-01-29T09:54:00Z">
        <w:r w:rsidDel="00234FB8">
          <w:rPr>
            <w:lang w:val="en-GB"/>
          </w:rPr>
          <w:delText>CPX</w:delText>
        </w:r>
      </w:del>
      <w:ins w:id="368" w:author="Mohammed Khateeb" w:date="2025-01-29T13:54:00Z" w16du:dateUtc="2025-01-29T09:54:00Z">
        <w:r w:rsidR="00234FB8">
          <w:rPr>
            <w:lang w:val="en-GB"/>
          </w:rPr>
          <w:t>&lt;CLIENT&gt;</w:t>
        </w:r>
      </w:ins>
      <w:r>
        <w:rPr>
          <w:lang w:val="en-GB"/>
        </w:rPr>
        <w:t xml:space="preserve"> shall ensure that: </w:t>
      </w:r>
    </w:p>
    <w:p w14:paraId="57562561" w14:textId="40039825" w:rsidR="00155871" w:rsidRPr="00234FB8" w:rsidRDefault="00155871">
      <w:pPr>
        <w:pStyle w:val="ListParagraphBulleted"/>
        <w:numPr>
          <w:ilvl w:val="2"/>
          <w:numId w:val="53"/>
        </w:numPr>
        <w:rPr>
          <w:rPrChange w:id="369" w:author="Mohammed Khateeb" w:date="2025-01-29T13:58:00Z" w16du:dateUtc="2025-01-29T09:58:00Z">
            <w:rPr>
              <w:lang w:val="en-GB"/>
            </w:rPr>
          </w:rPrChange>
        </w:rPr>
        <w:pPrChange w:id="370" w:author="Mohammed Khateeb" w:date="2025-01-29T13:58:00Z" w16du:dateUtc="2025-01-29T09:58:00Z">
          <w:pPr>
            <w:pStyle w:val="ListParagraph"/>
            <w:numPr>
              <w:numId w:val="42"/>
            </w:numPr>
            <w:ind w:left="360" w:hanging="360"/>
            <w:jc w:val="both"/>
          </w:pPr>
        </w:pPrChange>
      </w:pPr>
      <w:r w:rsidRPr="00234FB8">
        <w:rPr>
          <w:rPrChange w:id="371" w:author="Mohammed Khateeb" w:date="2025-01-29T13:58:00Z" w16du:dateUtc="2025-01-29T09:58:00Z">
            <w:rPr>
              <w:lang w:val="en-GB"/>
            </w:rPr>
          </w:rPrChange>
        </w:rPr>
        <w:t>All purchases of software, IT equipment and peripherals shall follow a standard evaluation process, documented and done using approved vendors only.</w:t>
      </w:r>
    </w:p>
    <w:p w14:paraId="2A5CF031" w14:textId="52570696" w:rsidR="00155871" w:rsidRPr="00234FB8" w:rsidRDefault="00155871">
      <w:pPr>
        <w:pStyle w:val="ListParagraphBulleted"/>
        <w:numPr>
          <w:ilvl w:val="2"/>
          <w:numId w:val="53"/>
        </w:numPr>
        <w:rPr>
          <w:rPrChange w:id="372" w:author="Mohammed Khateeb" w:date="2025-01-29T13:58:00Z" w16du:dateUtc="2025-01-29T09:58:00Z">
            <w:rPr>
              <w:lang w:val="en-GB"/>
            </w:rPr>
          </w:rPrChange>
        </w:rPr>
        <w:pPrChange w:id="373" w:author="Mohammed Khateeb" w:date="2025-01-29T13:58:00Z" w16du:dateUtc="2025-01-29T09:58:00Z">
          <w:pPr>
            <w:pStyle w:val="ListParagraph"/>
            <w:numPr>
              <w:numId w:val="42"/>
            </w:numPr>
            <w:ind w:left="360" w:hanging="360"/>
            <w:jc w:val="both"/>
          </w:pPr>
        </w:pPrChange>
      </w:pPr>
      <w:r w:rsidRPr="00234FB8">
        <w:rPr>
          <w:rPrChange w:id="374" w:author="Mohammed Khateeb" w:date="2025-01-29T13:58:00Z" w16du:dateUtc="2025-01-29T09:58:00Z">
            <w:rPr>
              <w:lang w:val="en-GB"/>
            </w:rPr>
          </w:rPrChange>
        </w:rPr>
        <w:t>All software and hardware installations shall be tested prior to being moved to live production environment by both IT and business users. Any changes to software or hardware configuration shall be appropriately authorized.</w:t>
      </w:r>
    </w:p>
    <w:p w14:paraId="6FA47DFC" w14:textId="350B94DB" w:rsidR="00155871" w:rsidRPr="00234FB8" w:rsidRDefault="00155871">
      <w:pPr>
        <w:pStyle w:val="ListParagraphBulleted"/>
        <w:numPr>
          <w:ilvl w:val="2"/>
          <w:numId w:val="53"/>
        </w:numPr>
        <w:rPr>
          <w:rPrChange w:id="375" w:author="Mohammed Khateeb" w:date="2025-01-29T13:58:00Z" w16du:dateUtc="2025-01-29T09:58:00Z">
            <w:rPr>
              <w:lang w:val="en-GB"/>
            </w:rPr>
          </w:rPrChange>
        </w:rPr>
        <w:pPrChange w:id="376" w:author="Mohammed Khateeb" w:date="2025-01-29T13:58:00Z" w16du:dateUtc="2025-01-29T09:58:00Z">
          <w:pPr>
            <w:pStyle w:val="ListParagraph"/>
            <w:numPr>
              <w:numId w:val="42"/>
            </w:numPr>
            <w:ind w:left="360" w:hanging="360"/>
            <w:jc w:val="both"/>
          </w:pPr>
        </w:pPrChange>
      </w:pPr>
      <w:r w:rsidRPr="00234FB8">
        <w:rPr>
          <w:rPrChange w:id="377" w:author="Mohammed Khateeb" w:date="2025-01-29T13:58:00Z" w16du:dateUtc="2025-01-29T09:58:00Z">
            <w:rPr>
              <w:lang w:val="en-GB"/>
            </w:rPr>
          </w:rPrChange>
        </w:rPr>
        <w:t>Capacity requirements shall be monitored to avoid failures due to inadequate capacity.</w:t>
      </w:r>
    </w:p>
    <w:p w14:paraId="185A6237" w14:textId="31F863CF" w:rsidR="00155871" w:rsidRPr="00234FB8" w:rsidRDefault="00155871">
      <w:pPr>
        <w:pStyle w:val="ListParagraphBulleted"/>
        <w:numPr>
          <w:ilvl w:val="2"/>
          <w:numId w:val="53"/>
        </w:numPr>
        <w:rPr>
          <w:rPrChange w:id="378" w:author="Mohammed Khateeb" w:date="2025-01-29T13:58:00Z" w16du:dateUtc="2025-01-29T09:58:00Z">
            <w:rPr>
              <w:lang w:val="en-GB"/>
            </w:rPr>
          </w:rPrChange>
        </w:rPr>
        <w:pPrChange w:id="379" w:author="Mohammed Khateeb" w:date="2025-01-29T13:58:00Z" w16du:dateUtc="2025-01-29T09:58:00Z">
          <w:pPr>
            <w:pStyle w:val="ListParagraph"/>
            <w:numPr>
              <w:numId w:val="42"/>
            </w:numPr>
            <w:ind w:left="360" w:hanging="360"/>
            <w:jc w:val="both"/>
          </w:pPr>
        </w:pPrChange>
      </w:pPr>
      <w:r w:rsidRPr="00234FB8">
        <w:rPr>
          <w:rPrChange w:id="380" w:author="Mohammed Khateeb" w:date="2025-01-29T13:58:00Z" w16du:dateUtc="2025-01-29T09:58:00Z">
            <w:rPr>
              <w:lang w:val="en-GB"/>
            </w:rPr>
          </w:rPrChange>
        </w:rPr>
        <w:t xml:space="preserve">The IT </w:t>
      </w:r>
      <w:r w:rsidR="00302A6C" w:rsidRPr="00234FB8">
        <w:rPr>
          <w:rPrChange w:id="381" w:author="Mohammed Khateeb" w:date="2025-01-29T13:58:00Z" w16du:dateUtc="2025-01-29T09:58:00Z">
            <w:rPr>
              <w:lang w:val="en-GB"/>
            </w:rPr>
          </w:rPrChange>
        </w:rPr>
        <w:t>team</w:t>
      </w:r>
      <w:r w:rsidRPr="00234FB8">
        <w:rPr>
          <w:rPrChange w:id="382" w:author="Mohammed Khateeb" w:date="2025-01-29T13:58:00Z" w16du:dateUtc="2025-01-29T09:58:00Z">
            <w:rPr>
              <w:lang w:val="en-GB"/>
            </w:rPr>
          </w:rPrChange>
        </w:rPr>
        <w:t xml:space="preserve"> </w:t>
      </w:r>
      <w:r w:rsidR="00302A6C" w:rsidRPr="00234FB8">
        <w:rPr>
          <w:rPrChange w:id="383" w:author="Mohammed Khateeb" w:date="2025-01-29T13:58:00Z" w16du:dateUtc="2025-01-29T09:58:00Z">
            <w:rPr>
              <w:lang w:val="en-GB"/>
            </w:rPr>
          </w:rPrChange>
        </w:rPr>
        <w:t>establishes</w:t>
      </w:r>
      <w:r w:rsidRPr="00234FB8">
        <w:rPr>
          <w:rPrChange w:id="384" w:author="Mohammed Khateeb" w:date="2025-01-29T13:58:00Z" w16du:dateUtc="2025-01-29T09:58:00Z">
            <w:rPr>
              <w:lang w:val="en-GB"/>
            </w:rPr>
          </w:rPrChange>
        </w:rPr>
        <w:t xml:space="preserve"> and implement</w:t>
      </w:r>
      <w:r w:rsidR="00302A6C" w:rsidRPr="00234FB8">
        <w:rPr>
          <w:rPrChange w:id="385" w:author="Mohammed Khateeb" w:date="2025-01-29T13:58:00Z" w16du:dateUtc="2025-01-29T09:58:00Z">
            <w:rPr>
              <w:lang w:val="en-GB"/>
            </w:rPr>
          </w:rPrChange>
        </w:rPr>
        <w:t>s</w:t>
      </w:r>
      <w:r w:rsidRPr="00234FB8">
        <w:rPr>
          <w:rPrChange w:id="386" w:author="Mohammed Khateeb" w:date="2025-01-29T13:58:00Z" w16du:dateUtc="2025-01-29T09:58:00Z">
            <w:rPr>
              <w:lang w:val="en-GB"/>
            </w:rPr>
          </w:rPrChange>
        </w:rPr>
        <w:t xml:space="preserve"> a formal process for capacity management</w:t>
      </w:r>
      <w:r w:rsidR="0011258C" w:rsidRPr="00234FB8">
        <w:rPr>
          <w:rPrChange w:id="387" w:author="Mohammed Khateeb" w:date="2025-01-29T13:58:00Z" w16du:dateUtc="2025-01-29T09:58:00Z">
            <w:rPr>
              <w:lang w:val="en-GB"/>
            </w:rPr>
          </w:rPrChange>
        </w:rPr>
        <w:t xml:space="preserve"> which </w:t>
      </w:r>
      <w:r w:rsidRPr="00234FB8">
        <w:rPr>
          <w:rPrChange w:id="388" w:author="Mohammed Khateeb" w:date="2025-01-29T13:58:00Z" w16du:dateUtc="2025-01-29T09:58:00Z">
            <w:rPr>
              <w:lang w:val="en-GB"/>
            </w:rPr>
          </w:rPrChange>
        </w:rPr>
        <w:t>shall include following periodic activities:</w:t>
      </w:r>
    </w:p>
    <w:p w14:paraId="49B7B6FC" w14:textId="363BDD45" w:rsidR="00155871" w:rsidRPr="00DE2BD7" w:rsidRDefault="00155871">
      <w:pPr>
        <w:pStyle w:val="ListParagraphBulleted"/>
        <w:numPr>
          <w:ilvl w:val="3"/>
          <w:numId w:val="53"/>
        </w:numPr>
        <w:ind w:left="1080"/>
        <w:pPrChange w:id="389" w:author="Mohammed Khateeb" w:date="2025-01-29T13:59:00Z" w16du:dateUtc="2025-01-29T09:59:00Z">
          <w:pPr>
            <w:pStyle w:val="ListParagraph"/>
            <w:numPr>
              <w:numId w:val="40"/>
            </w:numPr>
            <w:ind w:hanging="360"/>
            <w:jc w:val="both"/>
          </w:pPr>
        </w:pPrChange>
      </w:pPr>
      <w:r w:rsidRPr="00DE2BD7">
        <w:t>Review and analysis of the resource utilization reports and trends.</w:t>
      </w:r>
    </w:p>
    <w:p w14:paraId="7ABD5C00" w14:textId="7318503A" w:rsidR="00155871" w:rsidRPr="00DE2BD7" w:rsidRDefault="00155871">
      <w:pPr>
        <w:pStyle w:val="ListParagraphBulleted"/>
        <w:numPr>
          <w:ilvl w:val="3"/>
          <w:numId w:val="53"/>
        </w:numPr>
        <w:ind w:left="1080"/>
        <w:pPrChange w:id="390" w:author="Mohammed Khateeb" w:date="2025-01-29T13:59:00Z" w16du:dateUtc="2025-01-29T09:59:00Z">
          <w:pPr>
            <w:pStyle w:val="ListParagraph"/>
            <w:numPr>
              <w:numId w:val="40"/>
            </w:numPr>
            <w:ind w:hanging="360"/>
            <w:jc w:val="both"/>
          </w:pPr>
        </w:pPrChange>
      </w:pPr>
      <w:r w:rsidRPr="00DE2BD7">
        <w:t>Review and analysis of the business plan covering ongoing and upcoming IT projects.</w:t>
      </w:r>
    </w:p>
    <w:p w14:paraId="06CAAA59" w14:textId="16083FD1" w:rsidR="00155871" w:rsidRPr="00DE2BD7" w:rsidRDefault="006971D0">
      <w:pPr>
        <w:pStyle w:val="ListParagraphBulleted"/>
        <w:numPr>
          <w:ilvl w:val="3"/>
          <w:numId w:val="53"/>
        </w:numPr>
        <w:ind w:left="1080"/>
        <w:pPrChange w:id="391" w:author="Mohammed Khateeb" w:date="2025-01-29T13:59:00Z" w16du:dateUtc="2025-01-29T09:59:00Z">
          <w:pPr>
            <w:pStyle w:val="ListParagraph"/>
            <w:numPr>
              <w:numId w:val="40"/>
            </w:numPr>
            <w:ind w:hanging="360"/>
            <w:jc w:val="both"/>
          </w:pPr>
        </w:pPrChange>
      </w:pPr>
      <w:r>
        <w:t>Develop</w:t>
      </w:r>
      <w:r w:rsidR="00155871" w:rsidRPr="00DE2BD7">
        <w:t xml:space="preserve"> capacity plans to meet the current and projected demand</w:t>
      </w:r>
      <w:r w:rsidR="00905D8A">
        <w:t>s</w:t>
      </w:r>
      <w:r w:rsidR="00155871" w:rsidRPr="00DE2BD7">
        <w:t xml:space="preserve"> for capacity, power and reliability of systems and networks.</w:t>
      </w:r>
    </w:p>
    <w:p w14:paraId="6AEF1CD1" w14:textId="4A4613A2" w:rsidR="00155871" w:rsidRPr="00DE2BD7" w:rsidRDefault="00D45AFB">
      <w:pPr>
        <w:pStyle w:val="ListParagraphBulleted"/>
        <w:numPr>
          <w:ilvl w:val="3"/>
          <w:numId w:val="53"/>
        </w:numPr>
        <w:ind w:left="1080"/>
        <w:pPrChange w:id="392" w:author="Mohammed Khateeb" w:date="2025-01-29T13:59:00Z" w16du:dateUtc="2025-01-29T09:59:00Z">
          <w:pPr>
            <w:pStyle w:val="ListParagraph"/>
            <w:numPr>
              <w:numId w:val="40"/>
            </w:numPr>
            <w:ind w:hanging="360"/>
            <w:jc w:val="both"/>
          </w:pPr>
        </w:pPrChange>
      </w:pPr>
      <w:r>
        <w:t>Conduct a</w:t>
      </w:r>
      <w:r w:rsidR="00155871" w:rsidRPr="00DE2BD7">
        <w:t>ppropriate load and stress test</w:t>
      </w:r>
      <w:r>
        <w:t>s</w:t>
      </w:r>
      <w:r w:rsidR="00155871" w:rsidRPr="00DE2BD7">
        <w:t xml:space="preserve"> and</w:t>
      </w:r>
      <w:r>
        <w:t xml:space="preserve"> define</w:t>
      </w:r>
      <w:r w:rsidR="00155871" w:rsidRPr="00DE2BD7">
        <w:t xml:space="preserve"> </w:t>
      </w:r>
      <w:r>
        <w:t>acceptable</w:t>
      </w:r>
      <w:r w:rsidR="00155871" w:rsidRPr="00DE2BD7">
        <w:t xml:space="preserve"> </w:t>
      </w:r>
      <w:r>
        <w:t>capacity levels</w:t>
      </w:r>
      <w:r w:rsidR="00155871" w:rsidRPr="00DE2BD7">
        <w:t xml:space="preserve"> for new or upgraded enterprise applications.</w:t>
      </w:r>
    </w:p>
    <w:p w14:paraId="480A3D4C" w14:textId="63DBAC4D" w:rsidR="00155871" w:rsidRPr="00234FB8" w:rsidRDefault="00155871">
      <w:pPr>
        <w:pStyle w:val="ListParagraphBulleted"/>
        <w:numPr>
          <w:ilvl w:val="2"/>
          <w:numId w:val="53"/>
        </w:numPr>
        <w:rPr>
          <w:rPrChange w:id="393" w:author="Mohammed Khateeb" w:date="2025-01-29T13:58:00Z" w16du:dateUtc="2025-01-29T09:58:00Z">
            <w:rPr>
              <w:lang w:val="en-GB"/>
            </w:rPr>
          </w:rPrChange>
        </w:rPr>
        <w:pPrChange w:id="394" w:author="Mohammed Khateeb" w:date="2025-01-29T13:58:00Z" w16du:dateUtc="2025-01-29T09:58:00Z">
          <w:pPr>
            <w:pStyle w:val="ListParagraph"/>
            <w:numPr>
              <w:numId w:val="42"/>
            </w:numPr>
            <w:ind w:left="360" w:hanging="360"/>
            <w:jc w:val="both"/>
          </w:pPr>
        </w:pPrChange>
      </w:pPr>
      <w:r w:rsidRPr="00234FB8">
        <w:rPr>
          <w:rPrChange w:id="395" w:author="Mohammed Khateeb" w:date="2025-01-29T13:58:00Z" w16du:dateUtc="2025-01-29T09:58:00Z">
            <w:rPr>
              <w:lang w:val="en-GB"/>
            </w:rPr>
          </w:rPrChange>
        </w:rPr>
        <w:t xml:space="preserve">Allocation of information systems (Laptops, PCs, tablet PCs etc.) shall be as per </w:t>
      </w:r>
      <w:r w:rsidR="00230293" w:rsidRPr="00234FB8">
        <w:rPr>
          <w:rPrChange w:id="396" w:author="Mohammed Khateeb" w:date="2025-01-29T13:58:00Z" w16du:dateUtc="2025-01-29T09:58:00Z">
            <w:rPr>
              <w:lang w:val="en-GB"/>
            </w:rPr>
          </w:rPrChange>
        </w:rPr>
        <w:t xml:space="preserve">an </w:t>
      </w:r>
      <w:r w:rsidRPr="00234FB8">
        <w:rPr>
          <w:rPrChange w:id="397" w:author="Mohammed Khateeb" w:date="2025-01-29T13:58:00Z" w16du:dateUtc="2025-01-29T09:58:00Z">
            <w:rPr>
              <w:lang w:val="en-GB"/>
            </w:rPr>
          </w:rPrChange>
        </w:rPr>
        <w:t>established process through allocation form.</w:t>
      </w:r>
    </w:p>
    <w:p w14:paraId="4C9B007E" w14:textId="48C07B7D" w:rsidR="00155871" w:rsidRPr="00234FB8" w:rsidRDefault="00155871">
      <w:pPr>
        <w:pStyle w:val="ListParagraphBulleted"/>
        <w:numPr>
          <w:ilvl w:val="2"/>
          <w:numId w:val="53"/>
        </w:numPr>
        <w:rPr>
          <w:rPrChange w:id="398" w:author="Mohammed Khateeb" w:date="2025-01-29T13:58:00Z" w16du:dateUtc="2025-01-29T09:58:00Z">
            <w:rPr>
              <w:lang w:val="en-GB"/>
            </w:rPr>
          </w:rPrChange>
        </w:rPr>
        <w:pPrChange w:id="399" w:author="Mohammed Khateeb" w:date="2025-01-29T13:58:00Z" w16du:dateUtc="2025-01-29T09:58:00Z">
          <w:pPr>
            <w:pStyle w:val="ListParagraph"/>
            <w:numPr>
              <w:numId w:val="42"/>
            </w:numPr>
            <w:ind w:left="360" w:hanging="360"/>
            <w:jc w:val="both"/>
          </w:pPr>
        </w:pPrChange>
      </w:pPr>
      <w:r w:rsidRPr="00234FB8">
        <w:rPr>
          <w:rPrChange w:id="400" w:author="Mohammed Khateeb" w:date="2025-01-29T13:58:00Z" w16du:dateUtc="2025-01-29T09:58:00Z">
            <w:rPr>
              <w:lang w:val="en-GB"/>
            </w:rPr>
          </w:rPrChange>
        </w:rPr>
        <w:t xml:space="preserve">Any changes to existing systems (such as Laptops, PCs, Servers, Databases etc.) shall be as per the </w:t>
      </w:r>
      <w:del w:id="401" w:author="Mohammed Khateeb" w:date="2025-01-29T13:54:00Z" w16du:dateUtc="2025-01-29T09:54:00Z">
        <w:r w:rsidR="00482A3C" w:rsidRPr="00234FB8" w:rsidDel="00234FB8">
          <w:rPr>
            <w:rPrChange w:id="402" w:author="Mohammed Khateeb" w:date="2025-01-29T13:58:00Z" w16du:dateUtc="2025-01-29T09:58:00Z">
              <w:rPr>
                <w:lang w:val="en-GB"/>
              </w:rPr>
            </w:rPrChange>
          </w:rPr>
          <w:delText>CPX</w:delText>
        </w:r>
      </w:del>
      <w:ins w:id="403" w:author="Mohammed Khateeb" w:date="2025-01-29T13:54:00Z" w16du:dateUtc="2025-01-29T09:54:00Z">
        <w:r w:rsidR="00234FB8" w:rsidRPr="00234FB8">
          <w:rPr>
            <w:rPrChange w:id="404" w:author="Mohammed Khateeb" w:date="2025-01-29T13:58:00Z" w16du:dateUtc="2025-01-29T09:58:00Z">
              <w:rPr>
                <w:lang w:val="en-GB"/>
              </w:rPr>
            </w:rPrChange>
          </w:rPr>
          <w:t>&lt;CLIENT&gt;</w:t>
        </w:r>
      </w:ins>
      <w:r w:rsidR="00482A3C" w:rsidRPr="00234FB8">
        <w:rPr>
          <w:rPrChange w:id="405" w:author="Mohammed Khateeb" w:date="2025-01-29T13:58:00Z" w16du:dateUtc="2025-01-29T09:58:00Z">
            <w:rPr>
              <w:lang w:val="en-GB"/>
            </w:rPr>
          </w:rPrChange>
        </w:rPr>
        <w:t xml:space="preserve"> C</w:t>
      </w:r>
      <w:r w:rsidRPr="00234FB8">
        <w:rPr>
          <w:rPrChange w:id="406" w:author="Mohammed Khateeb" w:date="2025-01-29T13:58:00Z" w16du:dateUtc="2025-01-29T09:58:00Z">
            <w:rPr>
              <w:lang w:val="en-GB"/>
            </w:rPr>
          </w:rPrChange>
        </w:rPr>
        <w:t xml:space="preserve">hange </w:t>
      </w:r>
      <w:r w:rsidR="00482A3C" w:rsidRPr="00234FB8">
        <w:rPr>
          <w:rPrChange w:id="407" w:author="Mohammed Khateeb" w:date="2025-01-29T13:58:00Z" w16du:dateUtc="2025-01-29T09:58:00Z">
            <w:rPr>
              <w:lang w:val="en-GB"/>
            </w:rPr>
          </w:rPrChange>
        </w:rPr>
        <w:t>M</w:t>
      </w:r>
      <w:r w:rsidRPr="00234FB8">
        <w:rPr>
          <w:rPrChange w:id="408" w:author="Mohammed Khateeb" w:date="2025-01-29T13:58:00Z" w16du:dateUtc="2025-01-29T09:58:00Z">
            <w:rPr>
              <w:lang w:val="en-GB"/>
            </w:rPr>
          </w:rPrChange>
        </w:rPr>
        <w:t xml:space="preserve">anagement </w:t>
      </w:r>
      <w:r w:rsidR="00482A3C" w:rsidRPr="00234FB8">
        <w:rPr>
          <w:rPrChange w:id="409" w:author="Mohammed Khateeb" w:date="2025-01-29T13:58:00Z" w16du:dateUtc="2025-01-29T09:58:00Z">
            <w:rPr>
              <w:lang w:val="en-GB"/>
            </w:rPr>
          </w:rPrChange>
        </w:rPr>
        <w:t>Policy and procedure</w:t>
      </w:r>
      <w:r w:rsidRPr="00234FB8">
        <w:rPr>
          <w:rPrChange w:id="410" w:author="Mohammed Khateeb" w:date="2025-01-29T13:58:00Z" w16du:dateUtc="2025-01-29T09:58:00Z">
            <w:rPr>
              <w:lang w:val="en-GB"/>
            </w:rPr>
          </w:rPrChange>
        </w:rPr>
        <w:t>.</w:t>
      </w:r>
    </w:p>
    <w:p w14:paraId="4F71895B" w14:textId="448AF85A" w:rsidR="00155871" w:rsidRPr="00234FB8" w:rsidRDefault="00155871">
      <w:pPr>
        <w:pStyle w:val="ListParagraphBulleted"/>
        <w:numPr>
          <w:ilvl w:val="2"/>
          <w:numId w:val="53"/>
        </w:numPr>
        <w:rPr>
          <w:rPrChange w:id="411" w:author="Mohammed Khateeb" w:date="2025-01-29T13:58:00Z" w16du:dateUtc="2025-01-29T09:58:00Z">
            <w:rPr>
              <w:lang w:val="en-GB"/>
            </w:rPr>
          </w:rPrChange>
        </w:rPr>
        <w:pPrChange w:id="412" w:author="Mohammed Khateeb" w:date="2025-01-29T13:58:00Z" w16du:dateUtc="2025-01-29T09:58:00Z">
          <w:pPr>
            <w:pStyle w:val="ListParagraph"/>
            <w:numPr>
              <w:numId w:val="42"/>
            </w:numPr>
            <w:ind w:left="360" w:hanging="360"/>
            <w:jc w:val="both"/>
          </w:pPr>
        </w:pPrChange>
      </w:pPr>
      <w:r w:rsidRPr="00234FB8">
        <w:rPr>
          <w:rPrChange w:id="413" w:author="Mohammed Khateeb" w:date="2025-01-29T13:58:00Z" w16du:dateUtc="2025-01-29T09:58:00Z">
            <w:rPr>
              <w:lang w:val="en-GB"/>
            </w:rPr>
          </w:rPrChange>
        </w:rPr>
        <w:t xml:space="preserve">All critical servers and databases shall be tested (Vulnerability Assessment and Penetration Testing), </w:t>
      </w:r>
      <w:r w:rsidR="006F1BF6" w:rsidRPr="00234FB8">
        <w:rPr>
          <w:rPrChange w:id="414" w:author="Mohammed Khateeb" w:date="2025-01-29T13:58:00Z" w16du:dateUtc="2025-01-29T09:58:00Z">
            <w:rPr>
              <w:lang w:val="en-GB"/>
            </w:rPr>
          </w:rPrChange>
        </w:rPr>
        <w:t xml:space="preserve">periodically </w:t>
      </w:r>
      <w:r w:rsidRPr="00234FB8">
        <w:rPr>
          <w:rPrChange w:id="415" w:author="Mohammed Khateeb" w:date="2025-01-29T13:58:00Z" w16du:dateUtc="2025-01-29T09:58:00Z">
            <w:rPr>
              <w:lang w:val="en-GB"/>
            </w:rPr>
          </w:rPrChange>
        </w:rPr>
        <w:t>for inherent vulnerabilities or those which are developed over the time.</w:t>
      </w:r>
    </w:p>
    <w:p w14:paraId="2C483BEC" w14:textId="77777777" w:rsidR="008A4699" w:rsidRPr="00090D1E" w:rsidRDefault="008A4699" w:rsidP="008A4699">
      <w:pPr>
        <w:pStyle w:val="ListParagraph"/>
        <w:ind w:left="360"/>
        <w:jc w:val="both"/>
        <w:rPr>
          <w:lang w:val="en-GB"/>
        </w:rPr>
      </w:pPr>
    </w:p>
    <w:p w14:paraId="4EE78806" w14:textId="0058009C" w:rsidR="002C6B70" w:rsidRPr="00620A8A" w:rsidRDefault="00155871" w:rsidP="00632E92">
      <w:pPr>
        <w:pStyle w:val="Heading2"/>
        <w:keepNext w:val="0"/>
        <w:keepLines w:val="0"/>
        <w:numPr>
          <w:ilvl w:val="1"/>
          <w:numId w:val="7"/>
        </w:numPr>
        <w:tabs>
          <w:tab w:val="clear" w:pos="990"/>
        </w:tabs>
        <w:spacing w:before="0" w:after="240" w:line="288" w:lineRule="auto"/>
        <w:ind w:left="540"/>
        <w:jc w:val="both"/>
        <w:rPr>
          <w:rFonts w:cs="Calibri"/>
          <w:b/>
          <w:bCs/>
          <w:sz w:val="28"/>
          <w:szCs w:val="24"/>
        </w:rPr>
      </w:pPr>
      <w:bookmarkStart w:id="416" w:name="_Toc189051731"/>
      <w:r>
        <w:rPr>
          <w:rFonts w:cs="Calibri"/>
          <w:b/>
          <w:bCs/>
          <w:sz w:val="28"/>
          <w:szCs w:val="24"/>
        </w:rPr>
        <w:t>System Acceptance</w:t>
      </w:r>
      <w:bookmarkEnd w:id="416"/>
      <w:r>
        <w:rPr>
          <w:rFonts w:cs="Calibri"/>
          <w:b/>
          <w:bCs/>
          <w:sz w:val="28"/>
          <w:szCs w:val="24"/>
        </w:rPr>
        <w:t xml:space="preserve"> </w:t>
      </w:r>
    </w:p>
    <w:p w14:paraId="1C089739" w14:textId="1B4E3E42" w:rsidR="006A3749" w:rsidRPr="006A3749" w:rsidRDefault="006A3749" w:rsidP="006A3749">
      <w:pPr>
        <w:jc w:val="both"/>
        <w:rPr>
          <w:lang w:val="en-GB"/>
        </w:rPr>
      </w:pPr>
      <w:del w:id="417" w:author="Mohammed Khateeb" w:date="2025-01-29T13:54:00Z" w16du:dateUtc="2025-01-29T09:54:00Z">
        <w:r w:rsidDel="00234FB8">
          <w:rPr>
            <w:lang w:val="en-GB"/>
          </w:rPr>
          <w:delText>CPX</w:delText>
        </w:r>
      </w:del>
      <w:ins w:id="418" w:author="Mohammed Khateeb" w:date="2025-01-29T13:54:00Z" w16du:dateUtc="2025-01-29T09:54:00Z">
        <w:r w:rsidR="00234FB8">
          <w:rPr>
            <w:lang w:val="en-GB"/>
          </w:rPr>
          <w:t>&lt;CLIENT&gt;</w:t>
        </w:r>
      </w:ins>
      <w:r>
        <w:rPr>
          <w:lang w:val="en-GB"/>
        </w:rPr>
        <w:t xml:space="preserve"> shall ensure that: </w:t>
      </w:r>
    </w:p>
    <w:p w14:paraId="611322B0" w14:textId="01A0CE7A" w:rsidR="00155871" w:rsidRPr="00234FB8" w:rsidRDefault="00155871">
      <w:pPr>
        <w:pStyle w:val="ListParagraphBulleted"/>
        <w:numPr>
          <w:ilvl w:val="2"/>
          <w:numId w:val="54"/>
        </w:numPr>
        <w:rPr>
          <w:rPrChange w:id="419" w:author="Mohammed Khateeb" w:date="2025-01-29T13:59:00Z" w16du:dateUtc="2025-01-29T09:59:00Z">
            <w:rPr>
              <w:lang w:val="en-GB"/>
            </w:rPr>
          </w:rPrChange>
        </w:rPr>
        <w:pPrChange w:id="420" w:author="Mohammed Khateeb" w:date="2025-01-29T13:59:00Z" w16du:dateUtc="2025-01-29T09:59:00Z">
          <w:pPr>
            <w:pStyle w:val="ListParagraph"/>
            <w:numPr>
              <w:numId w:val="42"/>
            </w:numPr>
            <w:ind w:left="360" w:hanging="360"/>
            <w:jc w:val="both"/>
          </w:pPr>
        </w:pPrChange>
      </w:pPr>
      <w:r w:rsidRPr="00234FB8">
        <w:rPr>
          <w:rPrChange w:id="421" w:author="Mohammed Khateeb" w:date="2025-01-29T13:59:00Z" w16du:dateUtc="2025-01-29T09:59:00Z">
            <w:rPr>
              <w:lang w:val="en-GB"/>
            </w:rPr>
          </w:rPrChange>
        </w:rPr>
        <w:t>System acceptance test</w:t>
      </w:r>
      <w:r w:rsidR="000217E1" w:rsidRPr="00234FB8">
        <w:rPr>
          <w:rPrChange w:id="422" w:author="Mohammed Khateeb" w:date="2025-01-29T13:59:00Z" w16du:dateUtc="2025-01-29T09:59:00Z">
            <w:rPr>
              <w:lang w:val="en-GB"/>
            </w:rPr>
          </w:rPrChange>
        </w:rPr>
        <w:t>s</w:t>
      </w:r>
      <w:r w:rsidRPr="00234FB8">
        <w:rPr>
          <w:rPrChange w:id="423" w:author="Mohammed Khateeb" w:date="2025-01-29T13:59:00Z" w16du:dateUtc="2025-01-29T09:59:00Z">
            <w:rPr>
              <w:lang w:val="en-GB"/>
            </w:rPr>
          </w:rPrChange>
        </w:rPr>
        <w:t xml:space="preserve"> </w:t>
      </w:r>
      <w:r w:rsidR="000217E1" w:rsidRPr="00234FB8">
        <w:rPr>
          <w:rPrChange w:id="424" w:author="Mohammed Khateeb" w:date="2025-01-29T13:59:00Z" w16du:dateUtc="2025-01-29T09:59:00Z">
            <w:rPr>
              <w:lang w:val="en-GB"/>
            </w:rPr>
          </w:rPrChange>
        </w:rPr>
        <w:t>are</w:t>
      </w:r>
      <w:r w:rsidRPr="00234FB8">
        <w:rPr>
          <w:rPrChange w:id="425" w:author="Mohammed Khateeb" w:date="2025-01-29T13:59:00Z" w16du:dateUtc="2025-01-29T09:59:00Z">
            <w:rPr>
              <w:lang w:val="en-GB"/>
            </w:rPr>
          </w:rPrChange>
        </w:rPr>
        <w:t xml:space="preserve"> done in an appropriate test environment.</w:t>
      </w:r>
    </w:p>
    <w:p w14:paraId="3C7F7121" w14:textId="37639B44" w:rsidR="00632E92" w:rsidRPr="00234FB8" w:rsidRDefault="00632E92">
      <w:pPr>
        <w:pStyle w:val="ListParagraphBulleted"/>
        <w:numPr>
          <w:ilvl w:val="2"/>
          <w:numId w:val="54"/>
        </w:numPr>
        <w:rPr>
          <w:rPrChange w:id="426" w:author="Mohammed Khateeb" w:date="2025-01-29T13:59:00Z" w16du:dateUtc="2025-01-29T09:59:00Z">
            <w:rPr>
              <w:lang w:val="en-GB"/>
            </w:rPr>
          </w:rPrChange>
        </w:rPr>
        <w:pPrChange w:id="427" w:author="Mohammed Khateeb" w:date="2025-01-29T13:59:00Z" w16du:dateUtc="2025-01-29T09:59:00Z">
          <w:pPr>
            <w:pStyle w:val="ListParagraph"/>
            <w:numPr>
              <w:numId w:val="42"/>
            </w:numPr>
            <w:ind w:left="360" w:hanging="360"/>
            <w:jc w:val="both"/>
          </w:pPr>
        </w:pPrChange>
      </w:pPr>
      <w:r w:rsidRPr="00234FB8">
        <w:rPr>
          <w:rPrChange w:id="428" w:author="Mohammed Khateeb" w:date="2025-01-29T13:59:00Z" w16du:dateUtc="2025-01-29T09:59:00Z">
            <w:rPr>
              <w:lang w:val="en-GB"/>
            </w:rPr>
          </w:rPrChange>
        </w:rPr>
        <w:t>Before moving any new system into production, it shall be tested as per the System Acceptance Plan.</w:t>
      </w:r>
    </w:p>
    <w:p w14:paraId="03485760" w14:textId="534F680B" w:rsidR="00632E92" w:rsidRPr="00234FB8" w:rsidRDefault="00632E92">
      <w:pPr>
        <w:pStyle w:val="ListParagraphBulleted"/>
        <w:numPr>
          <w:ilvl w:val="3"/>
          <w:numId w:val="54"/>
        </w:numPr>
        <w:ind w:left="1080"/>
        <w:rPr>
          <w:rPrChange w:id="429" w:author="Mohammed Khateeb" w:date="2025-01-29T13:59:00Z" w16du:dateUtc="2025-01-29T09:59:00Z">
            <w:rPr>
              <w:lang w:val="en-GB"/>
            </w:rPr>
          </w:rPrChange>
        </w:rPr>
        <w:pPrChange w:id="430" w:author="Mohammed Khateeb" w:date="2025-01-29T13:59:00Z" w16du:dateUtc="2025-01-29T09:59:00Z">
          <w:pPr>
            <w:pStyle w:val="ListParagraph"/>
            <w:numPr>
              <w:numId w:val="42"/>
            </w:numPr>
            <w:ind w:left="360" w:hanging="360"/>
            <w:jc w:val="both"/>
          </w:pPr>
        </w:pPrChange>
      </w:pPr>
      <w:r w:rsidRPr="00234FB8">
        <w:rPr>
          <w:rPrChange w:id="431" w:author="Mohammed Khateeb" w:date="2025-01-29T13:59:00Z" w16du:dateUtc="2025-01-29T09:59:00Z">
            <w:rPr>
              <w:lang w:val="en-GB"/>
            </w:rPr>
          </w:rPrChange>
        </w:rPr>
        <w:lastRenderedPageBreak/>
        <w:t xml:space="preserve">An </w:t>
      </w:r>
      <w:r w:rsidR="00E2497C" w:rsidRPr="00234FB8">
        <w:rPr>
          <w:rPrChange w:id="432" w:author="Mohammed Khateeb" w:date="2025-01-29T13:59:00Z" w16du:dateUtc="2025-01-29T09:59:00Z">
            <w:rPr>
              <w:lang w:val="en-GB"/>
            </w:rPr>
          </w:rPrChange>
        </w:rPr>
        <w:t>a</w:t>
      </w:r>
      <w:r w:rsidRPr="00234FB8">
        <w:rPr>
          <w:rPrChange w:id="433" w:author="Mohammed Khateeb" w:date="2025-01-29T13:59:00Z" w16du:dateUtc="2025-01-29T09:59:00Z">
            <w:rPr>
              <w:lang w:val="en-GB"/>
            </w:rPr>
          </w:rPrChange>
        </w:rPr>
        <w:t>ppropriate System Acceptance Plan shall be established to cover:</w:t>
      </w:r>
    </w:p>
    <w:p w14:paraId="11DA7BEF" w14:textId="23B72745" w:rsidR="00632E92" w:rsidRPr="00E26DBF" w:rsidRDefault="00747F48">
      <w:pPr>
        <w:pStyle w:val="ListParagraphBulleted"/>
        <w:numPr>
          <w:ilvl w:val="3"/>
          <w:numId w:val="54"/>
        </w:numPr>
        <w:ind w:left="1080"/>
        <w:pPrChange w:id="434" w:author="Mohammed Khateeb" w:date="2025-01-29T13:59:00Z" w16du:dateUtc="2025-01-29T09:59:00Z">
          <w:pPr>
            <w:pStyle w:val="ListParagraph"/>
            <w:numPr>
              <w:numId w:val="40"/>
            </w:numPr>
            <w:ind w:hanging="360"/>
            <w:jc w:val="both"/>
          </w:pPr>
        </w:pPrChange>
      </w:pPr>
      <w:del w:id="435" w:author="Mohammed Khateeb" w:date="2025-01-29T13:54:00Z" w16du:dateUtc="2025-01-29T09:54:00Z">
        <w:r w:rsidRPr="00E26DBF" w:rsidDel="00234FB8">
          <w:delText>CPX</w:delText>
        </w:r>
      </w:del>
      <w:ins w:id="436" w:author="Mohammed Khateeb" w:date="2025-01-29T13:54:00Z" w16du:dateUtc="2025-01-29T09:54:00Z">
        <w:r w:rsidR="00234FB8">
          <w:t>&lt;CLIENT&gt;</w:t>
        </w:r>
      </w:ins>
      <w:r w:rsidRPr="00E26DBF">
        <w:t>’s s</w:t>
      </w:r>
      <w:r w:rsidR="00632E92" w:rsidRPr="00E26DBF">
        <w:t>ystem performance requirements.</w:t>
      </w:r>
    </w:p>
    <w:p w14:paraId="002F522E" w14:textId="446A4BDF" w:rsidR="00632E92" w:rsidRPr="00E26DBF" w:rsidRDefault="00BE3964">
      <w:pPr>
        <w:pStyle w:val="ListParagraphBulleted"/>
        <w:numPr>
          <w:ilvl w:val="3"/>
          <w:numId w:val="54"/>
        </w:numPr>
        <w:ind w:left="1080"/>
        <w:pPrChange w:id="437" w:author="Mohammed Khateeb" w:date="2025-01-29T13:59:00Z" w16du:dateUtc="2025-01-29T09:59:00Z">
          <w:pPr>
            <w:pStyle w:val="ListParagraph"/>
            <w:numPr>
              <w:numId w:val="40"/>
            </w:numPr>
            <w:ind w:hanging="360"/>
            <w:jc w:val="both"/>
          </w:pPr>
        </w:pPrChange>
      </w:pPr>
      <w:del w:id="438" w:author="Mohammed Khateeb" w:date="2025-01-29T13:54:00Z" w16du:dateUtc="2025-01-29T09:54:00Z">
        <w:r w:rsidRPr="00E26DBF" w:rsidDel="00234FB8">
          <w:delText>CPX</w:delText>
        </w:r>
      </w:del>
      <w:ins w:id="439" w:author="Mohammed Khateeb" w:date="2025-01-29T13:54:00Z" w16du:dateUtc="2025-01-29T09:54:00Z">
        <w:r w:rsidR="00234FB8">
          <w:t>&lt;CLIENT&gt;</w:t>
        </w:r>
      </w:ins>
      <w:r w:rsidRPr="00E26DBF">
        <w:t xml:space="preserve">’s </w:t>
      </w:r>
      <w:r w:rsidR="00632E92" w:rsidRPr="00E26DBF">
        <w:t>Security requirements.</w:t>
      </w:r>
    </w:p>
    <w:p w14:paraId="6D7A0CBA" w14:textId="3CED80A1" w:rsidR="00632E92" w:rsidRPr="00E26DBF" w:rsidRDefault="00632E92">
      <w:pPr>
        <w:pStyle w:val="ListParagraphBulleted"/>
        <w:numPr>
          <w:ilvl w:val="3"/>
          <w:numId w:val="54"/>
        </w:numPr>
        <w:ind w:left="1080"/>
        <w:pPrChange w:id="440" w:author="Mohammed Khateeb" w:date="2025-01-29T13:59:00Z" w16du:dateUtc="2025-01-29T09:59:00Z">
          <w:pPr>
            <w:pStyle w:val="ListParagraph"/>
            <w:numPr>
              <w:numId w:val="40"/>
            </w:numPr>
            <w:ind w:hanging="360"/>
            <w:jc w:val="both"/>
          </w:pPr>
        </w:pPrChange>
      </w:pPr>
      <w:del w:id="441" w:author="Mohammed Khateeb" w:date="2025-01-29T13:54:00Z" w16du:dateUtc="2025-01-29T09:54:00Z">
        <w:r w:rsidRPr="00E26DBF" w:rsidDel="00234FB8">
          <w:delText>CPX</w:delText>
        </w:r>
      </w:del>
      <w:ins w:id="442" w:author="Mohammed Khateeb" w:date="2025-01-29T13:54:00Z" w16du:dateUtc="2025-01-29T09:54:00Z">
        <w:r w:rsidR="00234FB8">
          <w:t>&lt;CLIENT&gt;</w:t>
        </w:r>
      </w:ins>
      <w:r w:rsidRPr="00E26DBF">
        <w:t>’s business continuity requirements.</w:t>
      </w:r>
    </w:p>
    <w:p w14:paraId="4D6A6664" w14:textId="00BA7992" w:rsidR="00632E92" w:rsidRPr="00E26DBF" w:rsidRDefault="00632E92">
      <w:pPr>
        <w:pStyle w:val="ListParagraphBulleted"/>
        <w:numPr>
          <w:ilvl w:val="3"/>
          <w:numId w:val="54"/>
        </w:numPr>
        <w:ind w:left="1080"/>
        <w:pPrChange w:id="443" w:author="Mohammed Khateeb" w:date="2025-01-29T13:59:00Z" w16du:dateUtc="2025-01-29T09:59:00Z">
          <w:pPr>
            <w:pStyle w:val="ListParagraph"/>
            <w:numPr>
              <w:numId w:val="40"/>
            </w:numPr>
            <w:ind w:hanging="360"/>
            <w:jc w:val="both"/>
          </w:pPr>
        </w:pPrChange>
      </w:pPr>
      <w:r w:rsidRPr="00E26DBF">
        <w:t>Error recovery and restart procedures.</w:t>
      </w:r>
    </w:p>
    <w:p w14:paraId="0F3574BA" w14:textId="3251793D" w:rsidR="00632E92" w:rsidRPr="00E26DBF" w:rsidRDefault="00632E92">
      <w:pPr>
        <w:pStyle w:val="ListParagraphBulleted"/>
        <w:numPr>
          <w:ilvl w:val="3"/>
          <w:numId w:val="54"/>
        </w:numPr>
        <w:ind w:left="1080"/>
        <w:pPrChange w:id="444" w:author="Mohammed Khateeb" w:date="2025-01-29T13:59:00Z" w16du:dateUtc="2025-01-29T09:59:00Z">
          <w:pPr>
            <w:pStyle w:val="ListParagraph"/>
            <w:numPr>
              <w:numId w:val="40"/>
            </w:numPr>
            <w:ind w:hanging="360"/>
            <w:jc w:val="both"/>
          </w:pPr>
        </w:pPrChange>
      </w:pPr>
      <w:r w:rsidRPr="00E26DBF">
        <w:t>Effects of the new system on other existing systems.</w:t>
      </w:r>
    </w:p>
    <w:p w14:paraId="7AA4D806" w14:textId="73667C13" w:rsidR="00632E92" w:rsidRPr="00E94A58" w:rsidRDefault="00632E92">
      <w:pPr>
        <w:pStyle w:val="ListParagraphBulleted"/>
        <w:numPr>
          <w:ilvl w:val="3"/>
          <w:numId w:val="54"/>
        </w:numPr>
        <w:ind w:left="1080"/>
        <w:pPrChange w:id="445" w:author="Mohammed Khateeb" w:date="2025-01-29T13:59:00Z" w16du:dateUtc="2025-01-29T09:59:00Z">
          <w:pPr>
            <w:pStyle w:val="ListParagraph"/>
            <w:numPr>
              <w:numId w:val="40"/>
            </w:numPr>
            <w:ind w:hanging="360"/>
            <w:jc w:val="both"/>
          </w:pPr>
        </w:pPrChange>
      </w:pPr>
      <w:r w:rsidRPr="00E94A58">
        <w:t xml:space="preserve">User training requirements and ease of use of new systems, </w:t>
      </w:r>
      <w:proofErr w:type="gramStart"/>
      <w:r w:rsidRPr="00E94A58">
        <w:t>so as to</w:t>
      </w:r>
      <w:proofErr w:type="gramEnd"/>
      <w:r w:rsidRPr="00E94A58">
        <w:t xml:space="preserve"> ensure desired level of user performance.</w:t>
      </w:r>
    </w:p>
    <w:p w14:paraId="3DB2D1A0" w14:textId="73A95BA6" w:rsidR="00632E92" w:rsidRPr="00E94A58" w:rsidRDefault="00632E92">
      <w:pPr>
        <w:pStyle w:val="ListParagraphBulleted"/>
        <w:numPr>
          <w:ilvl w:val="3"/>
          <w:numId w:val="54"/>
        </w:numPr>
        <w:ind w:left="1080"/>
        <w:pPrChange w:id="446" w:author="Mohammed Khateeb" w:date="2025-01-29T13:59:00Z" w16du:dateUtc="2025-01-29T09:59:00Z">
          <w:pPr>
            <w:pStyle w:val="ListParagraph"/>
            <w:numPr>
              <w:numId w:val="40"/>
            </w:numPr>
            <w:ind w:hanging="360"/>
            <w:jc w:val="both"/>
          </w:pPr>
        </w:pPrChange>
      </w:pPr>
      <w:r w:rsidRPr="00E94A58">
        <w:t xml:space="preserve">Backup Plan, Roll Back Plan and DR </w:t>
      </w:r>
      <w:r w:rsidR="00692A9F" w:rsidRPr="00E94A58">
        <w:t xml:space="preserve">(Disaster Recovery) </w:t>
      </w:r>
      <w:r w:rsidRPr="00E94A58">
        <w:t>Plan.</w:t>
      </w:r>
    </w:p>
    <w:p w14:paraId="19AB9495" w14:textId="38B582AD" w:rsidR="00552351" w:rsidRPr="00234FB8" w:rsidRDefault="00132A26">
      <w:pPr>
        <w:pStyle w:val="ListParagraphBulleted"/>
        <w:numPr>
          <w:ilvl w:val="2"/>
          <w:numId w:val="54"/>
        </w:numPr>
        <w:rPr>
          <w:rPrChange w:id="447" w:author="Mohammed Khateeb" w:date="2025-01-29T13:59:00Z" w16du:dateUtc="2025-01-29T09:59:00Z">
            <w:rPr>
              <w:lang w:val="en-GB"/>
            </w:rPr>
          </w:rPrChange>
        </w:rPr>
        <w:pPrChange w:id="448" w:author="Mohammed Khateeb" w:date="2025-01-29T13:59:00Z" w16du:dateUtc="2025-01-29T09:59:00Z">
          <w:pPr>
            <w:pStyle w:val="ListParagraph"/>
            <w:numPr>
              <w:numId w:val="42"/>
            </w:numPr>
            <w:ind w:left="360" w:hanging="360"/>
            <w:jc w:val="both"/>
          </w:pPr>
        </w:pPrChange>
      </w:pPr>
      <w:r w:rsidRPr="00234FB8">
        <w:rPr>
          <w:rPrChange w:id="449" w:author="Mohammed Khateeb" w:date="2025-01-29T13:59:00Z" w16du:dateUtc="2025-01-29T09:59:00Z">
            <w:rPr>
              <w:lang w:val="en-GB"/>
            </w:rPr>
          </w:rPrChange>
        </w:rPr>
        <w:t>The system is sanitized a</w:t>
      </w:r>
      <w:r w:rsidR="00632E92" w:rsidRPr="00234FB8">
        <w:rPr>
          <w:rPrChange w:id="450" w:author="Mohammed Khateeb" w:date="2025-01-29T13:59:00Z" w16du:dateUtc="2025-01-29T09:59:00Z">
            <w:rPr>
              <w:lang w:val="en-GB"/>
            </w:rPr>
          </w:rPrChange>
        </w:rPr>
        <w:t xml:space="preserve">fter successful testing, the system </w:t>
      </w:r>
      <w:r w:rsidRPr="00234FB8">
        <w:rPr>
          <w:rPrChange w:id="451" w:author="Mohammed Khateeb" w:date="2025-01-29T13:59:00Z" w16du:dateUtc="2025-01-29T09:59:00Z">
            <w:rPr>
              <w:lang w:val="en-GB"/>
            </w:rPr>
          </w:rPrChange>
        </w:rPr>
        <w:t xml:space="preserve">which includes </w:t>
      </w:r>
      <w:r w:rsidR="00632E92" w:rsidRPr="00234FB8">
        <w:rPr>
          <w:rPrChange w:id="452" w:author="Mohammed Khateeb" w:date="2025-01-29T13:59:00Z" w16du:dateUtc="2025-01-29T09:59:00Z">
            <w:rPr>
              <w:lang w:val="en-GB"/>
            </w:rPr>
          </w:rPrChange>
        </w:rPr>
        <w:t>remov</w:t>
      </w:r>
      <w:r w:rsidR="00350204" w:rsidRPr="00234FB8">
        <w:rPr>
          <w:rPrChange w:id="453" w:author="Mohammed Khateeb" w:date="2025-01-29T13:59:00Z" w16du:dateUtc="2025-01-29T09:59:00Z">
            <w:rPr>
              <w:lang w:val="en-GB"/>
            </w:rPr>
          </w:rPrChange>
        </w:rPr>
        <w:t>al of</w:t>
      </w:r>
      <w:r w:rsidR="00632E92" w:rsidRPr="00234FB8">
        <w:rPr>
          <w:rPrChange w:id="454" w:author="Mohammed Khateeb" w:date="2025-01-29T13:59:00Z" w16du:dateUtc="2025-01-29T09:59:00Z">
            <w:rPr>
              <w:lang w:val="en-GB"/>
            </w:rPr>
          </w:rPrChange>
        </w:rPr>
        <w:t xml:space="preserve"> test users, dummy transactions and test data</w:t>
      </w:r>
      <w:r w:rsidR="00A52376" w:rsidRPr="00234FB8">
        <w:rPr>
          <w:rPrChange w:id="455" w:author="Mohammed Khateeb" w:date="2025-01-29T13:59:00Z" w16du:dateUtc="2025-01-29T09:59:00Z">
            <w:rPr>
              <w:lang w:val="en-GB"/>
            </w:rPr>
          </w:rPrChange>
        </w:rPr>
        <w:t>.</w:t>
      </w:r>
    </w:p>
    <w:p w14:paraId="266308DB" w14:textId="77777777" w:rsidR="003E33F7" w:rsidRPr="003829C2" w:rsidRDefault="003E33F7" w:rsidP="003E33F7">
      <w:pPr>
        <w:pStyle w:val="ListParagraph"/>
        <w:ind w:left="360"/>
        <w:jc w:val="both"/>
        <w:rPr>
          <w:lang w:val="en-GB"/>
        </w:rPr>
      </w:pPr>
    </w:p>
    <w:p w14:paraId="336A92D3" w14:textId="3E48AC4C" w:rsidR="002C6B70" w:rsidRPr="00620A8A" w:rsidRDefault="002C6B70" w:rsidP="00632E92">
      <w:pPr>
        <w:pStyle w:val="Heading2"/>
        <w:keepNext w:val="0"/>
        <w:keepLines w:val="0"/>
        <w:numPr>
          <w:ilvl w:val="1"/>
          <w:numId w:val="7"/>
        </w:numPr>
        <w:tabs>
          <w:tab w:val="clear" w:pos="990"/>
        </w:tabs>
        <w:spacing w:before="0" w:after="240" w:line="288" w:lineRule="auto"/>
        <w:ind w:left="540"/>
        <w:jc w:val="both"/>
        <w:rPr>
          <w:rFonts w:cs="Calibri"/>
          <w:b/>
          <w:bCs/>
          <w:sz w:val="28"/>
          <w:szCs w:val="24"/>
        </w:rPr>
      </w:pPr>
      <w:bookmarkStart w:id="456" w:name="_Toc122951735"/>
      <w:bookmarkStart w:id="457" w:name="_Toc189051732"/>
      <w:bookmarkEnd w:id="456"/>
      <w:r w:rsidRPr="00620A8A">
        <w:rPr>
          <w:rFonts w:cs="Calibri"/>
          <w:b/>
          <w:bCs/>
          <w:sz w:val="28"/>
          <w:szCs w:val="24"/>
        </w:rPr>
        <w:t>Segregation of Duties</w:t>
      </w:r>
      <w:bookmarkEnd w:id="457"/>
    </w:p>
    <w:p w14:paraId="2CC1959B" w14:textId="7E6C796D" w:rsidR="00E50377" w:rsidRDefault="00E50377" w:rsidP="00E50377">
      <w:pPr>
        <w:pStyle w:val="ListParagraphBulleted"/>
        <w:spacing w:line="288" w:lineRule="auto"/>
        <w:ind w:left="360" w:hanging="360"/>
      </w:pPr>
      <w:del w:id="458" w:author="Mohammed Khateeb" w:date="2025-01-29T13:54:00Z" w16du:dateUtc="2025-01-29T09:54:00Z">
        <w:r w:rsidDel="00234FB8">
          <w:delText>CPX</w:delText>
        </w:r>
      </w:del>
      <w:ins w:id="459" w:author="Mohammed Khateeb" w:date="2025-01-29T13:54:00Z" w16du:dateUtc="2025-01-29T09:54:00Z">
        <w:r w:rsidR="00234FB8">
          <w:t>&lt;CLIENT&gt;</w:t>
        </w:r>
      </w:ins>
      <w:r>
        <w:t xml:space="preserve"> shall: </w:t>
      </w:r>
    </w:p>
    <w:p w14:paraId="4E3753C8" w14:textId="2E1BBA70" w:rsidR="00061B4D" w:rsidRDefault="00B85A90">
      <w:pPr>
        <w:pStyle w:val="ListParagraphBulleted"/>
        <w:numPr>
          <w:ilvl w:val="2"/>
          <w:numId w:val="55"/>
        </w:numPr>
        <w:pPrChange w:id="460" w:author="Mohammed Khateeb" w:date="2025-01-29T14:00:00Z" w16du:dateUtc="2025-01-29T10:00:00Z">
          <w:pPr>
            <w:pStyle w:val="ListParagraphBulleted"/>
            <w:spacing w:line="288" w:lineRule="auto"/>
          </w:pPr>
        </w:pPrChange>
      </w:pPr>
      <w:r w:rsidRPr="00234FB8">
        <w:rPr>
          <w:rPrChange w:id="461" w:author="Mohammed Khateeb" w:date="2025-01-29T13:59:00Z" w16du:dateUtc="2025-01-29T09:59:00Z">
            <w:rPr>
              <w:lang w:val="en-GB"/>
            </w:rPr>
          </w:rPrChange>
        </w:rPr>
        <w:t>A</w:t>
      </w:r>
      <w:r w:rsidR="00632E92" w:rsidRPr="00234FB8">
        <w:rPr>
          <w:rPrChange w:id="462" w:author="Mohammed Khateeb" w:date="2025-01-29T13:59:00Z" w16du:dateUtc="2025-01-29T09:59:00Z">
            <w:rPr>
              <w:lang w:val="en-GB"/>
            </w:rPr>
          </w:rPrChange>
        </w:rPr>
        <w:t xml:space="preserve">dopt the principle of segregation of duties to the maximum extent possible. </w:t>
      </w:r>
    </w:p>
    <w:p w14:paraId="22858293" w14:textId="68B3A113" w:rsidR="008A4699" w:rsidRPr="00F42DF2" w:rsidRDefault="003103E8">
      <w:pPr>
        <w:pStyle w:val="ListParagraphBulleted"/>
        <w:numPr>
          <w:ilvl w:val="2"/>
          <w:numId w:val="55"/>
        </w:numPr>
        <w:pPrChange w:id="463" w:author="Mohammed Khateeb" w:date="2025-01-29T14:00:00Z" w16du:dateUtc="2025-01-29T10:00:00Z">
          <w:pPr>
            <w:pStyle w:val="ListParagraphBulleted"/>
            <w:spacing w:line="288" w:lineRule="auto"/>
          </w:pPr>
        </w:pPrChange>
      </w:pPr>
      <w:r w:rsidRPr="00234FB8">
        <w:rPr>
          <w:rPrChange w:id="464" w:author="Mohammed Khateeb" w:date="2025-01-29T13:59:00Z" w16du:dateUtc="2025-01-29T09:59:00Z">
            <w:rPr>
              <w:lang w:val="en-GB"/>
            </w:rPr>
          </w:rPrChange>
        </w:rPr>
        <w:t>Include compensating controls such as monitoring of activities, maintenance and review of audit trails and management supervision w</w:t>
      </w:r>
      <w:r w:rsidR="00632E92" w:rsidRPr="00234FB8">
        <w:rPr>
          <w:rPrChange w:id="465" w:author="Mohammed Khateeb" w:date="2025-01-29T13:59:00Z" w16du:dateUtc="2025-01-29T09:59:00Z">
            <w:rPr>
              <w:lang w:val="en-GB"/>
            </w:rPr>
          </w:rPrChange>
        </w:rPr>
        <w:t>here segregation of duties is not possible or practical</w:t>
      </w:r>
      <w:r w:rsidRPr="00234FB8">
        <w:rPr>
          <w:rPrChange w:id="466" w:author="Mohammed Khateeb" w:date="2025-01-29T13:59:00Z" w16du:dateUtc="2025-01-29T09:59:00Z">
            <w:rPr>
              <w:lang w:val="en-GB"/>
            </w:rPr>
          </w:rPrChange>
        </w:rPr>
        <w:t>.</w:t>
      </w:r>
    </w:p>
    <w:p w14:paraId="71A58135" w14:textId="77777777" w:rsidR="00E9404C" w:rsidRDefault="00E9404C">
      <w:pPr>
        <w:rPr>
          <w:rFonts w:asciiTheme="majorHAnsi" w:eastAsiaTheme="majorEastAsia" w:hAnsiTheme="majorHAnsi" w:cs="Calibri"/>
          <w:b/>
          <w:bCs/>
          <w:spacing w:val="10"/>
          <w:sz w:val="32"/>
          <w:szCs w:val="32"/>
        </w:rPr>
      </w:pPr>
      <w:bookmarkStart w:id="467" w:name="_Toc121405178"/>
      <w:bookmarkStart w:id="468" w:name="_Toc121405179"/>
      <w:bookmarkStart w:id="469" w:name="_Toc121405180"/>
      <w:bookmarkStart w:id="470" w:name="_Toc121405181"/>
      <w:bookmarkStart w:id="471" w:name="_Toc121405182"/>
      <w:bookmarkStart w:id="472" w:name="_Toc121405183"/>
      <w:bookmarkStart w:id="473" w:name="_Toc121405184"/>
      <w:bookmarkStart w:id="474" w:name="_Toc121405185"/>
      <w:bookmarkStart w:id="475" w:name="_Toc121405186"/>
      <w:bookmarkStart w:id="476" w:name="_Toc121405187"/>
      <w:bookmarkStart w:id="477" w:name="_Toc121405188"/>
      <w:bookmarkStart w:id="478" w:name="_Toc121405189"/>
      <w:bookmarkStart w:id="479" w:name="_Toc121405190"/>
      <w:bookmarkStart w:id="480" w:name="_Toc121405191"/>
      <w:bookmarkStart w:id="481" w:name="_Toc121405192"/>
      <w:bookmarkStart w:id="482" w:name="_Toc121405193"/>
      <w:bookmarkStart w:id="483" w:name="_Toc121405194"/>
      <w:bookmarkStart w:id="484" w:name="_Toc121405195"/>
      <w:bookmarkStart w:id="485" w:name="_Toc121405196"/>
      <w:bookmarkStart w:id="486" w:name="_Toc121405197"/>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r>
        <w:rPr>
          <w:rFonts w:cs="Calibri"/>
          <w:b/>
          <w:bCs/>
          <w:sz w:val="32"/>
          <w:szCs w:val="32"/>
        </w:rPr>
        <w:br w:type="page"/>
      </w:r>
    </w:p>
    <w:p w14:paraId="7090BD20" w14:textId="6E73F5B1" w:rsidR="004C6CEC" w:rsidRDefault="002826DC" w:rsidP="004C6CEC">
      <w:pPr>
        <w:pStyle w:val="Heading1"/>
        <w:keepNext w:val="0"/>
        <w:keepLines w:val="0"/>
        <w:numPr>
          <w:ilvl w:val="0"/>
          <w:numId w:val="7"/>
        </w:numPr>
        <w:tabs>
          <w:tab w:val="clear" w:pos="990"/>
        </w:tabs>
        <w:spacing w:before="360" w:after="240" w:line="280" w:lineRule="exact"/>
        <w:ind w:left="360" w:hanging="360"/>
        <w:jc w:val="both"/>
        <w:rPr>
          <w:rFonts w:cs="Calibri"/>
          <w:b/>
          <w:bCs/>
          <w:sz w:val="32"/>
          <w:szCs w:val="32"/>
        </w:rPr>
      </w:pPr>
      <w:bookmarkStart w:id="487" w:name="_Toc189051733"/>
      <w:r>
        <w:rPr>
          <w:rFonts w:cs="Calibri"/>
          <w:b/>
          <w:bCs/>
          <w:sz w:val="32"/>
          <w:szCs w:val="32"/>
        </w:rPr>
        <w:lastRenderedPageBreak/>
        <w:t>ROLES AND RESPONSIBILITIES</w:t>
      </w:r>
      <w:bookmarkEnd w:id="487"/>
    </w:p>
    <w:tbl>
      <w:tblPr>
        <w:tblStyle w:val="GridTable4-Accent2"/>
        <w:tblW w:w="0" w:type="auto"/>
        <w:tblLook w:val="04A0" w:firstRow="1" w:lastRow="0" w:firstColumn="1" w:lastColumn="0" w:noHBand="0" w:noVBand="1"/>
      </w:tblPr>
      <w:tblGrid>
        <w:gridCol w:w="2245"/>
        <w:gridCol w:w="7550"/>
      </w:tblGrid>
      <w:tr w:rsidR="00CA2383" w14:paraId="7A205FEB" w14:textId="77777777" w:rsidTr="009D4436">
        <w:trPr>
          <w:cnfStyle w:val="100000000000" w:firstRow="1" w:lastRow="0" w:firstColumn="0" w:lastColumn="0" w:oddVBand="0" w:evenVBand="0" w:oddHBand="0" w:evenHBand="0" w:firstRowFirstColumn="0" w:firstRowLastColumn="0" w:lastRowFirstColumn="0" w:lastRowLastColumn="0"/>
          <w:ins w:id="488" w:author="Mohammed Khateeb" w:date="2025-01-29T16:27:00Z"/>
        </w:trPr>
        <w:tc>
          <w:tcPr>
            <w:cnfStyle w:val="001000000000" w:firstRow="0" w:lastRow="0" w:firstColumn="1" w:lastColumn="0" w:oddVBand="0" w:evenVBand="0" w:oddHBand="0" w:evenHBand="0" w:firstRowFirstColumn="0" w:firstRowLastColumn="0" w:lastRowFirstColumn="0" w:lastRowLastColumn="0"/>
            <w:tcW w:w="2245" w:type="dxa"/>
          </w:tcPr>
          <w:p w14:paraId="5701A290" w14:textId="77777777" w:rsidR="00CA2383" w:rsidRPr="00CA2383" w:rsidRDefault="00CA2383" w:rsidP="009D4436">
            <w:pPr>
              <w:rPr>
                <w:ins w:id="489" w:author="Mohammed Khateeb" w:date="2025-01-29T16:27:00Z" w16du:dateUtc="2025-01-29T12:27:00Z"/>
                <w:color w:val="auto"/>
                <w:szCs w:val="18"/>
                <w:lang w:val="en-CA"/>
                <w:rPrChange w:id="490" w:author="Mohammed Khateeb" w:date="2025-01-29T16:28:00Z" w16du:dateUtc="2025-01-29T12:28:00Z">
                  <w:rPr>
                    <w:ins w:id="491" w:author="Mohammed Khateeb" w:date="2025-01-29T16:27:00Z" w16du:dateUtc="2025-01-29T12:27:00Z"/>
                    <w:b w:val="0"/>
                    <w:bCs w:val="0"/>
                    <w:color w:val="auto"/>
                    <w:szCs w:val="18"/>
                    <w:lang w:val="en-CA"/>
                  </w:rPr>
                </w:rPrChange>
              </w:rPr>
            </w:pPr>
            <w:ins w:id="492" w:author="Mohammed Khateeb" w:date="2025-01-29T16:27:00Z" w16du:dateUtc="2025-01-29T12:27:00Z">
              <w:r w:rsidRPr="00CA2383">
                <w:rPr>
                  <w:color w:val="auto"/>
                  <w:szCs w:val="18"/>
                  <w:lang w:val="en-CA"/>
                </w:rPr>
                <w:t>Role</w:t>
              </w:r>
            </w:ins>
          </w:p>
        </w:tc>
        <w:tc>
          <w:tcPr>
            <w:tcW w:w="7550" w:type="dxa"/>
          </w:tcPr>
          <w:p w14:paraId="74C66512" w14:textId="77777777" w:rsidR="00CA2383" w:rsidRPr="00CA2383" w:rsidRDefault="00CA2383" w:rsidP="009D4436">
            <w:pPr>
              <w:cnfStyle w:val="100000000000" w:firstRow="1" w:lastRow="0" w:firstColumn="0" w:lastColumn="0" w:oddVBand="0" w:evenVBand="0" w:oddHBand="0" w:evenHBand="0" w:firstRowFirstColumn="0" w:firstRowLastColumn="0" w:lastRowFirstColumn="0" w:lastRowLastColumn="0"/>
              <w:rPr>
                <w:ins w:id="493" w:author="Mohammed Khateeb" w:date="2025-01-29T16:27:00Z" w16du:dateUtc="2025-01-29T12:27:00Z"/>
                <w:color w:val="auto"/>
                <w:szCs w:val="18"/>
                <w:lang w:val="en-CA"/>
                <w:rPrChange w:id="494" w:author="Mohammed Khateeb" w:date="2025-01-29T16:28:00Z" w16du:dateUtc="2025-01-29T12:28:00Z">
                  <w:rPr>
                    <w:ins w:id="495" w:author="Mohammed Khateeb" w:date="2025-01-29T16:27:00Z" w16du:dateUtc="2025-01-29T12:27:00Z"/>
                    <w:b w:val="0"/>
                    <w:bCs w:val="0"/>
                    <w:color w:val="auto"/>
                    <w:szCs w:val="18"/>
                    <w:lang w:val="en-CA"/>
                  </w:rPr>
                </w:rPrChange>
              </w:rPr>
            </w:pPr>
            <w:ins w:id="496" w:author="Mohammed Khateeb" w:date="2025-01-29T16:27:00Z" w16du:dateUtc="2025-01-29T12:27:00Z">
              <w:r w:rsidRPr="00CA2383">
                <w:rPr>
                  <w:color w:val="auto"/>
                  <w:szCs w:val="18"/>
                  <w:lang w:val="en-CA"/>
                </w:rPr>
                <w:t>Responsibility</w:t>
              </w:r>
            </w:ins>
          </w:p>
        </w:tc>
      </w:tr>
      <w:tr w:rsidR="00CA2383" w14:paraId="2C64A885" w14:textId="77777777" w:rsidTr="009D4436">
        <w:trPr>
          <w:cnfStyle w:val="000000100000" w:firstRow="0" w:lastRow="0" w:firstColumn="0" w:lastColumn="0" w:oddVBand="0" w:evenVBand="0" w:oddHBand="1" w:evenHBand="0" w:firstRowFirstColumn="0" w:firstRowLastColumn="0" w:lastRowFirstColumn="0" w:lastRowLastColumn="0"/>
          <w:ins w:id="497" w:author="Mohammed Khateeb" w:date="2025-01-29T16:27:00Z"/>
        </w:trPr>
        <w:tc>
          <w:tcPr>
            <w:cnfStyle w:val="001000000000" w:firstRow="0" w:lastRow="0" w:firstColumn="1" w:lastColumn="0" w:oddVBand="0" w:evenVBand="0" w:oddHBand="0" w:evenHBand="0" w:firstRowFirstColumn="0" w:firstRowLastColumn="0" w:lastRowFirstColumn="0" w:lastRowLastColumn="0"/>
            <w:tcW w:w="2245" w:type="dxa"/>
          </w:tcPr>
          <w:p w14:paraId="470CA84A" w14:textId="5C7990C8" w:rsidR="00CA2383" w:rsidRDefault="00CA2383">
            <w:pPr>
              <w:pStyle w:val="ListParagraphBulleted"/>
              <w:rPr>
                <w:ins w:id="498" w:author="Mohammed Khateeb" w:date="2025-01-29T16:27:00Z" w16du:dateUtc="2025-01-29T12:27:00Z"/>
                <w:rFonts w:asciiTheme="majorHAnsi" w:hAnsiTheme="majorHAnsi"/>
                <w:b w:val="0"/>
                <w:bCs w:val="0"/>
                <w:color w:val="auto"/>
                <w:szCs w:val="18"/>
                <w:lang w:val="en-CA"/>
              </w:rPr>
              <w:pPrChange w:id="499" w:author="Mohammed Khateeb" w:date="2025-01-29T16:27:00Z" w16du:dateUtc="2025-01-29T12:27:00Z">
                <w:pPr/>
              </w:pPrChange>
            </w:pPr>
            <w:ins w:id="500" w:author="Mohammed Khateeb" w:date="2025-01-29T16:27:00Z" w16du:dateUtc="2025-01-29T12:27:00Z">
              <w:r w:rsidRPr="00257A44">
                <w:rPr>
                  <w:rFonts w:asciiTheme="majorHAnsi" w:hAnsiTheme="majorHAnsi"/>
                  <w:color w:val="auto"/>
                  <w:szCs w:val="18"/>
                  <w:lang w:val="en-CA"/>
                </w:rPr>
                <w:t>Executives &amp; Senior Management</w:t>
              </w:r>
            </w:ins>
          </w:p>
        </w:tc>
        <w:tc>
          <w:tcPr>
            <w:tcW w:w="7550" w:type="dxa"/>
          </w:tcPr>
          <w:p w14:paraId="10C9E50C" w14:textId="7ECD1867" w:rsidR="00CA2383" w:rsidRPr="00CA2383" w:rsidRDefault="00CA2383" w:rsidP="00CA2383">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id="501" w:author="Mohammed Khateeb" w:date="2025-01-29T16:27:00Z" w16du:dateUtc="2025-01-29T12:27:00Z"/>
                <w:rPrChange w:id="502" w:author="Mohammed Khateeb" w:date="2025-01-29T16:27:00Z" w16du:dateUtc="2025-01-29T12:27:00Z">
                  <w:rPr>
                    <w:ins w:id="503" w:author="Mohammed Khateeb" w:date="2025-01-29T16:27:00Z" w16du:dateUtc="2025-01-29T12:27:00Z"/>
                    <w:rFonts w:asciiTheme="majorHAnsi" w:hAnsiTheme="majorHAnsi"/>
                    <w:color w:val="auto"/>
                    <w:szCs w:val="18"/>
                    <w:lang w:val="en-CA"/>
                  </w:rPr>
                </w:rPrChange>
              </w:rPr>
            </w:pPr>
            <w:ins w:id="504" w:author="Mohammed Khateeb" w:date="2025-01-29T16:27:00Z" w16du:dateUtc="2025-01-29T12:27:00Z">
              <w:r w:rsidRPr="009D4436">
                <w:t>Approve any change to this document, based upon an endorsement by the CISO and relevant stakeholders.</w:t>
              </w:r>
            </w:ins>
          </w:p>
        </w:tc>
      </w:tr>
      <w:tr w:rsidR="00CA2383" w14:paraId="38971946" w14:textId="77777777" w:rsidTr="009D4436">
        <w:trPr>
          <w:cnfStyle w:val="000000010000" w:firstRow="0" w:lastRow="0" w:firstColumn="0" w:lastColumn="0" w:oddVBand="0" w:evenVBand="0" w:oddHBand="0" w:evenHBand="1" w:firstRowFirstColumn="0" w:firstRowLastColumn="0" w:lastRowFirstColumn="0" w:lastRowLastColumn="0"/>
          <w:ins w:id="505" w:author="Mohammed Khateeb" w:date="2025-01-29T16:27:00Z"/>
        </w:trPr>
        <w:tc>
          <w:tcPr>
            <w:cnfStyle w:val="001000000000" w:firstRow="0" w:lastRow="0" w:firstColumn="1" w:lastColumn="0" w:oddVBand="0" w:evenVBand="0" w:oddHBand="0" w:evenHBand="0" w:firstRowFirstColumn="0" w:firstRowLastColumn="0" w:lastRowFirstColumn="0" w:lastRowLastColumn="0"/>
            <w:tcW w:w="2245" w:type="dxa"/>
          </w:tcPr>
          <w:p w14:paraId="2CA1C1C5" w14:textId="72F99203" w:rsidR="00CA2383" w:rsidRPr="00CA2383" w:rsidRDefault="00CA2383">
            <w:pPr>
              <w:pStyle w:val="ListParagraphBulleted"/>
              <w:rPr>
                <w:ins w:id="506" w:author="Mohammed Khateeb" w:date="2025-01-29T16:27:00Z" w16du:dateUtc="2025-01-29T12:27:00Z"/>
                <w:rFonts w:asciiTheme="majorHAnsi" w:hAnsiTheme="majorHAnsi"/>
                <w:color w:val="auto"/>
                <w:szCs w:val="18"/>
                <w:lang w:val="en-CA"/>
                <w:rPrChange w:id="507" w:author="Mohammed Khateeb" w:date="2025-01-29T16:27:00Z" w16du:dateUtc="2025-01-29T12:27:00Z">
                  <w:rPr>
                    <w:ins w:id="508" w:author="Mohammed Khateeb" w:date="2025-01-29T16:27:00Z" w16du:dateUtc="2025-01-29T12:27:00Z"/>
                    <w:rFonts w:asciiTheme="majorHAnsi" w:hAnsiTheme="majorHAnsi"/>
                    <w:b w:val="0"/>
                    <w:bCs w:val="0"/>
                    <w:color w:val="auto"/>
                    <w:szCs w:val="18"/>
                    <w:lang w:val="en-CA"/>
                  </w:rPr>
                </w:rPrChange>
              </w:rPr>
              <w:pPrChange w:id="509" w:author="Mohammed Khateeb" w:date="2025-01-29T16:27:00Z" w16du:dateUtc="2025-01-29T12:27:00Z">
                <w:pPr/>
              </w:pPrChange>
            </w:pPr>
            <w:ins w:id="510" w:author="Mohammed Khateeb" w:date="2025-01-29T16:27:00Z" w16du:dateUtc="2025-01-29T12:27:00Z">
              <w:r w:rsidRPr="00CA2383">
                <w:rPr>
                  <w:rFonts w:asciiTheme="majorHAnsi" w:hAnsiTheme="majorHAnsi"/>
                  <w:color w:val="auto"/>
                  <w:szCs w:val="18"/>
                  <w:lang w:val="en-CA"/>
                </w:rPr>
                <w:t>Information Technology</w:t>
              </w:r>
            </w:ins>
          </w:p>
        </w:tc>
        <w:tc>
          <w:tcPr>
            <w:tcW w:w="7550" w:type="dxa"/>
          </w:tcPr>
          <w:p w14:paraId="515F00BE" w14:textId="77777777" w:rsidR="00CA2383" w:rsidRDefault="00CA2383" w:rsidP="00CA2383">
            <w:pPr>
              <w:pStyle w:val="ListParagraphBulleted"/>
              <w:numPr>
                <w:ilvl w:val="1"/>
                <w:numId w:val="7"/>
              </w:numPr>
              <w:ind w:left="540"/>
              <w:cnfStyle w:val="000000010000" w:firstRow="0" w:lastRow="0" w:firstColumn="0" w:lastColumn="0" w:oddVBand="0" w:evenVBand="0" w:oddHBand="0" w:evenHBand="1" w:firstRowFirstColumn="0" w:firstRowLastColumn="0" w:lastRowFirstColumn="0" w:lastRowLastColumn="0"/>
              <w:rPr>
                <w:ins w:id="511" w:author="Mohammed Khateeb" w:date="2025-01-29T16:27:00Z" w16du:dateUtc="2025-01-29T12:27:00Z"/>
              </w:rPr>
            </w:pPr>
            <w:ins w:id="512" w:author="Mohammed Khateeb" w:date="2025-01-29T16:27:00Z" w16du:dateUtc="2025-01-29T12:27:00Z">
              <w:r>
                <w:t>Test a</w:t>
              </w:r>
              <w:r w:rsidRPr="005927B9">
                <w:t>ll software and hardware installations prior to being moved to live production environment</w:t>
              </w:r>
              <w:r>
                <w:t>.</w:t>
              </w:r>
            </w:ins>
          </w:p>
          <w:p w14:paraId="44AC5616" w14:textId="77777777" w:rsidR="00CA2383" w:rsidRPr="00BC3F5F" w:rsidRDefault="00CA2383" w:rsidP="00CA2383">
            <w:pPr>
              <w:pStyle w:val="ListParagraphBulleted"/>
              <w:numPr>
                <w:ilvl w:val="1"/>
                <w:numId w:val="7"/>
              </w:numPr>
              <w:ind w:left="540"/>
              <w:cnfStyle w:val="000000010000" w:firstRow="0" w:lastRow="0" w:firstColumn="0" w:lastColumn="0" w:oddVBand="0" w:evenVBand="0" w:oddHBand="0" w:evenHBand="1" w:firstRowFirstColumn="0" w:firstRowLastColumn="0" w:lastRowFirstColumn="0" w:lastRowLastColumn="0"/>
              <w:rPr>
                <w:ins w:id="513" w:author="Mohammed Khateeb" w:date="2025-01-29T16:27:00Z" w16du:dateUtc="2025-01-29T12:27:00Z"/>
              </w:rPr>
            </w:pPr>
            <w:ins w:id="514" w:author="Mohammed Khateeb" w:date="2025-01-29T16:27:00Z" w16du:dateUtc="2025-01-29T12:27:00Z">
              <w:r w:rsidRPr="009D4436">
                <w:t xml:space="preserve">Allocate information systems (Laptops, PCs, tablet PCs etc.) to appropriate personnel inclusive but not limited to employees and </w:t>
              </w:r>
              <w:r w:rsidRPr="00E404A8">
                <w:t>third-party</w:t>
              </w:r>
              <w:r w:rsidRPr="009D4436">
                <w:t xml:space="preserve"> contractors. </w:t>
              </w:r>
            </w:ins>
          </w:p>
          <w:p w14:paraId="226F5466" w14:textId="77777777" w:rsidR="00CA2383" w:rsidRDefault="00CA2383" w:rsidP="00CA2383">
            <w:pPr>
              <w:pStyle w:val="ListParagraphBulleted"/>
              <w:numPr>
                <w:ilvl w:val="1"/>
                <w:numId w:val="7"/>
              </w:numPr>
              <w:ind w:left="540"/>
              <w:cnfStyle w:val="000000010000" w:firstRow="0" w:lastRow="0" w:firstColumn="0" w:lastColumn="0" w:oddVBand="0" w:evenVBand="0" w:oddHBand="0" w:evenHBand="1" w:firstRowFirstColumn="0" w:firstRowLastColumn="0" w:lastRowFirstColumn="0" w:lastRowLastColumn="0"/>
              <w:rPr>
                <w:ins w:id="515" w:author="Mohammed Khateeb" w:date="2025-01-29T16:27:00Z" w16du:dateUtc="2025-01-29T12:27:00Z"/>
              </w:rPr>
            </w:pPr>
            <w:ins w:id="516" w:author="Mohammed Khateeb" w:date="2025-01-29T16:27:00Z" w16du:dateUtc="2025-01-29T12:27:00Z">
              <w:r>
                <w:t xml:space="preserve">Ensure that all purchases of IT infrastructure follow a standard, documented evaluation process. </w:t>
              </w:r>
            </w:ins>
          </w:p>
          <w:p w14:paraId="24058EB2" w14:textId="77777777" w:rsidR="00CA2383" w:rsidRDefault="00CA2383" w:rsidP="00CA2383">
            <w:pPr>
              <w:pStyle w:val="ListParagraphBulleted"/>
              <w:numPr>
                <w:ilvl w:val="1"/>
                <w:numId w:val="7"/>
              </w:numPr>
              <w:ind w:left="540"/>
              <w:cnfStyle w:val="000000010000" w:firstRow="0" w:lastRow="0" w:firstColumn="0" w:lastColumn="0" w:oddVBand="0" w:evenVBand="0" w:oddHBand="0" w:evenHBand="1" w:firstRowFirstColumn="0" w:firstRowLastColumn="0" w:lastRowFirstColumn="0" w:lastRowLastColumn="0"/>
              <w:rPr>
                <w:ins w:id="517" w:author="Mohammed Khateeb" w:date="2025-01-29T16:27:00Z" w16du:dateUtc="2025-01-29T12:27:00Z"/>
              </w:rPr>
            </w:pPr>
            <w:ins w:id="518" w:author="Mohammed Khateeb" w:date="2025-01-29T16:27:00Z" w16du:dateUtc="2025-01-29T12:27:00Z">
              <w:r>
                <w:t xml:space="preserve">Monitor infrastructure’s capacity requirements. </w:t>
              </w:r>
            </w:ins>
          </w:p>
          <w:p w14:paraId="6F56507B" w14:textId="77777777" w:rsidR="00CA2383" w:rsidRDefault="00CA2383" w:rsidP="00CA2383">
            <w:pPr>
              <w:pStyle w:val="ListParagraphBulleted"/>
              <w:numPr>
                <w:ilvl w:val="1"/>
                <w:numId w:val="7"/>
              </w:numPr>
              <w:ind w:left="540"/>
              <w:cnfStyle w:val="000000010000" w:firstRow="0" w:lastRow="0" w:firstColumn="0" w:lastColumn="0" w:oddVBand="0" w:evenVBand="0" w:oddHBand="0" w:evenHBand="1" w:firstRowFirstColumn="0" w:firstRowLastColumn="0" w:lastRowFirstColumn="0" w:lastRowLastColumn="0"/>
              <w:rPr>
                <w:ins w:id="519" w:author="Mohammed Khateeb" w:date="2025-01-29T16:27:00Z" w16du:dateUtc="2025-01-29T12:27:00Z"/>
              </w:rPr>
            </w:pPr>
            <w:ins w:id="520" w:author="Mohammed Khateeb" w:date="2025-01-29T16:27:00Z" w16du:dateUtc="2025-01-29T12:27:00Z">
              <w:r>
                <w:t>Ensure documentation, updating and periodic review of operating procedures for all information systems.</w:t>
              </w:r>
            </w:ins>
          </w:p>
          <w:p w14:paraId="54937908" w14:textId="5625485F" w:rsidR="00CA2383" w:rsidRPr="009D4436" w:rsidRDefault="00CA2383" w:rsidP="00CA2383">
            <w:pPr>
              <w:pStyle w:val="ListParagraphBulleted"/>
              <w:numPr>
                <w:ilvl w:val="1"/>
                <w:numId w:val="7"/>
              </w:numPr>
              <w:ind w:left="540"/>
              <w:cnfStyle w:val="000000010000" w:firstRow="0" w:lastRow="0" w:firstColumn="0" w:lastColumn="0" w:oddVBand="0" w:evenVBand="0" w:oddHBand="0" w:evenHBand="1" w:firstRowFirstColumn="0" w:firstRowLastColumn="0" w:lastRowFirstColumn="0" w:lastRowLastColumn="0"/>
              <w:rPr>
                <w:ins w:id="521" w:author="Mohammed Khateeb" w:date="2025-01-29T16:27:00Z" w16du:dateUtc="2025-01-29T12:27:00Z"/>
              </w:rPr>
            </w:pPr>
            <w:ins w:id="522" w:author="Mohammed Khateeb" w:date="2025-01-29T16:27:00Z" w16du:dateUtc="2025-01-29T12:27:00Z">
              <w:r w:rsidRPr="009D4436">
                <w:t>Responsible to implement technical controls as per this Policy.</w:t>
              </w:r>
            </w:ins>
          </w:p>
        </w:tc>
      </w:tr>
      <w:tr w:rsidR="00CA2383" w14:paraId="5A84DBFF" w14:textId="77777777" w:rsidTr="009D4436">
        <w:trPr>
          <w:cnfStyle w:val="000000100000" w:firstRow="0" w:lastRow="0" w:firstColumn="0" w:lastColumn="0" w:oddVBand="0" w:evenVBand="0" w:oddHBand="1" w:evenHBand="0" w:firstRowFirstColumn="0" w:firstRowLastColumn="0" w:lastRowFirstColumn="0" w:lastRowLastColumn="0"/>
          <w:ins w:id="523" w:author="Mohammed Khateeb" w:date="2025-01-29T16:27:00Z"/>
        </w:trPr>
        <w:tc>
          <w:tcPr>
            <w:cnfStyle w:val="001000000000" w:firstRow="0" w:lastRow="0" w:firstColumn="1" w:lastColumn="0" w:oddVBand="0" w:evenVBand="0" w:oddHBand="0" w:evenHBand="0" w:firstRowFirstColumn="0" w:firstRowLastColumn="0" w:lastRowFirstColumn="0" w:lastRowLastColumn="0"/>
            <w:tcW w:w="2245" w:type="dxa"/>
          </w:tcPr>
          <w:p w14:paraId="17B16574" w14:textId="55EA3D85" w:rsidR="00CA2383" w:rsidRDefault="00CA2383">
            <w:pPr>
              <w:pStyle w:val="ListParagraphBulleted"/>
              <w:jc w:val="left"/>
              <w:rPr>
                <w:ins w:id="524" w:author="Mohammed Khateeb" w:date="2025-01-29T16:27:00Z" w16du:dateUtc="2025-01-29T12:27:00Z"/>
                <w:rFonts w:asciiTheme="majorHAnsi" w:hAnsiTheme="majorHAnsi"/>
                <w:b w:val="0"/>
                <w:bCs w:val="0"/>
                <w:color w:val="auto"/>
                <w:szCs w:val="18"/>
                <w:lang w:val="en-CA"/>
              </w:rPr>
              <w:pPrChange w:id="525" w:author="Mohammed Khateeb" w:date="2025-01-29T16:28:00Z" w16du:dateUtc="2025-01-29T12:28:00Z">
                <w:pPr/>
              </w:pPrChange>
            </w:pPr>
            <w:ins w:id="526" w:author="Mohammed Khateeb" w:date="2025-01-29T16:27:00Z" w16du:dateUtc="2025-01-29T12:27:00Z">
              <w:r w:rsidRPr="00E404A8">
                <w:rPr>
                  <w:rFonts w:asciiTheme="majorHAnsi" w:hAnsiTheme="majorHAnsi"/>
                  <w:color w:val="auto"/>
                  <w:szCs w:val="18"/>
                  <w:lang w:val="en-CA"/>
                </w:rPr>
                <w:t>IS (Information Security) Team</w:t>
              </w:r>
            </w:ins>
          </w:p>
        </w:tc>
        <w:tc>
          <w:tcPr>
            <w:tcW w:w="7550" w:type="dxa"/>
          </w:tcPr>
          <w:p w14:paraId="7FFF0E99" w14:textId="77777777" w:rsidR="00CA2383" w:rsidRPr="009D4436" w:rsidRDefault="00CA2383" w:rsidP="00CA2383">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moveTo w:id="527" w:author="Mohammed Khateeb" w:date="2025-01-29T16:28:00Z" w16du:dateUtc="2025-01-29T12:28:00Z"/>
              </w:rPr>
            </w:pPr>
            <w:moveToRangeStart w:id="528" w:author="Mohammed Khateeb" w:date="2025-01-29T16:28:00Z" w:name="move189060503"/>
            <w:moveTo w:id="529" w:author="Mohammed Khateeb" w:date="2025-01-29T16:28:00Z" w16du:dateUtc="2025-01-29T12:28:00Z">
              <w:r w:rsidRPr="009D4436">
                <w:t>Develop and enforce Security Operations policies implementation.</w:t>
              </w:r>
            </w:moveTo>
          </w:p>
          <w:p w14:paraId="76E00E6C" w14:textId="77777777" w:rsidR="00CA2383" w:rsidRPr="009D4436" w:rsidRDefault="00CA2383" w:rsidP="00CA2383">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moveTo w:id="530" w:author="Mohammed Khateeb" w:date="2025-01-29T16:28:00Z" w16du:dateUtc="2025-01-29T12:28:00Z"/>
              </w:rPr>
            </w:pPr>
            <w:moveTo w:id="531" w:author="Mohammed Khateeb" w:date="2025-01-29T16:28:00Z" w16du:dateUtc="2025-01-29T12:28:00Z">
              <w:r w:rsidRPr="009D4436">
                <w:t>Establish operating procedures in co-ordination with all relevant stakeholders.</w:t>
              </w:r>
            </w:moveTo>
          </w:p>
          <w:p w14:paraId="0C963568" w14:textId="77777777" w:rsidR="00CA2383" w:rsidRPr="009D4436" w:rsidRDefault="00CA2383" w:rsidP="00CA2383">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moveTo w:id="532" w:author="Mohammed Khateeb" w:date="2025-01-29T16:28:00Z" w16du:dateUtc="2025-01-29T12:28:00Z"/>
              </w:rPr>
            </w:pPr>
            <w:moveTo w:id="533" w:author="Mohammed Khateeb" w:date="2025-01-29T16:28:00Z" w16du:dateUtc="2025-01-29T12:28:00Z">
              <w:r w:rsidRPr="009D4436">
                <w:t>Manage initiatives and projects related to Security Operations.</w:t>
              </w:r>
            </w:moveTo>
          </w:p>
          <w:p w14:paraId="798B871B" w14:textId="77777777" w:rsidR="00CA2383" w:rsidRPr="009D4436" w:rsidRDefault="00CA2383" w:rsidP="00CA2383">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moveTo w:id="534" w:author="Mohammed Khateeb" w:date="2025-01-29T16:28:00Z" w16du:dateUtc="2025-01-29T12:28:00Z"/>
              </w:rPr>
            </w:pPr>
            <w:moveTo w:id="535" w:author="Mohammed Khateeb" w:date="2025-01-29T16:28:00Z" w16du:dateUtc="2025-01-29T12:28:00Z">
              <w:r w:rsidRPr="009D4436">
                <w:t>Conduct third-party information security and data protection risk and compliance assessments and track risk mitigation.</w:t>
              </w:r>
            </w:moveTo>
          </w:p>
          <w:p w14:paraId="78CB1D14" w14:textId="77777777" w:rsidR="00CA2383" w:rsidRPr="009D4436" w:rsidRDefault="00CA2383" w:rsidP="00CA2383">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moveTo w:id="536" w:author="Mohammed Khateeb" w:date="2025-01-29T16:28:00Z" w16du:dateUtc="2025-01-29T12:28:00Z"/>
              </w:rPr>
            </w:pPr>
            <w:moveTo w:id="537" w:author="Mohammed Khateeb" w:date="2025-01-29T16:28:00Z" w16du:dateUtc="2025-01-29T12:28:00Z">
              <w:r w:rsidRPr="009D4436">
                <w:t>Conduct periodic internal audits based on requirements of ISO 27001, ISO27701 and ISO 20000 standards.</w:t>
              </w:r>
            </w:moveTo>
          </w:p>
          <w:p w14:paraId="2327754A" w14:textId="77777777" w:rsidR="00CA2383" w:rsidRPr="009D4436" w:rsidDel="00CA2383" w:rsidRDefault="00CA2383" w:rsidP="00CA2383">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del w:id="538" w:author="Mohammed Khateeb" w:date="2025-01-29T16:28:00Z" w16du:dateUtc="2025-01-29T12:28:00Z"/>
                <w:moveTo w:id="539" w:author="Mohammed Khateeb" w:date="2025-01-29T16:28:00Z" w16du:dateUtc="2025-01-29T12:28:00Z"/>
              </w:rPr>
            </w:pPr>
            <w:moveTo w:id="540" w:author="Mohammed Khateeb" w:date="2025-01-29T16:28:00Z" w16du:dateUtc="2025-01-29T12:28:00Z">
              <w:r w:rsidRPr="009D4436">
                <w:t>Develop Information Security Incident Management policies and plans.</w:t>
              </w:r>
            </w:moveTo>
          </w:p>
          <w:moveToRangeEnd w:id="528"/>
          <w:p w14:paraId="0B8DD083" w14:textId="4FB18DCA" w:rsidR="00CA2383" w:rsidRPr="009D4436" w:rsidRDefault="00CA2383" w:rsidP="00CA2383">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id="541" w:author="Mohammed Khateeb" w:date="2025-01-29T16:27:00Z" w16du:dateUtc="2025-01-29T12:27:00Z"/>
              </w:rPr>
            </w:pPr>
          </w:p>
        </w:tc>
      </w:tr>
      <w:tr w:rsidR="00CA2383" w14:paraId="1F975CEE" w14:textId="77777777" w:rsidTr="009D4436">
        <w:trPr>
          <w:cnfStyle w:val="000000010000" w:firstRow="0" w:lastRow="0" w:firstColumn="0" w:lastColumn="0" w:oddVBand="0" w:evenVBand="0" w:oddHBand="0" w:evenHBand="1" w:firstRowFirstColumn="0" w:firstRowLastColumn="0" w:lastRowFirstColumn="0" w:lastRowLastColumn="0"/>
          <w:ins w:id="542" w:author="Mohammed Khateeb" w:date="2025-01-29T16:27:00Z"/>
        </w:trPr>
        <w:tc>
          <w:tcPr>
            <w:cnfStyle w:val="001000000000" w:firstRow="0" w:lastRow="0" w:firstColumn="1" w:lastColumn="0" w:oddVBand="0" w:evenVBand="0" w:oddHBand="0" w:evenHBand="0" w:firstRowFirstColumn="0" w:firstRowLastColumn="0" w:lastRowFirstColumn="0" w:lastRowLastColumn="0"/>
            <w:tcW w:w="2245" w:type="dxa"/>
          </w:tcPr>
          <w:p w14:paraId="35F8BE7F" w14:textId="0D430EB3" w:rsidR="00CA2383" w:rsidRDefault="00CA2383">
            <w:pPr>
              <w:pStyle w:val="ListParagraphBulleted"/>
              <w:rPr>
                <w:ins w:id="543" w:author="Mohammed Khateeb" w:date="2025-01-29T16:27:00Z" w16du:dateUtc="2025-01-29T12:27:00Z"/>
                <w:rFonts w:asciiTheme="majorHAnsi" w:hAnsiTheme="majorHAnsi"/>
                <w:b w:val="0"/>
                <w:bCs w:val="0"/>
                <w:color w:val="auto"/>
                <w:szCs w:val="18"/>
                <w:lang w:val="en-CA"/>
              </w:rPr>
              <w:pPrChange w:id="544" w:author="Mohammed Khateeb" w:date="2025-01-29T16:28:00Z" w16du:dateUtc="2025-01-29T12:28:00Z">
                <w:pPr/>
              </w:pPrChange>
            </w:pPr>
            <w:ins w:id="545" w:author="Mohammed Khateeb" w:date="2025-01-29T16:28:00Z" w16du:dateUtc="2025-01-29T12:28:00Z">
              <w:r w:rsidRPr="00E404A8">
                <w:rPr>
                  <w:rFonts w:asciiTheme="majorHAnsi" w:hAnsiTheme="majorHAnsi"/>
                  <w:color w:val="auto"/>
                  <w:szCs w:val="18"/>
                  <w:lang w:val="en-CA"/>
                </w:rPr>
                <w:t xml:space="preserve">IMS Steering Committee </w:t>
              </w:r>
            </w:ins>
          </w:p>
        </w:tc>
        <w:tc>
          <w:tcPr>
            <w:tcW w:w="7550" w:type="dxa"/>
          </w:tcPr>
          <w:p w14:paraId="77AC1465" w14:textId="21827CD9" w:rsidR="00CA2383" w:rsidRPr="00CA2383" w:rsidRDefault="00CA2383" w:rsidP="00CA2383">
            <w:pPr>
              <w:pStyle w:val="ListParagraphBulleted"/>
              <w:numPr>
                <w:ilvl w:val="1"/>
                <w:numId w:val="7"/>
              </w:numPr>
              <w:ind w:left="540"/>
              <w:cnfStyle w:val="000000010000" w:firstRow="0" w:lastRow="0" w:firstColumn="0" w:lastColumn="0" w:oddVBand="0" w:evenVBand="0" w:oddHBand="0" w:evenHBand="1" w:firstRowFirstColumn="0" w:firstRowLastColumn="0" w:lastRowFirstColumn="0" w:lastRowLastColumn="0"/>
              <w:rPr>
                <w:ins w:id="546" w:author="Mohammed Khateeb" w:date="2025-01-29T16:27:00Z" w16du:dateUtc="2025-01-29T12:27:00Z"/>
                <w:rPrChange w:id="547" w:author="Mohammed Khateeb" w:date="2025-01-29T16:28:00Z" w16du:dateUtc="2025-01-29T12:28:00Z">
                  <w:rPr>
                    <w:ins w:id="548" w:author="Mohammed Khateeb" w:date="2025-01-29T16:27:00Z" w16du:dateUtc="2025-01-29T12:27:00Z"/>
                    <w:rFonts w:asciiTheme="majorHAnsi" w:hAnsiTheme="majorHAnsi"/>
                    <w:color w:val="auto"/>
                    <w:szCs w:val="18"/>
                    <w:lang w:val="en-CA"/>
                  </w:rPr>
                </w:rPrChange>
              </w:rPr>
            </w:pPr>
            <w:ins w:id="549" w:author="Mohammed Khateeb" w:date="2025-01-29T16:28:00Z" w16du:dateUtc="2025-01-29T12:28:00Z">
              <w:r w:rsidRPr="009D4436">
                <w:t>Responsible for the review of this Policy on a scheduled and ongoing basis to ensure their continuing suitability, adequacy, and effectiveness.</w:t>
              </w:r>
            </w:ins>
          </w:p>
        </w:tc>
      </w:tr>
      <w:tr w:rsidR="00CA2383" w14:paraId="5533D5E1" w14:textId="77777777" w:rsidTr="009D4436">
        <w:trPr>
          <w:cnfStyle w:val="000000100000" w:firstRow="0" w:lastRow="0" w:firstColumn="0" w:lastColumn="0" w:oddVBand="0" w:evenVBand="0" w:oddHBand="1" w:evenHBand="0" w:firstRowFirstColumn="0" w:firstRowLastColumn="0" w:lastRowFirstColumn="0" w:lastRowLastColumn="0"/>
          <w:ins w:id="550" w:author="Mohammed Khateeb" w:date="2025-01-29T16:27:00Z"/>
        </w:trPr>
        <w:tc>
          <w:tcPr>
            <w:cnfStyle w:val="001000000000" w:firstRow="0" w:lastRow="0" w:firstColumn="1" w:lastColumn="0" w:oddVBand="0" w:evenVBand="0" w:oddHBand="0" w:evenHBand="0" w:firstRowFirstColumn="0" w:firstRowLastColumn="0" w:lastRowFirstColumn="0" w:lastRowLastColumn="0"/>
            <w:tcW w:w="2245" w:type="dxa"/>
          </w:tcPr>
          <w:p w14:paraId="0CD4E238" w14:textId="7AD161A7" w:rsidR="00CA2383" w:rsidRDefault="00CA2383">
            <w:pPr>
              <w:pStyle w:val="ListParagraphBulleted"/>
              <w:rPr>
                <w:ins w:id="551" w:author="Mohammed Khateeb" w:date="2025-01-29T16:27:00Z" w16du:dateUtc="2025-01-29T12:27:00Z"/>
                <w:rFonts w:asciiTheme="majorHAnsi" w:hAnsiTheme="majorHAnsi"/>
                <w:b w:val="0"/>
                <w:bCs w:val="0"/>
                <w:color w:val="auto"/>
                <w:szCs w:val="18"/>
                <w:lang w:val="en-CA"/>
              </w:rPr>
              <w:pPrChange w:id="552" w:author="Mohammed Khateeb" w:date="2025-01-29T16:28:00Z" w16du:dateUtc="2025-01-29T12:28:00Z">
                <w:pPr/>
              </w:pPrChange>
            </w:pPr>
            <w:ins w:id="553" w:author="Mohammed Khateeb" w:date="2025-01-29T16:28:00Z" w16du:dateUtc="2025-01-29T12:28:00Z">
              <w:r w:rsidRPr="00E404A8">
                <w:rPr>
                  <w:rFonts w:asciiTheme="majorHAnsi" w:hAnsiTheme="majorHAnsi"/>
                  <w:color w:val="auto"/>
                  <w:szCs w:val="18"/>
                  <w:lang w:val="en-CA"/>
                </w:rPr>
                <w:t>Legal</w:t>
              </w:r>
            </w:ins>
          </w:p>
        </w:tc>
        <w:tc>
          <w:tcPr>
            <w:tcW w:w="7550" w:type="dxa"/>
          </w:tcPr>
          <w:p w14:paraId="4D07FFD1" w14:textId="77777777" w:rsidR="00CA2383" w:rsidRPr="009D4436" w:rsidRDefault="00CA2383" w:rsidP="00CA2383">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id="554" w:author="Mohammed Khateeb" w:date="2025-01-29T16:28:00Z" w16du:dateUtc="2025-01-29T12:28:00Z"/>
              </w:rPr>
            </w:pPr>
            <w:ins w:id="555" w:author="Mohammed Khateeb" w:date="2025-01-29T16:28:00Z" w16du:dateUtc="2025-01-29T12:28:00Z">
              <w:r w:rsidRPr="009D4436">
                <w:t>Identify all relevant and applicable laws and regulations to &lt;CLIENT&gt; and communicate to the respective parties.</w:t>
              </w:r>
            </w:ins>
          </w:p>
          <w:p w14:paraId="46EDD968" w14:textId="77777777" w:rsidR="00CA2383" w:rsidRPr="009D4436" w:rsidRDefault="00CA2383" w:rsidP="00CA2383">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id="556" w:author="Mohammed Khateeb" w:date="2025-01-29T16:28:00Z" w16du:dateUtc="2025-01-29T12:28:00Z"/>
              </w:rPr>
            </w:pPr>
            <w:ins w:id="557" w:author="Mohammed Khateeb" w:date="2025-01-29T16:28:00Z" w16du:dateUtc="2025-01-29T12:28:00Z">
              <w:r w:rsidRPr="009D4436">
                <w:t>Define standard legal clauses and terms for the contract/agreement to be signed with external parties, employment contracts, confidentiality, and Non-Disclosure Agreements (NDAs).</w:t>
              </w:r>
            </w:ins>
          </w:p>
          <w:p w14:paraId="2DBA3483" w14:textId="77777777" w:rsidR="00CA2383" w:rsidRPr="009D4436" w:rsidRDefault="00CA2383" w:rsidP="00CA2383">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id="558" w:author="Mohammed Khateeb" w:date="2025-01-29T16:28:00Z" w16du:dateUtc="2025-01-29T12:28:00Z"/>
              </w:rPr>
            </w:pPr>
            <w:ins w:id="559" w:author="Mohammed Khateeb" w:date="2025-01-29T16:28:00Z" w16du:dateUtc="2025-01-29T12:28:00Z">
              <w:r w:rsidRPr="009D4436">
                <w:t>Liaise with IS Team to define and review Information Security</w:t>
              </w:r>
              <w:r w:rsidRPr="00637C84">
                <w:t xml:space="preserve"> </w:t>
              </w:r>
              <w:r>
                <w:t>and Data Protection</w:t>
              </w:r>
              <w:r w:rsidRPr="009D4436">
                <w:t xml:space="preserve"> clauses in third-party contracts/agreements, employment contracts, confidentiality, and Non-Disclosure Agreements (NDAs).</w:t>
              </w:r>
            </w:ins>
          </w:p>
          <w:p w14:paraId="50DD4F30" w14:textId="1AC1C3F7" w:rsidR="00CA2383" w:rsidRPr="009D4436" w:rsidRDefault="00CA2383" w:rsidP="00CA2383">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id="560" w:author="Mohammed Khateeb" w:date="2025-01-29T16:27:00Z" w16du:dateUtc="2025-01-29T12:27:00Z"/>
              </w:rPr>
            </w:pPr>
            <w:ins w:id="561" w:author="Mohammed Khateeb" w:date="2025-01-29T16:28:00Z" w16du:dateUtc="2025-01-29T12:28:00Z">
              <w:r w:rsidRPr="009D4436">
                <w:t>Review third-party vendor, clients, and partner contracts and involve IS Team in the review of clauses concerning Information Security and Data Protection responsibilities.</w:t>
              </w:r>
            </w:ins>
          </w:p>
        </w:tc>
      </w:tr>
    </w:tbl>
    <w:p w14:paraId="55053734" w14:textId="792D0FA6" w:rsidR="00257A44" w:rsidDel="00CA2383" w:rsidRDefault="00257A44" w:rsidP="00257A44">
      <w:pPr>
        <w:pStyle w:val="ListParagraphBulleted"/>
        <w:rPr>
          <w:del w:id="562" w:author="Mohammed Khateeb" w:date="2025-01-29T16:28:00Z" w16du:dateUtc="2025-01-29T12:28:00Z"/>
          <w:rFonts w:asciiTheme="majorHAnsi" w:hAnsiTheme="majorHAnsi"/>
          <w:b/>
          <w:bCs/>
          <w:color w:val="auto"/>
          <w:szCs w:val="18"/>
          <w:lang w:val="en-CA"/>
        </w:rPr>
      </w:pPr>
      <w:del w:id="563" w:author="Mohammed Khateeb" w:date="2025-01-29T16:28:00Z" w16du:dateUtc="2025-01-29T12:28:00Z">
        <w:r w:rsidRPr="00257A44" w:rsidDel="00CA2383">
          <w:rPr>
            <w:rFonts w:asciiTheme="majorHAnsi" w:hAnsiTheme="majorHAnsi"/>
            <w:b/>
            <w:bCs/>
            <w:color w:val="auto"/>
            <w:szCs w:val="18"/>
            <w:lang w:val="en-CA"/>
          </w:rPr>
          <w:delText>Executives &amp; Senior Management</w:delText>
        </w:r>
      </w:del>
    </w:p>
    <w:p w14:paraId="0CA0DB48" w14:textId="156AB0CF" w:rsidR="00CE41A2" w:rsidRPr="00E404A8" w:rsidDel="00CA2383" w:rsidRDefault="00CE41A2">
      <w:pPr>
        <w:pStyle w:val="ListParagraphBulleted"/>
        <w:numPr>
          <w:ilvl w:val="1"/>
          <w:numId w:val="7"/>
        </w:numPr>
        <w:ind w:left="540"/>
        <w:rPr>
          <w:del w:id="564" w:author="Mohammed Khateeb" w:date="2025-01-29T16:27:00Z" w16du:dateUtc="2025-01-29T12:27:00Z"/>
          <w:rPrChange w:id="565" w:author="Mohammed Khateeb" w:date="2025-01-29T14:00:00Z" w16du:dateUtc="2025-01-29T10:00:00Z">
            <w:rPr>
              <w:del w:id="566" w:author="Mohammed Khateeb" w:date="2025-01-29T16:27:00Z" w16du:dateUtc="2025-01-29T12:27:00Z"/>
              <w:lang w:val="en-CA"/>
            </w:rPr>
          </w:rPrChange>
        </w:rPr>
        <w:pPrChange w:id="567" w:author="Mohammed Khateeb" w:date="2025-01-29T14:00:00Z" w16du:dateUtc="2025-01-29T10:00:00Z">
          <w:pPr>
            <w:pStyle w:val="ListParagraphBulleted"/>
            <w:numPr>
              <w:numId w:val="42"/>
            </w:numPr>
            <w:ind w:left="360" w:hanging="360"/>
          </w:pPr>
        </w:pPrChange>
      </w:pPr>
      <w:del w:id="568" w:author="Mohammed Khateeb" w:date="2025-01-29T16:27:00Z" w16du:dateUtc="2025-01-29T12:27:00Z">
        <w:r w:rsidRPr="00E404A8" w:rsidDel="00CA2383">
          <w:rPr>
            <w:rPrChange w:id="569" w:author="Mohammed Khateeb" w:date="2025-01-29T14:00:00Z" w16du:dateUtc="2025-01-29T10:00:00Z">
              <w:rPr>
                <w:lang w:val="en-CA"/>
              </w:rPr>
            </w:rPrChange>
          </w:rPr>
          <w:delText xml:space="preserve">Approve </w:delText>
        </w:r>
        <w:r w:rsidRPr="00E404A8" w:rsidDel="00CA2383">
          <w:rPr>
            <w:rPrChange w:id="570" w:author="Mohammed Khateeb" w:date="2025-01-29T14:00:00Z" w16du:dateUtc="2025-01-29T10:00:00Z">
              <w:rPr>
                <w:rFonts w:cstheme="minorHAnsi"/>
                <w:lang w:eastAsia="zh-CN"/>
              </w:rPr>
            </w:rPrChange>
          </w:rPr>
          <w:delText>any change to this document, based upon an endorsement by the CISO and relevant stakeholders.</w:delText>
        </w:r>
      </w:del>
    </w:p>
    <w:p w14:paraId="597AB0F5" w14:textId="2DDF3E89" w:rsidR="00221F46" w:rsidRPr="00E404A8" w:rsidDel="00E404A8" w:rsidRDefault="00221F46">
      <w:pPr>
        <w:pStyle w:val="ListParagraphBulleted"/>
        <w:rPr>
          <w:del w:id="571" w:author="Mohammed Khateeb" w:date="2025-01-29T14:00:00Z" w16du:dateUtc="2025-01-29T10:00:00Z"/>
          <w:rFonts w:asciiTheme="majorHAnsi" w:hAnsiTheme="majorHAnsi"/>
          <w:b/>
          <w:bCs/>
          <w:color w:val="auto"/>
          <w:szCs w:val="18"/>
          <w:lang w:val="en-CA"/>
          <w:rPrChange w:id="572" w:author="Mohammed Khateeb" w:date="2025-01-29T14:00:00Z" w16du:dateUtc="2025-01-29T10:00:00Z">
            <w:rPr>
              <w:del w:id="573" w:author="Mohammed Khateeb" w:date="2025-01-29T14:00:00Z" w16du:dateUtc="2025-01-29T10:00:00Z"/>
              <w:rFonts w:asciiTheme="majorHAnsi" w:hAnsiTheme="majorHAnsi"/>
              <w:color w:val="auto"/>
              <w:szCs w:val="18"/>
              <w:lang w:val="en-CA"/>
            </w:rPr>
          </w:rPrChange>
        </w:rPr>
      </w:pPr>
    </w:p>
    <w:p w14:paraId="28226183" w14:textId="304E9748" w:rsidR="00221F46" w:rsidRPr="00E404A8" w:rsidDel="00CA2383" w:rsidRDefault="00221F46">
      <w:pPr>
        <w:pStyle w:val="ListParagraphBulleted"/>
        <w:rPr>
          <w:del w:id="574" w:author="Mohammed Khateeb" w:date="2025-01-29T16:28:00Z" w16du:dateUtc="2025-01-29T12:28:00Z"/>
          <w:rFonts w:asciiTheme="majorHAnsi" w:hAnsiTheme="majorHAnsi"/>
          <w:b/>
          <w:bCs/>
          <w:color w:val="auto"/>
          <w:szCs w:val="18"/>
          <w:lang w:val="en-CA"/>
          <w:rPrChange w:id="575" w:author="Mohammed Khateeb" w:date="2025-01-29T14:00:00Z" w16du:dateUtc="2025-01-29T10:00:00Z">
            <w:rPr>
              <w:del w:id="576" w:author="Mohammed Khateeb" w:date="2025-01-29T16:28:00Z" w16du:dateUtc="2025-01-29T12:28:00Z"/>
              <w:b/>
              <w:bCs/>
            </w:rPr>
          </w:rPrChange>
        </w:rPr>
        <w:pPrChange w:id="577" w:author="Mohammed Khateeb" w:date="2025-01-29T14:00:00Z" w16du:dateUtc="2025-01-29T10:00:00Z">
          <w:pPr>
            <w:jc w:val="both"/>
          </w:pPr>
        </w:pPrChange>
      </w:pPr>
      <w:del w:id="578" w:author="Mohammed Khateeb" w:date="2025-01-29T16:28:00Z" w16du:dateUtc="2025-01-29T12:28:00Z">
        <w:r w:rsidRPr="00E404A8" w:rsidDel="00CA2383">
          <w:rPr>
            <w:rFonts w:asciiTheme="majorHAnsi" w:hAnsiTheme="majorHAnsi"/>
            <w:b/>
            <w:bCs/>
            <w:color w:val="auto"/>
            <w:szCs w:val="18"/>
            <w:lang w:val="en-CA"/>
            <w:rPrChange w:id="579" w:author="Mohammed Khateeb" w:date="2025-01-29T14:00:00Z" w16du:dateUtc="2025-01-29T10:00:00Z">
              <w:rPr>
                <w:b/>
                <w:bCs/>
              </w:rPr>
            </w:rPrChange>
          </w:rPr>
          <w:delText>Information Technology</w:delText>
        </w:r>
        <w:r w:rsidRPr="00E404A8" w:rsidDel="00CA2383">
          <w:rPr>
            <w:rFonts w:asciiTheme="majorHAnsi" w:hAnsiTheme="majorHAnsi"/>
            <w:b/>
            <w:bCs/>
            <w:color w:val="auto"/>
            <w:szCs w:val="18"/>
            <w:lang w:val="en-CA"/>
            <w:rPrChange w:id="580" w:author="Mohammed Khateeb" w:date="2025-01-29T14:00:00Z" w16du:dateUtc="2025-01-29T10:00:00Z">
              <w:rPr>
                <w:b/>
                <w:bCs/>
              </w:rPr>
            </w:rPrChange>
          </w:rPr>
          <w:tab/>
        </w:r>
      </w:del>
    </w:p>
    <w:p w14:paraId="2357C526" w14:textId="10CD2838" w:rsidR="002B4E11" w:rsidDel="00CA2383" w:rsidRDefault="005927B9">
      <w:pPr>
        <w:pStyle w:val="ListParagraphBulleted"/>
        <w:numPr>
          <w:ilvl w:val="1"/>
          <w:numId w:val="7"/>
        </w:numPr>
        <w:ind w:left="540"/>
        <w:rPr>
          <w:del w:id="581" w:author="Mohammed Khateeb" w:date="2025-01-29T16:27:00Z" w16du:dateUtc="2025-01-29T12:27:00Z"/>
        </w:rPr>
        <w:pPrChange w:id="582" w:author="Mohammed Khateeb" w:date="2025-01-29T14:00:00Z" w16du:dateUtc="2025-01-29T10:00:00Z">
          <w:pPr>
            <w:pStyle w:val="ListParagraphBulleted"/>
            <w:numPr>
              <w:numId w:val="47"/>
            </w:numPr>
            <w:ind w:left="360" w:hanging="360"/>
          </w:pPr>
        </w:pPrChange>
      </w:pPr>
      <w:del w:id="583" w:author="Mohammed Khateeb" w:date="2025-01-29T16:27:00Z" w16du:dateUtc="2025-01-29T12:27:00Z">
        <w:r w:rsidDel="00CA2383">
          <w:delText>Test a</w:delText>
        </w:r>
        <w:r w:rsidRPr="005927B9" w:rsidDel="00CA2383">
          <w:delText>ll software and hardware installations prior to being moved to live production environment</w:delText>
        </w:r>
        <w:r w:rsidDel="00CA2383">
          <w:delText>.</w:delText>
        </w:r>
      </w:del>
    </w:p>
    <w:p w14:paraId="5B77E1B2" w14:textId="43AC82B3" w:rsidR="002B4E11" w:rsidRPr="00BC3F5F" w:rsidDel="00CA2383" w:rsidRDefault="002B4E11">
      <w:pPr>
        <w:pStyle w:val="ListParagraphBulleted"/>
        <w:numPr>
          <w:ilvl w:val="1"/>
          <w:numId w:val="7"/>
        </w:numPr>
        <w:ind w:left="540"/>
        <w:rPr>
          <w:del w:id="584" w:author="Mohammed Khateeb" w:date="2025-01-29T16:27:00Z" w16du:dateUtc="2025-01-29T12:27:00Z"/>
        </w:rPr>
        <w:pPrChange w:id="585" w:author="Mohammed Khateeb" w:date="2025-01-29T14:00:00Z" w16du:dateUtc="2025-01-29T10:00:00Z">
          <w:pPr>
            <w:pStyle w:val="ListParagraphBulleted"/>
            <w:numPr>
              <w:numId w:val="47"/>
            </w:numPr>
            <w:ind w:left="360" w:hanging="360"/>
          </w:pPr>
        </w:pPrChange>
      </w:pPr>
      <w:del w:id="586" w:author="Mohammed Khateeb" w:date="2025-01-29T16:27:00Z" w16du:dateUtc="2025-01-29T12:27:00Z">
        <w:r w:rsidRPr="00E404A8" w:rsidDel="00CA2383">
          <w:rPr>
            <w:rPrChange w:id="587" w:author="Mohammed Khateeb" w:date="2025-01-29T14:00:00Z" w16du:dateUtc="2025-01-29T10:00:00Z">
              <w:rPr>
                <w:lang w:val="en-GB"/>
              </w:rPr>
            </w:rPrChange>
          </w:rPr>
          <w:delText xml:space="preserve">Allocate information systems (Laptops, PCs, tablet PCs etc.) </w:delText>
        </w:r>
        <w:r w:rsidR="003A41DD" w:rsidRPr="00E404A8" w:rsidDel="00CA2383">
          <w:rPr>
            <w:rPrChange w:id="588" w:author="Mohammed Khateeb" w:date="2025-01-29T14:00:00Z" w16du:dateUtc="2025-01-29T10:00:00Z">
              <w:rPr>
                <w:lang w:val="en-GB"/>
              </w:rPr>
            </w:rPrChange>
          </w:rPr>
          <w:delText xml:space="preserve">to appropriate personnel inclusive but not limited to employees and </w:delText>
        </w:r>
      </w:del>
      <w:del w:id="589" w:author="Mohammed Khateeb" w:date="2025-01-29T14:01:00Z" w16du:dateUtc="2025-01-29T10:01:00Z">
        <w:r w:rsidR="003A41DD" w:rsidRPr="00E404A8" w:rsidDel="00E404A8">
          <w:rPr>
            <w:rPrChange w:id="590" w:author="Mohammed Khateeb" w:date="2025-01-29T14:00:00Z" w16du:dateUtc="2025-01-29T10:00:00Z">
              <w:rPr>
                <w:lang w:val="en-GB"/>
              </w:rPr>
            </w:rPrChange>
          </w:rPr>
          <w:delText>third party</w:delText>
        </w:r>
      </w:del>
      <w:del w:id="591" w:author="Mohammed Khateeb" w:date="2025-01-29T16:27:00Z" w16du:dateUtc="2025-01-29T12:27:00Z">
        <w:r w:rsidR="003A41DD" w:rsidRPr="00E404A8" w:rsidDel="00CA2383">
          <w:rPr>
            <w:rPrChange w:id="592" w:author="Mohammed Khateeb" w:date="2025-01-29T14:00:00Z" w16du:dateUtc="2025-01-29T10:00:00Z">
              <w:rPr>
                <w:lang w:val="en-GB"/>
              </w:rPr>
            </w:rPrChange>
          </w:rPr>
          <w:delText xml:space="preserve"> contractors. </w:delText>
        </w:r>
      </w:del>
    </w:p>
    <w:p w14:paraId="5A84D220" w14:textId="7F8403BE" w:rsidR="00BC3F5F" w:rsidDel="00CA2383" w:rsidRDefault="00BC3F5F">
      <w:pPr>
        <w:pStyle w:val="ListParagraphBulleted"/>
        <w:numPr>
          <w:ilvl w:val="1"/>
          <w:numId w:val="7"/>
        </w:numPr>
        <w:ind w:left="540"/>
        <w:rPr>
          <w:del w:id="593" w:author="Mohammed Khateeb" w:date="2025-01-29T16:27:00Z" w16du:dateUtc="2025-01-29T12:27:00Z"/>
        </w:rPr>
        <w:pPrChange w:id="594" w:author="Mohammed Khateeb" w:date="2025-01-29T14:00:00Z" w16du:dateUtc="2025-01-29T10:00:00Z">
          <w:pPr>
            <w:pStyle w:val="ListParagraphBulleted"/>
            <w:numPr>
              <w:numId w:val="47"/>
            </w:numPr>
            <w:ind w:left="360" w:hanging="360"/>
          </w:pPr>
        </w:pPrChange>
      </w:pPr>
      <w:del w:id="595" w:author="Mohammed Khateeb" w:date="2025-01-29T16:27:00Z" w16du:dateUtc="2025-01-29T12:27:00Z">
        <w:r w:rsidDel="00CA2383">
          <w:delText xml:space="preserve">Ensure that all purchases of IT infrastructure </w:delText>
        </w:r>
      </w:del>
      <w:del w:id="596" w:author="Mohammed Khateeb" w:date="2025-01-29T14:01:00Z" w16du:dateUtc="2025-01-29T10:01:00Z">
        <w:r w:rsidDel="00E404A8">
          <w:delText>follows</w:delText>
        </w:r>
      </w:del>
      <w:del w:id="597" w:author="Mohammed Khateeb" w:date="2025-01-29T16:27:00Z" w16du:dateUtc="2025-01-29T12:27:00Z">
        <w:r w:rsidDel="00CA2383">
          <w:delText xml:space="preserve"> a standard, documented </w:delText>
        </w:r>
        <w:r w:rsidR="00F5243E" w:rsidDel="00CA2383">
          <w:delText>evaluation</w:delText>
        </w:r>
        <w:r w:rsidDel="00CA2383">
          <w:delText xml:space="preserve"> process. </w:delText>
        </w:r>
      </w:del>
    </w:p>
    <w:p w14:paraId="64D79AE3" w14:textId="7264598A" w:rsidR="006D6019" w:rsidDel="00CA2383" w:rsidRDefault="006D6019">
      <w:pPr>
        <w:pStyle w:val="ListParagraphBulleted"/>
        <w:numPr>
          <w:ilvl w:val="1"/>
          <w:numId w:val="7"/>
        </w:numPr>
        <w:ind w:left="540"/>
        <w:rPr>
          <w:del w:id="598" w:author="Mohammed Khateeb" w:date="2025-01-29T16:27:00Z" w16du:dateUtc="2025-01-29T12:27:00Z"/>
        </w:rPr>
        <w:pPrChange w:id="599" w:author="Mohammed Khateeb" w:date="2025-01-29T14:00:00Z" w16du:dateUtc="2025-01-29T10:00:00Z">
          <w:pPr>
            <w:pStyle w:val="ListParagraphBulleted"/>
            <w:numPr>
              <w:numId w:val="47"/>
            </w:numPr>
            <w:ind w:left="360" w:hanging="360"/>
          </w:pPr>
        </w:pPrChange>
      </w:pPr>
      <w:del w:id="600" w:author="Mohammed Khateeb" w:date="2025-01-29T16:27:00Z" w16du:dateUtc="2025-01-29T12:27:00Z">
        <w:r w:rsidDel="00CA2383">
          <w:delText xml:space="preserve">Monitor infrastructure’s capacity requirements. </w:delText>
        </w:r>
      </w:del>
    </w:p>
    <w:p w14:paraId="32BFC61D" w14:textId="3A0A1931" w:rsidR="00D20B7D" w:rsidDel="00CA2383" w:rsidRDefault="00CF6CCC">
      <w:pPr>
        <w:pStyle w:val="ListParagraphBulleted"/>
        <w:numPr>
          <w:ilvl w:val="1"/>
          <w:numId w:val="7"/>
        </w:numPr>
        <w:ind w:left="540"/>
        <w:rPr>
          <w:del w:id="601" w:author="Mohammed Khateeb" w:date="2025-01-29T16:27:00Z" w16du:dateUtc="2025-01-29T12:27:00Z"/>
        </w:rPr>
        <w:pPrChange w:id="602" w:author="Mohammed Khateeb" w:date="2025-01-29T14:00:00Z" w16du:dateUtc="2025-01-29T10:00:00Z">
          <w:pPr>
            <w:pStyle w:val="ListParagraphBulleted"/>
            <w:numPr>
              <w:numId w:val="47"/>
            </w:numPr>
            <w:ind w:left="360" w:hanging="360"/>
          </w:pPr>
        </w:pPrChange>
      </w:pPr>
      <w:del w:id="603" w:author="Mohammed Khateeb" w:date="2025-01-29T16:27:00Z" w16du:dateUtc="2025-01-29T12:27:00Z">
        <w:r w:rsidDel="00CA2383">
          <w:delText xml:space="preserve">Ensure documentation, </w:delText>
        </w:r>
        <w:r w:rsidR="00F5243E" w:rsidDel="00CA2383">
          <w:delText>updating</w:delText>
        </w:r>
        <w:r w:rsidDel="00CA2383">
          <w:delText xml:space="preserve"> and periodic review of operating </w:delText>
        </w:r>
        <w:r w:rsidR="00191F9B" w:rsidDel="00CA2383">
          <w:delText>procedures for all information systems.</w:delText>
        </w:r>
      </w:del>
    </w:p>
    <w:p w14:paraId="3A9651AD" w14:textId="3075370E" w:rsidR="00D20B7D" w:rsidDel="00E404A8" w:rsidRDefault="00D20B7D">
      <w:pPr>
        <w:pStyle w:val="ListParagraphBulleted"/>
        <w:numPr>
          <w:ilvl w:val="1"/>
          <w:numId w:val="7"/>
        </w:numPr>
        <w:ind w:left="540"/>
        <w:rPr>
          <w:del w:id="604" w:author="Mohammed Khateeb" w:date="2025-01-29T14:01:00Z" w16du:dateUtc="2025-01-29T10:01:00Z"/>
        </w:rPr>
        <w:pPrChange w:id="605" w:author="Mohammed Khateeb" w:date="2025-01-29T14:00:00Z" w16du:dateUtc="2025-01-29T10:00:00Z">
          <w:pPr>
            <w:pStyle w:val="ListParagraphBulleted"/>
            <w:numPr>
              <w:numId w:val="47"/>
            </w:numPr>
            <w:ind w:left="360" w:hanging="360"/>
          </w:pPr>
        </w:pPrChange>
      </w:pPr>
      <w:del w:id="606" w:author="Mohammed Khateeb" w:date="2025-01-29T16:27:00Z" w16du:dateUtc="2025-01-29T12:27:00Z">
        <w:r w:rsidRPr="00E404A8" w:rsidDel="00CA2383">
          <w:rPr>
            <w:rPrChange w:id="607" w:author="Mohammed Khateeb" w:date="2025-01-29T14:00:00Z" w16du:dateUtc="2025-01-29T10:00:00Z">
              <w:rPr>
                <w:rFonts w:asciiTheme="majorHAnsi" w:hAnsiTheme="majorHAnsi"/>
                <w:color w:val="auto"/>
                <w:szCs w:val="18"/>
                <w:lang w:val="en-GB"/>
              </w:rPr>
            </w:rPrChange>
          </w:rPr>
          <w:delText>Responsible to implement technical controls as per this Policy.</w:delText>
        </w:r>
      </w:del>
    </w:p>
    <w:p w14:paraId="272FD3CD" w14:textId="4C1B1772" w:rsidR="00DC2C6E" w:rsidRPr="00E404A8" w:rsidDel="00CA2383" w:rsidRDefault="00DC2C6E">
      <w:pPr>
        <w:pStyle w:val="ListParagraphBulleted"/>
        <w:numPr>
          <w:ilvl w:val="1"/>
          <w:numId w:val="7"/>
        </w:numPr>
        <w:ind w:left="540"/>
        <w:rPr>
          <w:del w:id="608" w:author="Mohammed Khateeb" w:date="2025-01-29T16:27:00Z" w16du:dateUtc="2025-01-29T12:27:00Z"/>
          <w:rPrChange w:id="609" w:author="Mohammed Khateeb" w:date="2025-01-29T14:00:00Z" w16du:dateUtc="2025-01-29T10:00:00Z">
            <w:rPr>
              <w:del w:id="610" w:author="Mohammed Khateeb" w:date="2025-01-29T16:27:00Z" w16du:dateUtc="2025-01-29T12:27:00Z"/>
              <w:rFonts w:asciiTheme="majorHAnsi" w:hAnsiTheme="majorHAnsi"/>
              <w:color w:val="auto"/>
              <w:szCs w:val="18"/>
              <w:lang w:val="en-CA"/>
            </w:rPr>
          </w:rPrChange>
        </w:rPr>
        <w:pPrChange w:id="611" w:author="Mohammed Khateeb" w:date="2025-01-29T14:01:00Z" w16du:dateUtc="2025-01-29T10:01:00Z">
          <w:pPr>
            <w:pStyle w:val="ListParagraphBulleted"/>
            <w:spacing w:line="288" w:lineRule="auto"/>
          </w:pPr>
        </w:pPrChange>
      </w:pPr>
    </w:p>
    <w:p w14:paraId="052CB6F5" w14:textId="11616BDB" w:rsidR="008028CA" w:rsidRPr="00E404A8" w:rsidDel="00CA2383" w:rsidRDefault="008028CA">
      <w:pPr>
        <w:pStyle w:val="ListParagraphBulleted"/>
        <w:rPr>
          <w:del w:id="612" w:author="Mohammed Khateeb" w:date="2025-01-29T16:28:00Z" w16du:dateUtc="2025-01-29T12:28:00Z"/>
          <w:rFonts w:asciiTheme="majorHAnsi" w:hAnsiTheme="majorHAnsi"/>
          <w:b/>
          <w:bCs/>
          <w:color w:val="auto"/>
          <w:szCs w:val="18"/>
          <w:lang w:val="en-CA"/>
        </w:rPr>
        <w:pPrChange w:id="613" w:author="Mohammed Khateeb" w:date="2025-01-29T14:00:00Z" w16du:dateUtc="2025-01-29T10:00:00Z">
          <w:pPr/>
        </w:pPrChange>
      </w:pPr>
      <w:del w:id="614" w:author="Mohammed Khateeb" w:date="2025-01-29T16:28:00Z" w16du:dateUtc="2025-01-29T12:28:00Z">
        <w:r w:rsidRPr="00E404A8" w:rsidDel="00CA2383">
          <w:rPr>
            <w:rFonts w:asciiTheme="majorHAnsi" w:hAnsiTheme="majorHAnsi"/>
            <w:b/>
            <w:bCs/>
            <w:color w:val="auto"/>
            <w:szCs w:val="18"/>
            <w:lang w:val="en-CA"/>
          </w:rPr>
          <w:delText>IS (Information Security) Team</w:delText>
        </w:r>
      </w:del>
    </w:p>
    <w:p w14:paraId="2BBB25B7" w14:textId="2283E26F" w:rsidR="008028CA" w:rsidRPr="00E404A8" w:rsidDel="00CA2383" w:rsidRDefault="008028CA">
      <w:pPr>
        <w:pStyle w:val="ListParagraphBulleted"/>
        <w:numPr>
          <w:ilvl w:val="1"/>
          <w:numId w:val="7"/>
        </w:numPr>
        <w:ind w:left="540"/>
        <w:rPr>
          <w:del w:id="615" w:author="Mohammed Khateeb" w:date="2025-01-29T16:28:00Z" w16du:dateUtc="2025-01-29T12:28:00Z"/>
          <w:moveFrom w:id="616" w:author="Mohammed Khateeb" w:date="2025-01-29T16:28:00Z" w16du:dateUtc="2025-01-29T12:28:00Z"/>
          <w:rPrChange w:id="617" w:author="Mohammed Khateeb" w:date="2025-01-29T14:00:00Z" w16du:dateUtc="2025-01-29T10:00:00Z">
            <w:rPr>
              <w:del w:id="618" w:author="Mohammed Khateeb" w:date="2025-01-29T16:28:00Z" w16du:dateUtc="2025-01-29T12:28:00Z"/>
              <w:moveFrom w:id="619" w:author="Mohammed Khateeb" w:date="2025-01-29T16:28:00Z" w16du:dateUtc="2025-01-29T12:28:00Z"/>
              <w:lang w:val="en-CA"/>
            </w:rPr>
          </w:rPrChange>
        </w:rPr>
        <w:pPrChange w:id="620" w:author="Mohammed Khateeb" w:date="2025-01-29T14:00:00Z" w16du:dateUtc="2025-01-29T10:00:00Z">
          <w:pPr>
            <w:pStyle w:val="ListParagraphBulleted"/>
          </w:pPr>
        </w:pPrChange>
      </w:pPr>
      <w:moveFromRangeStart w:id="621" w:author="Mohammed Khateeb" w:date="2025-01-29T16:28:00Z" w:name="move189060503"/>
      <w:moveFrom w:id="622" w:author="Mohammed Khateeb" w:date="2025-01-29T16:28:00Z" w16du:dateUtc="2025-01-29T12:28:00Z">
        <w:del w:id="623" w:author="Mohammed Khateeb" w:date="2025-01-29T16:28:00Z" w16du:dateUtc="2025-01-29T12:28:00Z">
          <w:r w:rsidRPr="00E404A8" w:rsidDel="00CA2383">
            <w:rPr>
              <w:rPrChange w:id="624" w:author="Mohammed Khateeb" w:date="2025-01-29T14:00:00Z" w16du:dateUtc="2025-01-29T10:00:00Z">
                <w:rPr>
                  <w:lang w:val="en-CA"/>
                </w:rPr>
              </w:rPrChange>
            </w:rPr>
            <w:delText>Develop and enforce Security Operations policies implementation.</w:delText>
          </w:r>
        </w:del>
      </w:moveFrom>
    </w:p>
    <w:p w14:paraId="60728484" w14:textId="69F3C24D" w:rsidR="004039C5" w:rsidRPr="00E404A8" w:rsidDel="00CA2383" w:rsidRDefault="004039C5">
      <w:pPr>
        <w:pStyle w:val="ListParagraphBulleted"/>
        <w:numPr>
          <w:ilvl w:val="1"/>
          <w:numId w:val="7"/>
        </w:numPr>
        <w:ind w:left="540"/>
        <w:rPr>
          <w:del w:id="625" w:author="Mohammed Khateeb" w:date="2025-01-29T16:28:00Z" w16du:dateUtc="2025-01-29T12:28:00Z"/>
          <w:moveFrom w:id="626" w:author="Mohammed Khateeb" w:date="2025-01-29T16:28:00Z" w16du:dateUtc="2025-01-29T12:28:00Z"/>
          <w:rPrChange w:id="627" w:author="Mohammed Khateeb" w:date="2025-01-29T14:00:00Z" w16du:dateUtc="2025-01-29T10:00:00Z">
            <w:rPr>
              <w:del w:id="628" w:author="Mohammed Khateeb" w:date="2025-01-29T16:28:00Z" w16du:dateUtc="2025-01-29T12:28:00Z"/>
              <w:moveFrom w:id="629" w:author="Mohammed Khateeb" w:date="2025-01-29T16:28:00Z" w16du:dateUtc="2025-01-29T12:28:00Z"/>
              <w:lang w:val="en-CA"/>
            </w:rPr>
          </w:rPrChange>
        </w:rPr>
        <w:pPrChange w:id="630" w:author="Mohammed Khateeb" w:date="2025-01-29T14:00:00Z" w16du:dateUtc="2025-01-29T10:00:00Z">
          <w:pPr>
            <w:pStyle w:val="ListParagraphBulleted"/>
          </w:pPr>
        </w:pPrChange>
      </w:pPr>
      <w:moveFrom w:id="631" w:author="Mohammed Khateeb" w:date="2025-01-29T16:28:00Z" w16du:dateUtc="2025-01-29T12:28:00Z">
        <w:del w:id="632" w:author="Mohammed Khateeb" w:date="2025-01-29T16:28:00Z" w16du:dateUtc="2025-01-29T12:28:00Z">
          <w:r w:rsidRPr="00E404A8" w:rsidDel="00CA2383">
            <w:rPr>
              <w:rPrChange w:id="633" w:author="Mohammed Khateeb" w:date="2025-01-29T14:00:00Z" w16du:dateUtc="2025-01-29T10:00:00Z">
                <w:rPr>
                  <w:lang w:val="en-CA"/>
                </w:rPr>
              </w:rPrChange>
            </w:rPr>
            <w:delText>Establish operating procedures in co-ordination with all relevant stakeholders.</w:delText>
          </w:r>
        </w:del>
      </w:moveFrom>
    </w:p>
    <w:p w14:paraId="1F784F1E" w14:textId="76FB1EDC" w:rsidR="008028CA" w:rsidRPr="00E404A8" w:rsidDel="00CA2383" w:rsidRDefault="008028CA">
      <w:pPr>
        <w:pStyle w:val="ListParagraphBulleted"/>
        <w:numPr>
          <w:ilvl w:val="1"/>
          <w:numId w:val="7"/>
        </w:numPr>
        <w:ind w:left="540"/>
        <w:rPr>
          <w:del w:id="634" w:author="Mohammed Khateeb" w:date="2025-01-29T16:28:00Z" w16du:dateUtc="2025-01-29T12:28:00Z"/>
          <w:moveFrom w:id="635" w:author="Mohammed Khateeb" w:date="2025-01-29T16:28:00Z" w16du:dateUtc="2025-01-29T12:28:00Z"/>
          <w:rPrChange w:id="636" w:author="Mohammed Khateeb" w:date="2025-01-29T14:00:00Z" w16du:dateUtc="2025-01-29T10:00:00Z">
            <w:rPr>
              <w:del w:id="637" w:author="Mohammed Khateeb" w:date="2025-01-29T16:28:00Z" w16du:dateUtc="2025-01-29T12:28:00Z"/>
              <w:moveFrom w:id="638" w:author="Mohammed Khateeb" w:date="2025-01-29T16:28:00Z" w16du:dateUtc="2025-01-29T12:28:00Z"/>
              <w:lang w:val="en-CA"/>
            </w:rPr>
          </w:rPrChange>
        </w:rPr>
        <w:pPrChange w:id="639" w:author="Mohammed Khateeb" w:date="2025-01-29T14:00:00Z" w16du:dateUtc="2025-01-29T10:00:00Z">
          <w:pPr>
            <w:pStyle w:val="ListParagraphBulleted"/>
          </w:pPr>
        </w:pPrChange>
      </w:pPr>
      <w:moveFrom w:id="640" w:author="Mohammed Khateeb" w:date="2025-01-29T16:28:00Z" w16du:dateUtc="2025-01-29T12:28:00Z">
        <w:del w:id="641" w:author="Mohammed Khateeb" w:date="2025-01-29T16:28:00Z" w16du:dateUtc="2025-01-29T12:28:00Z">
          <w:r w:rsidRPr="00E404A8" w:rsidDel="00CA2383">
            <w:rPr>
              <w:rPrChange w:id="642" w:author="Mohammed Khateeb" w:date="2025-01-29T14:00:00Z" w16du:dateUtc="2025-01-29T10:00:00Z">
                <w:rPr>
                  <w:lang w:val="en-CA"/>
                </w:rPr>
              </w:rPrChange>
            </w:rPr>
            <w:delText>Manage initiatives and projects related to Security Operations.</w:delText>
          </w:r>
        </w:del>
      </w:moveFrom>
    </w:p>
    <w:p w14:paraId="7721FEF3" w14:textId="7F1EEC5E" w:rsidR="008028CA" w:rsidRPr="00E404A8" w:rsidDel="00CA2383" w:rsidRDefault="008028CA">
      <w:pPr>
        <w:pStyle w:val="ListParagraphBulleted"/>
        <w:numPr>
          <w:ilvl w:val="1"/>
          <w:numId w:val="7"/>
        </w:numPr>
        <w:ind w:left="540"/>
        <w:rPr>
          <w:del w:id="643" w:author="Mohammed Khateeb" w:date="2025-01-29T16:28:00Z" w16du:dateUtc="2025-01-29T12:28:00Z"/>
          <w:moveFrom w:id="644" w:author="Mohammed Khateeb" w:date="2025-01-29T16:28:00Z" w16du:dateUtc="2025-01-29T12:28:00Z"/>
          <w:rPrChange w:id="645" w:author="Mohammed Khateeb" w:date="2025-01-29T14:00:00Z" w16du:dateUtc="2025-01-29T10:00:00Z">
            <w:rPr>
              <w:del w:id="646" w:author="Mohammed Khateeb" w:date="2025-01-29T16:28:00Z" w16du:dateUtc="2025-01-29T12:28:00Z"/>
              <w:moveFrom w:id="647" w:author="Mohammed Khateeb" w:date="2025-01-29T16:28:00Z" w16du:dateUtc="2025-01-29T12:28:00Z"/>
              <w:lang w:val="en-CA"/>
            </w:rPr>
          </w:rPrChange>
        </w:rPr>
        <w:pPrChange w:id="648" w:author="Mohammed Khateeb" w:date="2025-01-29T14:00:00Z" w16du:dateUtc="2025-01-29T10:00:00Z">
          <w:pPr>
            <w:pStyle w:val="ListParagraphBulleted"/>
          </w:pPr>
        </w:pPrChange>
      </w:pPr>
      <w:moveFrom w:id="649" w:author="Mohammed Khateeb" w:date="2025-01-29T16:28:00Z" w16du:dateUtc="2025-01-29T12:28:00Z">
        <w:del w:id="650" w:author="Mohammed Khateeb" w:date="2025-01-29T16:28:00Z" w16du:dateUtc="2025-01-29T12:28:00Z">
          <w:r w:rsidRPr="00E404A8" w:rsidDel="00CA2383">
            <w:rPr>
              <w:rPrChange w:id="651" w:author="Mohammed Khateeb" w:date="2025-01-29T14:00:00Z" w16du:dateUtc="2025-01-29T10:00:00Z">
                <w:rPr>
                  <w:lang w:val="en-CA"/>
                </w:rPr>
              </w:rPrChange>
            </w:rPr>
            <w:delText>Conduct third-party information security and data protection risk and compliance assessments and track risk mitigation.</w:delText>
          </w:r>
        </w:del>
      </w:moveFrom>
    </w:p>
    <w:p w14:paraId="7333B0D0" w14:textId="2F5CC82B" w:rsidR="008028CA" w:rsidRPr="00E404A8" w:rsidDel="00CA2383" w:rsidRDefault="008028CA">
      <w:pPr>
        <w:pStyle w:val="ListParagraphBulleted"/>
        <w:numPr>
          <w:ilvl w:val="1"/>
          <w:numId w:val="7"/>
        </w:numPr>
        <w:ind w:left="540"/>
        <w:rPr>
          <w:del w:id="652" w:author="Mohammed Khateeb" w:date="2025-01-29T16:28:00Z" w16du:dateUtc="2025-01-29T12:28:00Z"/>
          <w:moveFrom w:id="653" w:author="Mohammed Khateeb" w:date="2025-01-29T16:28:00Z" w16du:dateUtc="2025-01-29T12:28:00Z"/>
          <w:rPrChange w:id="654" w:author="Mohammed Khateeb" w:date="2025-01-29T14:00:00Z" w16du:dateUtc="2025-01-29T10:00:00Z">
            <w:rPr>
              <w:del w:id="655" w:author="Mohammed Khateeb" w:date="2025-01-29T16:28:00Z" w16du:dateUtc="2025-01-29T12:28:00Z"/>
              <w:moveFrom w:id="656" w:author="Mohammed Khateeb" w:date="2025-01-29T16:28:00Z" w16du:dateUtc="2025-01-29T12:28:00Z"/>
              <w:lang w:val="en-CA"/>
            </w:rPr>
          </w:rPrChange>
        </w:rPr>
        <w:pPrChange w:id="657" w:author="Mohammed Khateeb" w:date="2025-01-29T14:00:00Z" w16du:dateUtc="2025-01-29T10:00:00Z">
          <w:pPr>
            <w:pStyle w:val="ListParagraphBulleted"/>
          </w:pPr>
        </w:pPrChange>
      </w:pPr>
      <w:moveFrom w:id="658" w:author="Mohammed Khateeb" w:date="2025-01-29T16:28:00Z" w16du:dateUtc="2025-01-29T12:28:00Z">
        <w:del w:id="659" w:author="Mohammed Khateeb" w:date="2025-01-29T16:28:00Z" w16du:dateUtc="2025-01-29T12:28:00Z">
          <w:r w:rsidRPr="00E404A8" w:rsidDel="00CA2383">
            <w:rPr>
              <w:rPrChange w:id="660" w:author="Mohammed Khateeb" w:date="2025-01-29T14:00:00Z" w16du:dateUtc="2025-01-29T10:00:00Z">
                <w:rPr>
                  <w:lang w:val="en-CA"/>
                </w:rPr>
              </w:rPrChange>
            </w:rPr>
            <w:delText>Conduct periodic internal audits based on requirements of ISO 27001, ISO27701 and ISO 20000 standards.</w:delText>
          </w:r>
        </w:del>
      </w:moveFrom>
    </w:p>
    <w:p w14:paraId="211319F8" w14:textId="5FB6D962" w:rsidR="008028CA" w:rsidRPr="00E404A8" w:rsidDel="00CA2383" w:rsidRDefault="008028CA">
      <w:pPr>
        <w:pStyle w:val="ListParagraphBulleted"/>
        <w:numPr>
          <w:ilvl w:val="1"/>
          <w:numId w:val="7"/>
        </w:numPr>
        <w:ind w:left="540"/>
        <w:rPr>
          <w:del w:id="661" w:author="Mohammed Khateeb" w:date="2025-01-29T16:28:00Z" w16du:dateUtc="2025-01-29T12:28:00Z"/>
          <w:moveFrom w:id="662" w:author="Mohammed Khateeb" w:date="2025-01-29T16:28:00Z" w16du:dateUtc="2025-01-29T12:28:00Z"/>
          <w:rPrChange w:id="663" w:author="Mohammed Khateeb" w:date="2025-01-29T14:00:00Z" w16du:dateUtc="2025-01-29T10:00:00Z">
            <w:rPr>
              <w:del w:id="664" w:author="Mohammed Khateeb" w:date="2025-01-29T16:28:00Z" w16du:dateUtc="2025-01-29T12:28:00Z"/>
              <w:moveFrom w:id="665" w:author="Mohammed Khateeb" w:date="2025-01-29T16:28:00Z" w16du:dateUtc="2025-01-29T12:28:00Z"/>
              <w:lang w:val="en-CA"/>
            </w:rPr>
          </w:rPrChange>
        </w:rPr>
        <w:pPrChange w:id="666" w:author="Mohammed Khateeb" w:date="2025-01-29T14:00:00Z" w16du:dateUtc="2025-01-29T10:00:00Z">
          <w:pPr>
            <w:pStyle w:val="ListParagraphBulleted"/>
          </w:pPr>
        </w:pPrChange>
      </w:pPr>
      <w:moveFrom w:id="667" w:author="Mohammed Khateeb" w:date="2025-01-29T16:28:00Z" w16du:dateUtc="2025-01-29T12:28:00Z">
        <w:del w:id="668" w:author="Mohammed Khateeb" w:date="2025-01-29T16:28:00Z" w16du:dateUtc="2025-01-29T12:28:00Z">
          <w:r w:rsidRPr="00E404A8" w:rsidDel="00CA2383">
            <w:rPr>
              <w:rPrChange w:id="669" w:author="Mohammed Khateeb" w:date="2025-01-29T14:00:00Z" w16du:dateUtc="2025-01-29T10:00:00Z">
                <w:rPr>
                  <w:lang w:val="en-CA"/>
                </w:rPr>
              </w:rPrChange>
            </w:rPr>
            <w:delText>Develop</w:delText>
          </w:r>
          <w:r w:rsidR="00675D91" w:rsidRPr="00E404A8" w:rsidDel="00CA2383">
            <w:rPr>
              <w:rPrChange w:id="670" w:author="Mohammed Khateeb" w:date="2025-01-29T14:00:00Z" w16du:dateUtc="2025-01-29T10:00:00Z">
                <w:rPr>
                  <w:lang w:val="en-CA"/>
                </w:rPr>
              </w:rPrChange>
            </w:rPr>
            <w:delText xml:space="preserve"> </w:delText>
          </w:r>
          <w:r w:rsidRPr="00E404A8" w:rsidDel="00CA2383">
            <w:rPr>
              <w:rPrChange w:id="671" w:author="Mohammed Khateeb" w:date="2025-01-29T14:00:00Z" w16du:dateUtc="2025-01-29T10:00:00Z">
                <w:rPr>
                  <w:lang w:val="en-CA"/>
                </w:rPr>
              </w:rPrChange>
            </w:rPr>
            <w:delText>Information Security Incident Management policies and plans.</w:delText>
          </w:r>
        </w:del>
      </w:moveFrom>
    </w:p>
    <w:p w14:paraId="7EE39619" w14:textId="04BE662A" w:rsidR="009310E8" w:rsidRPr="00E404A8" w:rsidDel="00CA2383" w:rsidRDefault="009310E8">
      <w:pPr>
        <w:pStyle w:val="ListParagraphBulleted"/>
        <w:numPr>
          <w:ilvl w:val="1"/>
          <w:numId w:val="7"/>
        </w:numPr>
        <w:ind w:left="540"/>
        <w:rPr>
          <w:del w:id="672" w:author="Mohammed Khateeb" w:date="2025-01-29T16:28:00Z" w16du:dateUtc="2025-01-29T12:28:00Z"/>
          <w:moveFrom w:id="673" w:author="Mohammed Khateeb" w:date="2025-01-29T16:28:00Z" w16du:dateUtc="2025-01-29T12:28:00Z"/>
          <w:rPrChange w:id="674" w:author="Mohammed Khateeb" w:date="2025-01-29T14:00:00Z" w16du:dateUtc="2025-01-29T10:00:00Z">
            <w:rPr>
              <w:del w:id="675" w:author="Mohammed Khateeb" w:date="2025-01-29T16:28:00Z" w16du:dateUtc="2025-01-29T12:28:00Z"/>
              <w:moveFrom w:id="676" w:author="Mohammed Khateeb" w:date="2025-01-29T16:28:00Z" w16du:dateUtc="2025-01-29T12:28:00Z"/>
              <w:rFonts w:asciiTheme="majorHAnsi" w:hAnsiTheme="majorHAnsi"/>
              <w:b/>
              <w:bCs/>
              <w:color w:val="auto"/>
              <w:szCs w:val="18"/>
              <w:lang w:val="en-CA"/>
            </w:rPr>
          </w:rPrChange>
        </w:rPr>
        <w:pPrChange w:id="677" w:author="Mohammed Khateeb" w:date="2025-01-29T14:01:00Z" w16du:dateUtc="2025-01-29T10:01:00Z">
          <w:pPr>
            <w:jc w:val="both"/>
          </w:pPr>
        </w:pPrChange>
      </w:pPr>
    </w:p>
    <w:moveFromRangeEnd w:id="621"/>
    <w:p w14:paraId="5A314C11" w14:textId="0DA18F3B" w:rsidR="004C6CEC" w:rsidRPr="00E404A8" w:rsidDel="00CA2383" w:rsidRDefault="003C5F4C">
      <w:pPr>
        <w:pStyle w:val="ListParagraphBulleted"/>
        <w:rPr>
          <w:del w:id="678" w:author="Mohammed Khateeb" w:date="2025-01-29T16:28:00Z" w16du:dateUtc="2025-01-29T12:28:00Z"/>
          <w:rFonts w:asciiTheme="majorHAnsi" w:hAnsiTheme="majorHAnsi"/>
          <w:b/>
          <w:bCs/>
          <w:color w:val="auto"/>
          <w:szCs w:val="18"/>
          <w:lang w:val="en-CA"/>
        </w:rPr>
        <w:pPrChange w:id="679" w:author="Mohammed Khateeb" w:date="2025-01-29T14:01:00Z" w16du:dateUtc="2025-01-29T10:01:00Z">
          <w:pPr>
            <w:jc w:val="both"/>
          </w:pPr>
        </w:pPrChange>
      </w:pPr>
      <w:del w:id="680" w:author="Mohammed Khateeb" w:date="2025-01-29T16:28:00Z" w16du:dateUtc="2025-01-29T12:28:00Z">
        <w:r w:rsidRPr="00E404A8" w:rsidDel="00CA2383">
          <w:rPr>
            <w:rFonts w:asciiTheme="majorHAnsi" w:hAnsiTheme="majorHAnsi"/>
            <w:b/>
            <w:bCs/>
            <w:color w:val="auto"/>
            <w:szCs w:val="18"/>
            <w:lang w:val="en-CA"/>
          </w:rPr>
          <w:delText>IMS</w:delText>
        </w:r>
        <w:r w:rsidR="00DC2C6E" w:rsidRPr="00E404A8" w:rsidDel="00CA2383">
          <w:rPr>
            <w:rFonts w:asciiTheme="majorHAnsi" w:hAnsiTheme="majorHAnsi"/>
            <w:b/>
            <w:bCs/>
            <w:color w:val="auto"/>
            <w:szCs w:val="18"/>
            <w:lang w:val="en-CA"/>
          </w:rPr>
          <w:delText xml:space="preserve"> Steering Committee </w:delText>
        </w:r>
      </w:del>
    </w:p>
    <w:p w14:paraId="6C1BE63F" w14:textId="465D8575" w:rsidR="00314735" w:rsidRPr="00E404A8" w:rsidDel="00E404A8" w:rsidRDefault="0004659C">
      <w:pPr>
        <w:pStyle w:val="ListParagraphBulleted"/>
        <w:numPr>
          <w:ilvl w:val="1"/>
          <w:numId w:val="7"/>
        </w:numPr>
        <w:ind w:left="540"/>
        <w:rPr>
          <w:del w:id="681" w:author="Mohammed Khateeb" w:date="2025-01-29T14:01:00Z" w16du:dateUtc="2025-01-29T10:01:00Z"/>
          <w:rPrChange w:id="682" w:author="Mohammed Khateeb" w:date="2025-01-29T14:00:00Z" w16du:dateUtc="2025-01-29T10:00:00Z">
            <w:rPr>
              <w:del w:id="683" w:author="Mohammed Khateeb" w:date="2025-01-29T14:01:00Z" w16du:dateUtc="2025-01-29T10:01:00Z"/>
              <w:rFonts w:asciiTheme="majorHAnsi" w:hAnsiTheme="majorHAnsi"/>
              <w:color w:val="auto"/>
              <w:szCs w:val="18"/>
              <w:lang w:val="en-CA"/>
            </w:rPr>
          </w:rPrChange>
        </w:rPr>
        <w:pPrChange w:id="684" w:author="Mohammed Khateeb" w:date="2025-01-29T14:00:00Z" w16du:dateUtc="2025-01-29T10:00:00Z">
          <w:pPr>
            <w:pStyle w:val="ListParagraphBulleted"/>
            <w:spacing w:line="288" w:lineRule="auto"/>
          </w:pPr>
        </w:pPrChange>
      </w:pPr>
      <w:del w:id="685" w:author="Mohammed Khateeb" w:date="2025-01-29T16:28:00Z" w16du:dateUtc="2025-01-29T12:28:00Z">
        <w:r w:rsidRPr="00E404A8" w:rsidDel="00CA2383">
          <w:rPr>
            <w:rPrChange w:id="686" w:author="Mohammed Khateeb" w:date="2025-01-29T14:00:00Z" w16du:dateUtc="2025-01-29T10:00:00Z">
              <w:rPr>
                <w:rFonts w:asciiTheme="majorHAnsi" w:hAnsiTheme="majorHAnsi"/>
                <w:color w:val="auto"/>
                <w:szCs w:val="18"/>
                <w:lang w:val="en-GB"/>
              </w:rPr>
            </w:rPrChange>
          </w:rPr>
          <w:delText>R</w:delText>
        </w:r>
        <w:r w:rsidR="00DC2C6E" w:rsidRPr="00E404A8" w:rsidDel="00CA2383">
          <w:rPr>
            <w:rPrChange w:id="687" w:author="Mohammed Khateeb" w:date="2025-01-29T14:00:00Z" w16du:dateUtc="2025-01-29T10:00:00Z">
              <w:rPr>
                <w:rFonts w:asciiTheme="majorHAnsi" w:hAnsiTheme="majorHAnsi"/>
                <w:color w:val="auto"/>
                <w:szCs w:val="18"/>
                <w:lang w:val="en-GB"/>
              </w:rPr>
            </w:rPrChange>
          </w:rPr>
          <w:delText>esponsible for the review of th</w:delText>
        </w:r>
        <w:r w:rsidRPr="00E404A8" w:rsidDel="00CA2383">
          <w:rPr>
            <w:rPrChange w:id="688" w:author="Mohammed Khateeb" w:date="2025-01-29T14:00:00Z" w16du:dateUtc="2025-01-29T10:00:00Z">
              <w:rPr>
                <w:rFonts w:asciiTheme="majorHAnsi" w:hAnsiTheme="majorHAnsi"/>
                <w:color w:val="auto"/>
                <w:szCs w:val="18"/>
                <w:lang w:val="en-GB"/>
              </w:rPr>
            </w:rPrChange>
          </w:rPr>
          <w:delText>is</w:delText>
        </w:r>
        <w:r w:rsidR="00DC2C6E" w:rsidRPr="00E404A8" w:rsidDel="00CA2383">
          <w:rPr>
            <w:rPrChange w:id="689" w:author="Mohammed Khateeb" w:date="2025-01-29T14:00:00Z" w16du:dateUtc="2025-01-29T10:00:00Z">
              <w:rPr>
                <w:rFonts w:asciiTheme="majorHAnsi" w:hAnsiTheme="majorHAnsi"/>
                <w:color w:val="auto"/>
                <w:szCs w:val="18"/>
                <w:lang w:val="en-GB"/>
              </w:rPr>
            </w:rPrChange>
          </w:rPr>
          <w:delText xml:space="preserve"> </w:delText>
        </w:r>
        <w:r w:rsidRPr="00E404A8" w:rsidDel="00CA2383">
          <w:rPr>
            <w:rPrChange w:id="690" w:author="Mohammed Khateeb" w:date="2025-01-29T14:00:00Z" w16du:dateUtc="2025-01-29T10:00:00Z">
              <w:rPr>
                <w:rFonts w:asciiTheme="majorHAnsi" w:hAnsiTheme="majorHAnsi"/>
                <w:color w:val="auto"/>
                <w:szCs w:val="18"/>
                <w:lang w:val="en-GB"/>
              </w:rPr>
            </w:rPrChange>
          </w:rPr>
          <w:delText>P</w:delText>
        </w:r>
        <w:r w:rsidR="00DC2C6E" w:rsidRPr="00E404A8" w:rsidDel="00CA2383">
          <w:rPr>
            <w:rPrChange w:id="691" w:author="Mohammed Khateeb" w:date="2025-01-29T14:00:00Z" w16du:dateUtc="2025-01-29T10:00:00Z">
              <w:rPr>
                <w:rFonts w:asciiTheme="majorHAnsi" w:hAnsiTheme="majorHAnsi"/>
                <w:color w:val="auto"/>
                <w:szCs w:val="18"/>
                <w:lang w:val="en-GB"/>
              </w:rPr>
            </w:rPrChange>
          </w:rPr>
          <w:delText>olicy on a scheduled and ongoing basis to ensure their continuing suitability, adequacy, and effectiveness.</w:delText>
        </w:r>
      </w:del>
    </w:p>
    <w:p w14:paraId="7D7B1FFA" w14:textId="0CD5AEB3" w:rsidR="009019A7" w:rsidRPr="00E404A8" w:rsidDel="00CA2383" w:rsidRDefault="009019A7">
      <w:pPr>
        <w:pStyle w:val="ListParagraphBulleted"/>
        <w:numPr>
          <w:ilvl w:val="1"/>
          <w:numId w:val="7"/>
        </w:numPr>
        <w:ind w:left="540"/>
        <w:rPr>
          <w:del w:id="692" w:author="Mohammed Khateeb" w:date="2025-01-29T16:28:00Z" w16du:dateUtc="2025-01-29T12:28:00Z"/>
          <w:rPrChange w:id="693" w:author="Mohammed Khateeb" w:date="2025-01-29T14:00:00Z" w16du:dateUtc="2025-01-29T10:00:00Z">
            <w:rPr>
              <w:del w:id="694" w:author="Mohammed Khateeb" w:date="2025-01-29T16:28:00Z" w16du:dateUtc="2025-01-29T12:28:00Z"/>
              <w:rFonts w:asciiTheme="majorHAnsi" w:hAnsiTheme="majorHAnsi"/>
              <w:b/>
              <w:color w:val="auto"/>
              <w:szCs w:val="18"/>
              <w:lang w:val="en-CA"/>
            </w:rPr>
          </w:rPrChange>
        </w:rPr>
        <w:pPrChange w:id="695" w:author="Mohammed Khateeb" w:date="2025-01-29T14:01:00Z" w16du:dateUtc="2025-01-29T10:01:00Z">
          <w:pPr>
            <w:jc w:val="both"/>
          </w:pPr>
        </w:pPrChange>
      </w:pPr>
    </w:p>
    <w:p w14:paraId="0DC6524D" w14:textId="71346130" w:rsidR="004C6CEC" w:rsidRPr="00E404A8" w:rsidDel="00CA2383" w:rsidRDefault="004C6CEC">
      <w:pPr>
        <w:pStyle w:val="ListParagraphBulleted"/>
        <w:rPr>
          <w:del w:id="696" w:author="Mohammed Khateeb" w:date="2025-01-29T16:28:00Z" w16du:dateUtc="2025-01-29T12:28:00Z"/>
          <w:rFonts w:asciiTheme="majorHAnsi" w:hAnsiTheme="majorHAnsi"/>
          <w:b/>
          <w:bCs/>
          <w:color w:val="auto"/>
          <w:szCs w:val="18"/>
          <w:lang w:val="en-CA"/>
        </w:rPr>
        <w:pPrChange w:id="697" w:author="Mohammed Khateeb" w:date="2025-01-29T14:01:00Z" w16du:dateUtc="2025-01-29T10:01:00Z">
          <w:pPr>
            <w:jc w:val="both"/>
          </w:pPr>
        </w:pPrChange>
      </w:pPr>
      <w:del w:id="698" w:author="Mohammed Khateeb" w:date="2025-01-29T16:28:00Z" w16du:dateUtc="2025-01-29T12:28:00Z">
        <w:r w:rsidRPr="00E404A8" w:rsidDel="00CA2383">
          <w:rPr>
            <w:rFonts w:asciiTheme="majorHAnsi" w:hAnsiTheme="majorHAnsi"/>
            <w:b/>
            <w:bCs/>
            <w:color w:val="auto"/>
            <w:szCs w:val="18"/>
            <w:lang w:val="en-CA"/>
          </w:rPr>
          <w:delText>Legal</w:delText>
        </w:r>
      </w:del>
    </w:p>
    <w:p w14:paraId="1BCCFDAE" w14:textId="7D1B1375" w:rsidR="00FD27C1" w:rsidRPr="00E404A8" w:rsidDel="00CA2383" w:rsidRDefault="00FD27C1">
      <w:pPr>
        <w:pStyle w:val="ListParagraphBulleted"/>
        <w:numPr>
          <w:ilvl w:val="1"/>
          <w:numId w:val="7"/>
        </w:numPr>
        <w:ind w:left="540"/>
        <w:rPr>
          <w:del w:id="699" w:author="Mohammed Khateeb" w:date="2025-01-29T16:28:00Z" w16du:dateUtc="2025-01-29T12:28:00Z"/>
          <w:rPrChange w:id="700" w:author="Mohammed Khateeb" w:date="2025-01-29T14:00:00Z" w16du:dateUtc="2025-01-29T10:00:00Z">
            <w:rPr>
              <w:del w:id="701" w:author="Mohammed Khateeb" w:date="2025-01-29T16:28:00Z" w16du:dateUtc="2025-01-29T12:28:00Z"/>
              <w:lang w:val="en-CA"/>
            </w:rPr>
          </w:rPrChange>
        </w:rPr>
        <w:pPrChange w:id="702" w:author="Mohammed Khateeb" w:date="2025-01-29T14:00:00Z" w16du:dateUtc="2025-01-29T10:00:00Z">
          <w:pPr>
            <w:pStyle w:val="ListParagraphBulleted"/>
            <w:spacing w:line="288" w:lineRule="auto"/>
          </w:pPr>
        </w:pPrChange>
      </w:pPr>
      <w:del w:id="703" w:author="Mohammed Khateeb" w:date="2025-01-29T16:28:00Z" w16du:dateUtc="2025-01-29T12:28:00Z">
        <w:r w:rsidRPr="00E404A8" w:rsidDel="00CA2383">
          <w:rPr>
            <w:rPrChange w:id="704" w:author="Mohammed Khateeb" w:date="2025-01-29T14:00:00Z" w16du:dateUtc="2025-01-29T10:00:00Z">
              <w:rPr>
                <w:lang w:val="en-CA"/>
              </w:rPr>
            </w:rPrChange>
          </w:rPr>
          <w:delText xml:space="preserve">Identify all relevant and applicable laws and regulations to </w:delText>
        </w:r>
      </w:del>
      <w:del w:id="705" w:author="Mohammed Khateeb" w:date="2025-01-29T13:54:00Z" w16du:dateUtc="2025-01-29T09:54:00Z">
        <w:r w:rsidRPr="00E404A8" w:rsidDel="00234FB8">
          <w:rPr>
            <w:rPrChange w:id="706" w:author="Mohammed Khateeb" w:date="2025-01-29T14:00:00Z" w16du:dateUtc="2025-01-29T10:00:00Z">
              <w:rPr>
                <w:lang w:val="en-CA"/>
              </w:rPr>
            </w:rPrChange>
          </w:rPr>
          <w:delText>CPX</w:delText>
        </w:r>
      </w:del>
      <w:del w:id="707" w:author="Mohammed Khateeb" w:date="2025-01-29T16:28:00Z" w16du:dateUtc="2025-01-29T12:28:00Z">
        <w:r w:rsidRPr="00E404A8" w:rsidDel="00CA2383">
          <w:rPr>
            <w:rPrChange w:id="708" w:author="Mohammed Khateeb" w:date="2025-01-29T14:00:00Z" w16du:dateUtc="2025-01-29T10:00:00Z">
              <w:rPr>
                <w:lang w:val="en-CA"/>
              </w:rPr>
            </w:rPrChange>
          </w:rPr>
          <w:delText xml:space="preserve"> and communicate to the respective parties.</w:delText>
        </w:r>
      </w:del>
    </w:p>
    <w:p w14:paraId="222CAC78" w14:textId="180E5A15" w:rsidR="00FD27C1" w:rsidRPr="00E404A8" w:rsidDel="00CA2383" w:rsidRDefault="00FD27C1">
      <w:pPr>
        <w:pStyle w:val="ListParagraphBulleted"/>
        <w:numPr>
          <w:ilvl w:val="1"/>
          <w:numId w:val="7"/>
        </w:numPr>
        <w:ind w:left="540"/>
        <w:rPr>
          <w:del w:id="709" w:author="Mohammed Khateeb" w:date="2025-01-29T16:28:00Z" w16du:dateUtc="2025-01-29T12:28:00Z"/>
          <w:rPrChange w:id="710" w:author="Mohammed Khateeb" w:date="2025-01-29T14:00:00Z" w16du:dateUtc="2025-01-29T10:00:00Z">
            <w:rPr>
              <w:del w:id="711" w:author="Mohammed Khateeb" w:date="2025-01-29T16:28:00Z" w16du:dateUtc="2025-01-29T12:28:00Z"/>
              <w:lang w:val="en-CA"/>
            </w:rPr>
          </w:rPrChange>
        </w:rPr>
        <w:pPrChange w:id="712" w:author="Mohammed Khateeb" w:date="2025-01-29T14:00:00Z" w16du:dateUtc="2025-01-29T10:00:00Z">
          <w:pPr>
            <w:pStyle w:val="ListParagraphBulleted"/>
            <w:spacing w:line="288" w:lineRule="auto"/>
          </w:pPr>
        </w:pPrChange>
      </w:pPr>
      <w:del w:id="713" w:author="Mohammed Khateeb" w:date="2025-01-29T16:28:00Z" w16du:dateUtc="2025-01-29T12:28:00Z">
        <w:r w:rsidRPr="00E404A8" w:rsidDel="00CA2383">
          <w:rPr>
            <w:rPrChange w:id="714" w:author="Mohammed Khateeb" w:date="2025-01-29T14:00:00Z" w16du:dateUtc="2025-01-29T10:00:00Z">
              <w:rPr>
                <w:lang w:val="en-CA"/>
              </w:rPr>
            </w:rPrChange>
          </w:rPr>
          <w:delText>Define standard legal clauses and terms for the contract/agreement to be signed with external parties, employment contracts, confidentiality</w:delText>
        </w:r>
        <w:r w:rsidR="004F450A" w:rsidRPr="00E404A8" w:rsidDel="00CA2383">
          <w:rPr>
            <w:rPrChange w:id="715" w:author="Mohammed Khateeb" w:date="2025-01-29T14:00:00Z" w16du:dateUtc="2025-01-29T10:00:00Z">
              <w:rPr>
                <w:lang w:val="en-CA"/>
              </w:rPr>
            </w:rPrChange>
          </w:rPr>
          <w:delText>,</w:delText>
        </w:r>
        <w:r w:rsidRPr="00E404A8" w:rsidDel="00CA2383">
          <w:rPr>
            <w:rPrChange w:id="716" w:author="Mohammed Khateeb" w:date="2025-01-29T14:00:00Z" w16du:dateUtc="2025-01-29T10:00:00Z">
              <w:rPr>
                <w:lang w:val="en-CA"/>
              </w:rPr>
            </w:rPrChange>
          </w:rPr>
          <w:delText xml:space="preserve"> and Non-Disclosure Agreements (NDAs).</w:delText>
        </w:r>
      </w:del>
    </w:p>
    <w:p w14:paraId="26E12A2C" w14:textId="70992294" w:rsidR="00FD27C1" w:rsidRPr="00E404A8" w:rsidDel="00CA2383" w:rsidRDefault="00FD27C1">
      <w:pPr>
        <w:pStyle w:val="ListParagraphBulleted"/>
        <w:numPr>
          <w:ilvl w:val="1"/>
          <w:numId w:val="7"/>
        </w:numPr>
        <w:ind w:left="540"/>
        <w:rPr>
          <w:del w:id="717" w:author="Mohammed Khateeb" w:date="2025-01-29T16:28:00Z" w16du:dateUtc="2025-01-29T12:28:00Z"/>
          <w:rPrChange w:id="718" w:author="Mohammed Khateeb" w:date="2025-01-29T14:00:00Z" w16du:dateUtc="2025-01-29T10:00:00Z">
            <w:rPr>
              <w:del w:id="719" w:author="Mohammed Khateeb" w:date="2025-01-29T16:28:00Z" w16du:dateUtc="2025-01-29T12:28:00Z"/>
              <w:lang w:val="en-CA"/>
            </w:rPr>
          </w:rPrChange>
        </w:rPr>
        <w:pPrChange w:id="720" w:author="Mohammed Khateeb" w:date="2025-01-29T14:00:00Z" w16du:dateUtc="2025-01-29T10:00:00Z">
          <w:pPr>
            <w:pStyle w:val="ListParagraphBulleted"/>
            <w:spacing w:line="288" w:lineRule="auto"/>
          </w:pPr>
        </w:pPrChange>
      </w:pPr>
      <w:del w:id="721" w:author="Mohammed Khateeb" w:date="2025-01-29T16:28:00Z" w16du:dateUtc="2025-01-29T12:28:00Z">
        <w:r w:rsidRPr="00E404A8" w:rsidDel="00CA2383">
          <w:rPr>
            <w:rPrChange w:id="722" w:author="Mohammed Khateeb" w:date="2025-01-29T14:00:00Z" w16du:dateUtc="2025-01-29T10:00:00Z">
              <w:rPr>
                <w:lang w:val="en-CA"/>
              </w:rPr>
            </w:rPrChange>
          </w:rPr>
          <w:delText>Liaise with IS Team to define and review Information Security</w:delText>
        </w:r>
        <w:r w:rsidR="00637C84" w:rsidRPr="00637C84" w:rsidDel="00CA2383">
          <w:delText xml:space="preserve"> </w:delText>
        </w:r>
        <w:r w:rsidR="00637C84" w:rsidDel="00CA2383">
          <w:delText>and Data Protection</w:delText>
        </w:r>
        <w:r w:rsidRPr="00E404A8" w:rsidDel="00CA2383">
          <w:rPr>
            <w:rPrChange w:id="723" w:author="Mohammed Khateeb" w:date="2025-01-29T14:00:00Z" w16du:dateUtc="2025-01-29T10:00:00Z">
              <w:rPr>
                <w:lang w:val="en-CA"/>
              </w:rPr>
            </w:rPrChange>
          </w:rPr>
          <w:delText xml:space="preserve"> clauses in third-party contracts/agreements, employment contracts, confidentiality</w:delText>
        </w:r>
        <w:r w:rsidR="004F450A" w:rsidRPr="00E404A8" w:rsidDel="00CA2383">
          <w:rPr>
            <w:rPrChange w:id="724" w:author="Mohammed Khateeb" w:date="2025-01-29T14:00:00Z" w16du:dateUtc="2025-01-29T10:00:00Z">
              <w:rPr>
                <w:lang w:val="en-CA"/>
              </w:rPr>
            </w:rPrChange>
          </w:rPr>
          <w:delText>,</w:delText>
        </w:r>
        <w:r w:rsidRPr="00E404A8" w:rsidDel="00CA2383">
          <w:rPr>
            <w:rPrChange w:id="725" w:author="Mohammed Khateeb" w:date="2025-01-29T14:00:00Z" w16du:dateUtc="2025-01-29T10:00:00Z">
              <w:rPr>
                <w:lang w:val="en-CA"/>
              </w:rPr>
            </w:rPrChange>
          </w:rPr>
          <w:delText xml:space="preserve"> and Non-Disclosure Agreements (NDAs).</w:delText>
        </w:r>
      </w:del>
    </w:p>
    <w:p w14:paraId="080D4BDF" w14:textId="6C347C66" w:rsidR="00416CDB" w:rsidRPr="00E404A8" w:rsidDel="00CA2383" w:rsidRDefault="00FD27C1">
      <w:pPr>
        <w:pStyle w:val="ListParagraphBulleted"/>
        <w:numPr>
          <w:ilvl w:val="1"/>
          <w:numId w:val="7"/>
        </w:numPr>
        <w:ind w:left="540"/>
        <w:rPr>
          <w:del w:id="726" w:author="Mohammed Khateeb" w:date="2025-01-29T16:28:00Z" w16du:dateUtc="2025-01-29T12:28:00Z"/>
          <w:rPrChange w:id="727" w:author="Mohammed Khateeb" w:date="2025-01-29T14:00:00Z" w16du:dateUtc="2025-01-29T10:00:00Z">
            <w:rPr>
              <w:del w:id="728" w:author="Mohammed Khateeb" w:date="2025-01-29T16:28:00Z" w16du:dateUtc="2025-01-29T12:28:00Z"/>
              <w:lang w:val="en-CA"/>
            </w:rPr>
          </w:rPrChange>
        </w:rPr>
        <w:pPrChange w:id="729" w:author="Mohammed Khateeb" w:date="2025-01-29T14:00:00Z" w16du:dateUtc="2025-01-29T10:00:00Z">
          <w:pPr>
            <w:pStyle w:val="ListParagraphBulleted"/>
            <w:spacing w:line="288" w:lineRule="auto"/>
          </w:pPr>
        </w:pPrChange>
      </w:pPr>
      <w:del w:id="730" w:author="Mohammed Khateeb" w:date="2025-01-29T16:28:00Z" w16du:dateUtc="2025-01-29T12:28:00Z">
        <w:r w:rsidRPr="00E404A8" w:rsidDel="00CA2383">
          <w:rPr>
            <w:rPrChange w:id="731" w:author="Mohammed Khateeb" w:date="2025-01-29T14:00:00Z" w16du:dateUtc="2025-01-29T10:00:00Z">
              <w:rPr>
                <w:lang w:val="en-CA"/>
              </w:rPr>
            </w:rPrChange>
          </w:rPr>
          <w:delText>Review third-party vendor, clients</w:delText>
        </w:r>
        <w:r w:rsidR="004F450A" w:rsidRPr="00E404A8" w:rsidDel="00CA2383">
          <w:rPr>
            <w:rPrChange w:id="732" w:author="Mohammed Khateeb" w:date="2025-01-29T14:00:00Z" w16du:dateUtc="2025-01-29T10:00:00Z">
              <w:rPr>
                <w:lang w:val="en-CA"/>
              </w:rPr>
            </w:rPrChange>
          </w:rPr>
          <w:delText>,</w:delText>
        </w:r>
        <w:r w:rsidRPr="00E404A8" w:rsidDel="00CA2383">
          <w:rPr>
            <w:rPrChange w:id="733" w:author="Mohammed Khateeb" w:date="2025-01-29T14:00:00Z" w16du:dateUtc="2025-01-29T10:00:00Z">
              <w:rPr>
                <w:lang w:val="en-CA"/>
              </w:rPr>
            </w:rPrChange>
          </w:rPr>
          <w:delText xml:space="preserve"> and partner contracts and involve IS Team </w:delText>
        </w:r>
        <w:r w:rsidR="004F450A" w:rsidRPr="00E404A8" w:rsidDel="00CA2383">
          <w:rPr>
            <w:rPrChange w:id="734" w:author="Mohammed Khateeb" w:date="2025-01-29T14:00:00Z" w16du:dateUtc="2025-01-29T10:00:00Z">
              <w:rPr>
                <w:lang w:val="en-CA"/>
              </w:rPr>
            </w:rPrChange>
          </w:rPr>
          <w:delText xml:space="preserve">in the </w:delText>
        </w:r>
        <w:r w:rsidRPr="00E404A8" w:rsidDel="00CA2383">
          <w:rPr>
            <w:rPrChange w:id="735" w:author="Mohammed Khateeb" w:date="2025-01-29T14:00:00Z" w16du:dateUtc="2025-01-29T10:00:00Z">
              <w:rPr>
                <w:lang w:val="en-CA"/>
              </w:rPr>
            </w:rPrChange>
          </w:rPr>
          <w:delText xml:space="preserve">review of clauses concerning Information Security </w:delText>
        </w:r>
        <w:r w:rsidR="00637C84" w:rsidRPr="00E404A8" w:rsidDel="00CA2383">
          <w:rPr>
            <w:rPrChange w:id="736" w:author="Mohammed Khateeb" w:date="2025-01-29T14:00:00Z" w16du:dateUtc="2025-01-29T10:00:00Z">
              <w:rPr>
                <w:lang w:val="en-CA"/>
              </w:rPr>
            </w:rPrChange>
          </w:rPr>
          <w:delText xml:space="preserve">and Data Protection </w:delText>
        </w:r>
        <w:r w:rsidRPr="00E404A8" w:rsidDel="00CA2383">
          <w:rPr>
            <w:rPrChange w:id="737" w:author="Mohammed Khateeb" w:date="2025-01-29T14:00:00Z" w16du:dateUtc="2025-01-29T10:00:00Z">
              <w:rPr>
                <w:lang w:val="en-CA"/>
              </w:rPr>
            </w:rPrChange>
          </w:rPr>
          <w:delText>responsibilities.</w:delText>
        </w:r>
        <w:bookmarkStart w:id="738" w:name="_Toc121405199"/>
        <w:bookmarkStart w:id="739" w:name="_Toc121405200"/>
        <w:bookmarkStart w:id="740" w:name="_Toc121405201"/>
        <w:bookmarkStart w:id="741" w:name="_Toc121405202"/>
        <w:bookmarkStart w:id="742" w:name="_Toc121405203"/>
        <w:bookmarkStart w:id="743" w:name="_Toc121405204"/>
        <w:bookmarkStart w:id="744" w:name="_Toc121405205"/>
        <w:bookmarkStart w:id="745" w:name="_Toc121405206"/>
        <w:bookmarkStart w:id="746" w:name="_Toc121405207"/>
        <w:bookmarkStart w:id="747" w:name="_Toc121405208"/>
        <w:bookmarkStart w:id="748" w:name="_Toc121405209"/>
        <w:bookmarkStart w:id="749" w:name="_Toc121405210"/>
        <w:bookmarkStart w:id="750" w:name="_Toc121405211"/>
        <w:bookmarkStart w:id="751" w:name="_Toc121405212"/>
        <w:bookmarkStart w:id="752" w:name="_Toc121405213"/>
        <w:bookmarkStart w:id="753" w:name="_Toc121405214"/>
        <w:bookmarkStart w:id="754" w:name="_Toc121405215"/>
        <w:bookmarkStart w:id="755" w:name="_Toc121405216"/>
        <w:bookmarkStart w:id="756" w:name="_Toc121405217"/>
        <w:bookmarkStart w:id="757" w:name="_Toc121405218"/>
        <w:bookmarkStart w:id="758" w:name="_Toc121405219"/>
        <w:bookmarkStart w:id="759" w:name="_Toc121405220"/>
        <w:bookmarkStart w:id="760" w:name="_Toc121405221"/>
        <w:bookmarkStart w:id="761" w:name="_Toc121405222"/>
        <w:bookmarkStart w:id="762" w:name="_Toc121405223"/>
        <w:bookmarkStart w:id="763" w:name="_Toc121405224"/>
        <w:bookmarkStart w:id="764" w:name="_Toc121405225"/>
        <w:bookmarkStart w:id="765" w:name="_Toc121405226"/>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del>
    </w:p>
    <w:p w14:paraId="02C0DD3B" w14:textId="77777777" w:rsidR="00A2223E" w:rsidRDefault="00A2223E">
      <w:pPr>
        <w:rPr>
          <w:rFonts w:asciiTheme="majorHAnsi" w:eastAsiaTheme="majorEastAsia" w:hAnsiTheme="majorHAnsi" w:cs="Calibri"/>
          <w:b/>
          <w:bCs/>
          <w:spacing w:val="10"/>
          <w:sz w:val="32"/>
          <w:szCs w:val="32"/>
        </w:rPr>
      </w:pPr>
      <w:r>
        <w:rPr>
          <w:rFonts w:cs="Calibri"/>
          <w:b/>
          <w:bCs/>
          <w:sz w:val="32"/>
          <w:szCs w:val="32"/>
        </w:rPr>
        <w:br w:type="page"/>
      </w:r>
    </w:p>
    <w:p w14:paraId="6439FDBB" w14:textId="4FD03CFF" w:rsidR="002719D2" w:rsidRPr="00620A8A" w:rsidRDefault="002719D2" w:rsidP="001A0236">
      <w:pPr>
        <w:pStyle w:val="Heading1"/>
        <w:keepNext w:val="0"/>
        <w:keepLines w:val="0"/>
        <w:numPr>
          <w:ilvl w:val="0"/>
          <w:numId w:val="7"/>
        </w:numPr>
        <w:tabs>
          <w:tab w:val="clear" w:pos="990"/>
        </w:tabs>
        <w:spacing w:before="360" w:after="240" w:line="280" w:lineRule="exact"/>
        <w:ind w:left="360" w:hanging="360"/>
        <w:jc w:val="both"/>
        <w:rPr>
          <w:rFonts w:cs="Calibri"/>
          <w:b/>
          <w:bCs/>
          <w:sz w:val="32"/>
          <w:szCs w:val="32"/>
        </w:rPr>
      </w:pPr>
      <w:bookmarkStart w:id="766" w:name="_Toc189051734"/>
      <w:r w:rsidRPr="00620A8A">
        <w:rPr>
          <w:rFonts w:cs="Calibri"/>
          <w:b/>
          <w:bCs/>
          <w:sz w:val="32"/>
          <w:szCs w:val="32"/>
        </w:rPr>
        <w:lastRenderedPageBreak/>
        <w:t>POLICY ENFORCEMENT AND EX</w:t>
      </w:r>
      <w:r w:rsidR="00F152E0" w:rsidRPr="00620A8A">
        <w:rPr>
          <w:rFonts w:cs="Calibri"/>
          <w:b/>
          <w:bCs/>
          <w:sz w:val="32"/>
          <w:szCs w:val="32"/>
        </w:rPr>
        <w:t>CEPTION</w:t>
      </w:r>
      <w:r w:rsidRPr="00620A8A">
        <w:rPr>
          <w:rFonts w:cs="Calibri"/>
          <w:b/>
          <w:bCs/>
          <w:sz w:val="32"/>
          <w:szCs w:val="32"/>
        </w:rPr>
        <w:t>S</w:t>
      </w:r>
      <w:bookmarkEnd w:id="326"/>
      <w:bookmarkEnd w:id="327"/>
      <w:bookmarkEnd w:id="766"/>
    </w:p>
    <w:p w14:paraId="3459AD34" w14:textId="633F2D70" w:rsidR="00F152E0" w:rsidRPr="002826DC" w:rsidRDefault="00FD27C1" w:rsidP="00C6277D">
      <w:pPr>
        <w:jc w:val="both"/>
      </w:pPr>
      <w:bookmarkStart w:id="767" w:name="_Toc116381843"/>
      <w:r>
        <w:t>All</w:t>
      </w:r>
      <w:r w:rsidR="00F152E0" w:rsidRPr="002826DC">
        <w:t xml:space="preserve"> </w:t>
      </w:r>
      <w:r w:rsidR="00416CDB">
        <w:t>e</w:t>
      </w:r>
      <w:r w:rsidR="00F152E0" w:rsidRPr="002826DC">
        <w:t>mployees</w:t>
      </w:r>
      <w:r w:rsidR="00416CDB">
        <w:t>, contractors</w:t>
      </w:r>
      <w:r w:rsidR="00F152E0" w:rsidRPr="002826DC">
        <w:t xml:space="preserve"> and </w:t>
      </w:r>
      <w:r w:rsidR="00416CDB">
        <w:t>t</w:t>
      </w:r>
      <w:r w:rsidR="00F152E0" w:rsidRPr="002826DC">
        <w:t xml:space="preserve">hird </w:t>
      </w:r>
      <w:r w:rsidR="00416CDB">
        <w:t>p</w:t>
      </w:r>
      <w:r w:rsidR="004F450A" w:rsidRPr="002826DC">
        <w:t xml:space="preserve">arties </w:t>
      </w:r>
      <w:r w:rsidR="00F152E0" w:rsidRPr="002826DC">
        <w:t xml:space="preserve">are responsible for understanding and adhering to this </w:t>
      </w:r>
      <w:r w:rsidR="004F450A">
        <w:t>P</w:t>
      </w:r>
      <w:r w:rsidR="004F450A" w:rsidRPr="002826DC">
        <w:t>olicy</w:t>
      </w:r>
      <w:r w:rsidR="00F152E0" w:rsidRPr="002826DC">
        <w:t xml:space="preserve">. Any violation of this </w:t>
      </w:r>
      <w:r w:rsidR="004F450A">
        <w:t>Policy</w:t>
      </w:r>
      <w:r w:rsidR="004F450A" w:rsidRPr="002826DC">
        <w:t xml:space="preserve"> </w:t>
      </w:r>
      <w:r w:rsidR="00F152E0" w:rsidRPr="002826DC">
        <w:t xml:space="preserve">shall be reported to Policy Owner. </w:t>
      </w:r>
      <w:r w:rsidR="004F450A">
        <w:t>In addition, v</w:t>
      </w:r>
      <w:r w:rsidR="004F450A" w:rsidRPr="002826DC">
        <w:t xml:space="preserve">iolation </w:t>
      </w:r>
      <w:r w:rsidR="00F152E0" w:rsidRPr="002826DC">
        <w:t xml:space="preserve">of this </w:t>
      </w:r>
      <w:r w:rsidR="004C6CEC">
        <w:t>Policy</w:t>
      </w:r>
      <w:r w:rsidR="00F152E0" w:rsidRPr="002826DC">
        <w:t xml:space="preserve"> shall be subjected to disciplinary action by </w:t>
      </w:r>
      <w:r w:rsidR="0068424B" w:rsidRPr="002826DC">
        <w:t xml:space="preserve">the </w:t>
      </w:r>
      <w:del w:id="768" w:author="Mohammed Khateeb" w:date="2025-01-29T13:54:00Z" w16du:dateUtc="2025-01-29T09:54:00Z">
        <w:r w:rsidR="0068424B" w:rsidRPr="002826DC" w:rsidDel="00234FB8">
          <w:delText>CPX</w:delText>
        </w:r>
      </w:del>
      <w:ins w:id="769" w:author="Mohammed Khateeb" w:date="2025-01-29T13:54:00Z" w16du:dateUtc="2025-01-29T09:54:00Z">
        <w:r w:rsidR="00234FB8">
          <w:t>&lt;CLIENT&gt;</w:t>
        </w:r>
      </w:ins>
      <w:r w:rsidR="0068424B" w:rsidRPr="002826DC">
        <w:t>'</w:t>
      </w:r>
      <w:r w:rsidR="00F152E0" w:rsidRPr="002826DC">
        <w:t xml:space="preserve">s Human </w:t>
      </w:r>
      <w:r w:rsidR="005D066D">
        <w:t>Capital</w:t>
      </w:r>
      <w:r w:rsidR="00F152E0" w:rsidRPr="002826DC">
        <w:t xml:space="preserve"> Department, </w:t>
      </w:r>
      <w:r w:rsidR="004F450A">
        <w:t>considering</w:t>
      </w:r>
      <w:r w:rsidR="00F152E0" w:rsidRPr="002826DC">
        <w:t xml:space="preserve"> the recommendation of </w:t>
      </w:r>
      <w:r w:rsidR="00AD1D25">
        <w:t xml:space="preserve">IS Team </w:t>
      </w:r>
      <w:r w:rsidR="00F152E0" w:rsidRPr="002826DC">
        <w:t>and in accordance with other applicable policies, laws</w:t>
      </w:r>
      <w:r w:rsidR="004F450A">
        <w:t>,</w:t>
      </w:r>
      <w:r w:rsidR="00F152E0" w:rsidRPr="002826DC">
        <w:t xml:space="preserve"> and regulations.</w:t>
      </w:r>
    </w:p>
    <w:p w14:paraId="017B2A8A" w14:textId="77777777" w:rsidR="00620A8A" w:rsidRPr="002826DC" w:rsidRDefault="00F152E0" w:rsidP="00C6277D">
      <w:pPr>
        <w:jc w:val="both"/>
      </w:pPr>
      <w:r w:rsidRPr="002826DC">
        <w:t>Disciplinary action may range from a verbal warning to discontinuation of access to facility or services, or termination of employment/contract/agreement, and possible legal action. The actual action taken shall depend on factors such as the seriousness of the breach and the user</w:t>
      </w:r>
      <w:r w:rsidR="0068424B" w:rsidRPr="002826DC">
        <w:t>'</w:t>
      </w:r>
      <w:r w:rsidRPr="002826DC">
        <w:t>s disciplinary record</w:t>
      </w:r>
      <w:r w:rsidR="00620A8A" w:rsidRPr="002826DC">
        <w:t>.</w:t>
      </w:r>
    </w:p>
    <w:p w14:paraId="20EDC1EE" w14:textId="1C55F0BB" w:rsidR="00F152E0" w:rsidRDefault="00F152E0" w:rsidP="00C6277D">
      <w:pPr>
        <w:jc w:val="both"/>
      </w:pPr>
      <w:r w:rsidRPr="002826DC">
        <w:t xml:space="preserve">Any exceptions on the applicability of this </w:t>
      </w:r>
      <w:r w:rsidR="004F450A">
        <w:t>Policy</w:t>
      </w:r>
      <w:r w:rsidR="004F450A" w:rsidRPr="002826DC">
        <w:t xml:space="preserve"> </w:t>
      </w:r>
      <w:r w:rsidRPr="002826DC">
        <w:t xml:space="preserve">should be formally requested through the </w:t>
      </w:r>
      <w:r w:rsidR="004F450A">
        <w:t>'</w:t>
      </w:r>
      <w:r w:rsidRPr="002826DC">
        <w:t xml:space="preserve">Policy Exception Management </w:t>
      </w:r>
      <w:r w:rsidR="0068424B" w:rsidRPr="002826DC">
        <w:t>procedure</w:t>
      </w:r>
      <w:r w:rsidRPr="002826DC">
        <w:t>.</w:t>
      </w:r>
      <w:r w:rsidR="004F450A">
        <w:t>'</w:t>
      </w:r>
    </w:p>
    <w:p w14:paraId="2800F699" w14:textId="77777777" w:rsidR="008A4699" w:rsidRPr="002826DC" w:rsidRDefault="008A4699" w:rsidP="00C6277D">
      <w:pPr>
        <w:jc w:val="both"/>
      </w:pPr>
    </w:p>
    <w:p w14:paraId="4FFDB3A0" w14:textId="6D9C35A8" w:rsidR="002719D2" w:rsidRPr="00620A8A" w:rsidRDefault="002719D2" w:rsidP="001A0236">
      <w:pPr>
        <w:pStyle w:val="Heading1"/>
        <w:keepNext w:val="0"/>
        <w:keepLines w:val="0"/>
        <w:numPr>
          <w:ilvl w:val="0"/>
          <w:numId w:val="7"/>
        </w:numPr>
        <w:tabs>
          <w:tab w:val="clear" w:pos="990"/>
        </w:tabs>
        <w:spacing w:before="360" w:after="240" w:line="280" w:lineRule="exact"/>
        <w:ind w:left="360" w:hanging="360"/>
        <w:jc w:val="both"/>
        <w:rPr>
          <w:rFonts w:cs="Calibri"/>
          <w:b/>
          <w:bCs/>
          <w:sz w:val="32"/>
          <w:szCs w:val="32"/>
        </w:rPr>
      </w:pPr>
      <w:bookmarkStart w:id="770" w:name="_Toc189051735"/>
      <w:r w:rsidRPr="00620A8A">
        <w:rPr>
          <w:rFonts w:cs="Calibri"/>
          <w:b/>
          <w:bCs/>
          <w:sz w:val="32"/>
          <w:szCs w:val="32"/>
        </w:rPr>
        <w:t>MONITORING AND REVIEW</w:t>
      </w:r>
      <w:bookmarkEnd w:id="767"/>
      <w:bookmarkEnd w:id="770"/>
    </w:p>
    <w:p w14:paraId="69908BD5" w14:textId="32E34EB0" w:rsidR="00F152E0" w:rsidRPr="002826DC" w:rsidRDefault="00F152E0" w:rsidP="009B57A3">
      <w:pPr>
        <w:jc w:val="both"/>
      </w:pPr>
      <w:r w:rsidRPr="002826DC">
        <w:t xml:space="preserve">This </w:t>
      </w:r>
      <w:r w:rsidR="004F450A">
        <w:t>P</w:t>
      </w:r>
      <w:r w:rsidR="004F450A" w:rsidRPr="002826DC">
        <w:t xml:space="preserve">olicy </w:t>
      </w:r>
      <w:r w:rsidRPr="002826DC">
        <w:t xml:space="preserve">is developed and owned by the </w:t>
      </w:r>
      <w:del w:id="771" w:author="Mohammed Khateeb" w:date="2025-01-29T13:54:00Z" w16du:dateUtc="2025-01-29T09:54:00Z">
        <w:r w:rsidRPr="002826DC" w:rsidDel="00234FB8">
          <w:delText>CPX</w:delText>
        </w:r>
      </w:del>
      <w:ins w:id="772" w:author="Mohammed Khateeb" w:date="2025-01-29T13:54:00Z" w16du:dateUtc="2025-01-29T09:54:00Z">
        <w:r w:rsidR="00234FB8">
          <w:t>&lt;CLIENT&gt;</w:t>
        </w:r>
      </w:ins>
      <w:r w:rsidRPr="002826DC">
        <w:t xml:space="preserve"> </w:t>
      </w:r>
      <w:r w:rsidR="001740A3">
        <w:t>I</w:t>
      </w:r>
      <w:r w:rsidR="004A497E">
        <w:t xml:space="preserve">nformation </w:t>
      </w:r>
      <w:r w:rsidR="001740A3">
        <w:t>S</w:t>
      </w:r>
      <w:r w:rsidR="004A497E">
        <w:t>ecurity (IS)</w:t>
      </w:r>
      <w:r w:rsidR="001740A3">
        <w:t xml:space="preserve"> Team</w:t>
      </w:r>
      <w:r w:rsidRPr="002826DC">
        <w:t xml:space="preserve">. It is reviewed by the CISO and approved by the CEO. </w:t>
      </w:r>
    </w:p>
    <w:p w14:paraId="70DAA5AC" w14:textId="554E8D61" w:rsidR="00F152E0" w:rsidRPr="002826DC" w:rsidRDefault="00F152E0" w:rsidP="009B57A3">
      <w:pPr>
        <w:jc w:val="both"/>
      </w:pPr>
      <w:del w:id="773" w:author="Mohammed Khateeb" w:date="2025-01-29T13:54:00Z" w16du:dateUtc="2025-01-29T09:54:00Z">
        <w:r w:rsidRPr="002826DC" w:rsidDel="00234FB8">
          <w:delText>CPX</w:delText>
        </w:r>
      </w:del>
      <w:ins w:id="774" w:author="Mohammed Khateeb" w:date="2025-01-29T13:54:00Z" w16du:dateUtc="2025-01-29T09:54:00Z">
        <w:r w:rsidR="00234FB8">
          <w:t>&lt;CLIENT&gt;</w:t>
        </w:r>
      </w:ins>
      <w:r w:rsidRPr="002826DC">
        <w:t xml:space="preserve"> </w:t>
      </w:r>
      <w:r w:rsidR="001740A3">
        <w:t>IS Team</w:t>
      </w:r>
      <w:r w:rsidR="004A69DE">
        <w:t xml:space="preserve"> shall</w:t>
      </w:r>
      <w:r w:rsidRPr="002826DC">
        <w:t xml:space="preserve"> initiate a review of this </w:t>
      </w:r>
      <w:r w:rsidR="004F450A">
        <w:t>Policy</w:t>
      </w:r>
      <w:r w:rsidR="004F450A" w:rsidRPr="002826DC">
        <w:t xml:space="preserve"> </w:t>
      </w:r>
      <w:r w:rsidRPr="002826DC">
        <w:t xml:space="preserve">annually or whenever a significant change occurs in the </w:t>
      </w:r>
      <w:r w:rsidR="004C6CEC">
        <w:t>organization</w:t>
      </w:r>
      <w:r w:rsidR="0068424B" w:rsidRPr="002826DC">
        <w:t>'</w:t>
      </w:r>
      <w:r w:rsidRPr="002826DC">
        <w:t>s operating environment.</w:t>
      </w:r>
    </w:p>
    <w:p w14:paraId="07B73D1C" w14:textId="41929B1A" w:rsidR="00FB04DF" w:rsidRDefault="00F152E0" w:rsidP="009B57A3">
      <w:pPr>
        <w:jc w:val="both"/>
      </w:pPr>
      <w:r w:rsidRPr="002826DC">
        <w:t>Feedback, suggestions</w:t>
      </w:r>
      <w:r w:rsidR="004F450A">
        <w:t>,</w:t>
      </w:r>
      <w:r w:rsidRPr="002826DC">
        <w:t xml:space="preserve"> or questions regarding the </w:t>
      </w:r>
      <w:r w:rsidR="004F450A">
        <w:t>Policy</w:t>
      </w:r>
      <w:r w:rsidR="004F450A" w:rsidRPr="002826DC">
        <w:t xml:space="preserve"> </w:t>
      </w:r>
      <w:r w:rsidRPr="002826DC">
        <w:t>shall be directed to the</w:t>
      </w:r>
      <w:r w:rsidR="00337074">
        <w:t xml:space="preserve"> CISO </w:t>
      </w:r>
      <w:r w:rsidR="000D39F4">
        <w:t>at CISO@</w:t>
      </w:r>
      <w:del w:id="775" w:author="Mohammed Khateeb" w:date="2025-01-29T13:54:00Z" w16du:dateUtc="2025-01-29T09:54:00Z">
        <w:r w:rsidR="000D39F4" w:rsidDel="00234FB8">
          <w:delText>cpx</w:delText>
        </w:r>
      </w:del>
      <w:ins w:id="776" w:author="Mohammed Khateeb" w:date="2025-01-29T13:54:00Z" w16du:dateUtc="2025-01-29T09:54:00Z">
        <w:r w:rsidR="00234FB8">
          <w:t>&lt;CLIENT&gt;</w:t>
        </w:r>
      </w:ins>
      <w:r w:rsidR="000D39F4">
        <w:t>.net</w:t>
      </w:r>
      <w:r w:rsidRPr="002826DC">
        <w:t>.</w:t>
      </w:r>
    </w:p>
    <w:p w14:paraId="6AFEAEBA" w14:textId="77777777" w:rsidR="009222EB" w:rsidRDefault="009222EB" w:rsidP="002826DC">
      <w:pPr>
        <w:pStyle w:val="ListParagraph"/>
        <w:spacing w:after="120"/>
        <w:ind w:left="0"/>
        <w:contextualSpacing w:val="0"/>
        <w:jc w:val="both"/>
      </w:pPr>
    </w:p>
    <w:p w14:paraId="4D96B387" w14:textId="77777777" w:rsidR="00A21D9E" w:rsidRDefault="00A21D9E" w:rsidP="00A21D9E">
      <w:pPr>
        <w:pStyle w:val="Heading1"/>
        <w:keepNext w:val="0"/>
        <w:keepLines w:val="0"/>
        <w:numPr>
          <w:ilvl w:val="0"/>
          <w:numId w:val="7"/>
        </w:numPr>
        <w:tabs>
          <w:tab w:val="clear" w:pos="990"/>
        </w:tabs>
        <w:spacing w:before="360" w:after="240" w:line="280" w:lineRule="exact"/>
        <w:ind w:left="360" w:hanging="360"/>
        <w:jc w:val="both"/>
        <w:rPr>
          <w:ins w:id="777" w:author="Mohammed Khateeb" w:date="2025-01-27T12:27:00Z" w16du:dateUtc="2025-01-27T08:27:00Z"/>
          <w:rFonts w:cs="Calibri"/>
          <w:b/>
          <w:bCs/>
          <w:sz w:val="32"/>
          <w:szCs w:val="32"/>
        </w:rPr>
      </w:pPr>
      <w:bookmarkStart w:id="778" w:name="_Toc188872856"/>
      <w:bookmarkStart w:id="779" w:name="_Toc189051736"/>
      <w:bookmarkStart w:id="780" w:name="_Hlk189048034"/>
      <w:ins w:id="781" w:author="Mohammed Khateeb" w:date="2025-01-27T12:27:00Z" w16du:dateUtc="2025-01-27T08:27:00Z">
        <w:r>
          <w:rPr>
            <w:rFonts w:cs="Calibri"/>
            <w:b/>
            <w:bCs/>
            <w:sz w:val="32"/>
            <w:szCs w:val="32"/>
          </w:rPr>
          <w:t>POLICY – UAE IA CONTROL MAPPING</w:t>
        </w:r>
        <w:bookmarkEnd w:id="778"/>
        <w:bookmarkEnd w:id="779"/>
      </w:ins>
    </w:p>
    <w:tbl>
      <w:tblPr>
        <w:tblStyle w:val="GridTable4-Accent2"/>
        <w:tblW w:w="9625" w:type="dxa"/>
        <w:tblLook w:val="04A0" w:firstRow="1" w:lastRow="0" w:firstColumn="1" w:lastColumn="0" w:noHBand="0" w:noVBand="1"/>
      </w:tblPr>
      <w:tblGrid>
        <w:gridCol w:w="4405"/>
        <w:gridCol w:w="2520"/>
        <w:gridCol w:w="2700"/>
      </w:tblGrid>
      <w:tr w:rsidR="00A21D9E" w:rsidRPr="00687C6A" w14:paraId="2F7E839B" w14:textId="77777777" w:rsidTr="00442064">
        <w:trPr>
          <w:cnfStyle w:val="100000000000" w:firstRow="1" w:lastRow="0" w:firstColumn="0" w:lastColumn="0" w:oddVBand="0" w:evenVBand="0" w:oddHBand="0" w:evenHBand="0" w:firstRowFirstColumn="0" w:firstRowLastColumn="0" w:lastRowFirstColumn="0" w:lastRowLastColumn="0"/>
          <w:trHeight w:val="412"/>
          <w:tblHeader/>
          <w:ins w:id="782"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29722673" w14:textId="77777777" w:rsidR="00A21D9E" w:rsidRPr="003C4740" w:rsidRDefault="00A21D9E" w:rsidP="00442064">
            <w:pPr>
              <w:jc w:val="center"/>
              <w:rPr>
                <w:ins w:id="783" w:author="Mohammed Khateeb" w:date="2025-01-27T12:27:00Z" w16du:dateUtc="2025-01-27T08:27:00Z"/>
                <w:rFonts w:cstheme="minorHAnsi"/>
                <w:color w:val="FFFFFF" w:themeColor="background1"/>
                <w:sz w:val="21"/>
                <w:szCs w:val="21"/>
              </w:rPr>
            </w:pPr>
            <w:ins w:id="784" w:author="Mohammed Khateeb" w:date="2025-01-27T12:27:00Z" w16du:dateUtc="2025-01-27T08:27:00Z">
              <w:r w:rsidRPr="003C4740">
                <w:rPr>
                  <w:rFonts w:cstheme="minorHAnsi"/>
                  <w:color w:val="FFFFFF" w:themeColor="background1"/>
                  <w:sz w:val="21"/>
                  <w:szCs w:val="21"/>
                </w:rPr>
                <w:t xml:space="preserve">Policy </w:t>
              </w:r>
              <w:r>
                <w:rPr>
                  <w:rFonts w:cstheme="minorHAnsi"/>
                  <w:color w:val="FFFFFF" w:themeColor="background1"/>
                  <w:sz w:val="21"/>
                  <w:szCs w:val="21"/>
                </w:rPr>
                <w:t>Sections</w:t>
              </w:r>
            </w:ins>
          </w:p>
        </w:tc>
        <w:tc>
          <w:tcPr>
            <w:tcW w:w="2520" w:type="dxa"/>
          </w:tcPr>
          <w:p w14:paraId="1B39CC8B" w14:textId="77777777" w:rsidR="00A21D9E" w:rsidRPr="003C4740" w:rsidRDefault="00A21D9E" w:rsidP="00442064">
            <w:pPr>
              <w:jc w:val="center"/>
              <w:cnfStyle w:val="100000000000" w:firstRow="1" w:lastRow="0" w:firstColumn="0" w:lastColumn="0" w:oddVBand="0" w:evenVBand="0" w:oddHBand="0" w:evenHBand="0" w:firstRowFirstColumn="0" w:firstRowLastColumn="0" w:lastRowFirstColumn="0" w:lastRowLastColumn="0"/>
              <w:rPr>
                <w:ins w:id="785" w:author="Mohammed Khateeb" w:date="2025-01-27T12:27:00Z" w16du:dateUtc="2025-01-27T08:27:00Z"/>
                <w:rFonts w:cstheme="minorHAnsi"/>
                <w:color w:val="FFFFFF" w:themeColor="background1"/>
                <w:sz w:val="21"/>
                <w:szCs w:val="21"/>
              </w:rPr>
            </w:pPr>
            <w:ins w:id="786" w:author="Mohammed Khateeb" w:date="2025-01-27T12:27:00Z" w16du:dateUtc="2025-01-27T08:27:00Z">
              <w:r w:rsidRPr="003C4740">
                <w:rPr>
                  <w:rFonts w:cstheme="minorHAnsi"/>
                  <w:color w:val="FFFFFF" w:themeColor="background1"/>
                  <w:sz w:val="21"/>
                  <w:szCs w:val="21"/>
                </w:rPr>
                <w:t>UAE IA - Control</w:t>
              </w:r>
            </w:ins>
          </w:p>
        </w:tc>
        <w:tc>
          <w:tcPr>
            <w:tcW w:w="2700" w:type="dxa"/>
          </w:tcPr>
          <w:p w14:paraId="13689DE8" w14:textId="77777777" w:rsidR="00A21D9E" w:rsidRPr="003C4740" w:rsidRDefault="00A21D9E" w:rsidP="00442064">
            <w:pPr>
              <w:jc w:val="center"/>
              <w:cnfStyle w:val="100000000000" w:firstRow="1" w:lastRow="0" w:firstColumn="0" w:lastColumn="0" w:oddVBand="0" w:evenVBand="0" w:oddHBand="0" w:evenHBand="0" w:firstRowFirstColumn="0" w:firstRowLastColumn="0" w:lastRowFirstColumn="0" w:lastRowLastColumn="0"/>
              <w:rPr>
                <w:ins w:id="787" w:author="Mohammed Khateeb" w:date="2025-01-27T12:27:00Z" w16du:dateUtc="2025-01-27T08:27:00Z"/>
                <w:rFonts w:cstheme="minorHAnsi"/>
                <w:color w:val="FFFFFF" w:themeColor="background1"/>
                <w:sz w:val="21"/>
                <w:szCs w:val="21"/>
              </w:rPr>
            </w:pPr>
            <w:ins w:id="788" w:author="Mohammed Khateeb" w:date="2025-01-27T12:27:00Z" w16du:dateUtc="2025-01-27T08:27:00Z">
              <w:r w:rsidRPr="003C4740">
                <w:rPr>
                  <w:rFonts w:cstheme="minorHAnsi"/>
                  <w:color w:val="FFFFFF" w:themeColor="background1"/>
                  <w:sz w:val="21"/>
                  <w:szCs w:val="21"/>
                </w:rPr>
                <w:t>ISO</w:t>
              </w:r>
              <w:r>
                <w:rPr>
                  <w:rFonts w:cstheme="minorHAnsi"/>
                  <w:color w:val="FFFFFF" w:themeColor="background1"/>
                  <w:sz w:val="21"/>
                  <w:szCs w:val="21"/>
                </w:rPr>
                <w:t xml:space="preserve"> </w:t>
              </w:r>
              <w:r w:rsidRPr="003C4740">
                <w:rPr>
                  <w:rFonts w:cstheme="minorHAnsi"/>
                  <w:color w:val="FFFFFF" w:themeColor="background1"/>
                  <w:sz w:val="21"/>
                  <w:szCs w:val="21"/>
                </w:rPr>
                <w:t>27001:</w:t>
              </w:r>
              <w:r>
                <w:rPr>
                  <w:rFonts w:cstheme="minorHAnsi"/>
                  <w:color w:val="FFFFFF" w:themeColor="background1"/>
                  <w:sz w:val="21"/>
                  <w:szCs w:val="21"/>
                </w:rPr>
                <w:t>2022</w:t>
              </w:r>
            </w:ins>
          </w:p>
        </w:tc>
      </w:tr>
      <w:tr w:rsidR="00A21D9E" w:rsidRPr="00687C6A" w14:paraId="7189731A" w14:textId="77777777" w:rsidTr="00442064">
        <w:trPr>
          <w:cnfStyle w:val="000000100000" w:firstRow="0" w:lastRow="0" w:firstColumn="0" w:lastColumn="0" w:oddVBand="0" w:evenVBand="0" w:oddHBand="1" w:evenHBand="0" w:firstRowFirstColumn="0" w:firstRowLastColumn="0" w:lastRowFirstColumn="0" w:lastRowLastColumn="0"/>
          <w:trHeight w:val="389"/>
          <w:ins w:id="789"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238B9F3C" w14:textId="77777777" w:rsidR="00A21D9E" w:rsidRPr="003C4740" w:rsidRDefault="00A21D9E" w:rsidP="00442064">
            <w:pPr>
              <w:rPr>
                <w:ins w:id="790" w:author="Mohammed Khateeb" w:date="2025-01-27T12:27:00Z" w16du:dateUtc="2025-01-27T08:27:00Z"/>
                <w:rFonts w:cstheme="minorHAnsi"/>
                <w:b w:val="0"/>
                <w:color w:val="auto"/>
                <w:sz w:val="21"/>
                <w:szCs w:val="21"/>
              </w:rPr>
            </w:pPr>
            <w:ins w:id="791" w:author="Mohammed Khateeb" w:date="2025-01-27T12:27:00Z" w16du:dateUtc="2025-01-27T08:27:00Z">
              <w:r w:rsidRPr="003C4740">
                <w:rPr>
                  <w:rFonts w:cstheme="minorHAnsi"/>
                  <w:sz w:val="21"/>
                  <w:szCs w:val="21"/>
                </w:rPr>
                <w:t>Section 1</w:t>
              </w:r>
              <w:r>
                <w:rPr>
                  <w:rFonts w:cstheme="minorHAnsi"/>
                  <w:sz w:val="21"/>
                  <w:szCs w:val="21"/>
                </w:rPr>
                <w:t xml:space="preserve"> – </w:t>
              </w:r>
              <w:r w:rsidRPr="003C4740">
                <w:rPr>
                  <w:rFonts w:cstheme="minorHAnsi"/>
                  <w:sz w:val="21"/>
                  <w:szCs w:val="21"/>
                </w:rPr>
                <w:t>Introduction</w:t>
              </w:r>
            </w:ins>
          </w:p>
        </w:tc>
        <w:tc>
          <w:tcPr>
            <w:tcW w:w="2520" w:type="dxa"/>
          </w:tcPr>
          <w:p w14:paraId="3E68970A" w14:textId="0C734A4B" w:rsidR="00A21D9E" w:rsidRPr="003C4740" w:rsidRDefault="00A21D9E" w:rsidP="00442064">
            <w:pPr>
              <w:cnfStyle w:val="000000100000" w:firstRow="0" w:lastRow="0" w:firstColumn="0" w:lastColumn="0" w:oddVBand="0" w:evenVBand="0" w:oddHBand="1" w:evenHBand="0" w:firstRowFirstColumn="0" w:firstRowLastColumn="0" w:lastRowFirstColumn="0" w:lastRowLastColumn="0"/>
              <w:rPr>
                <w:ins w:id="792" w:author="Mohammed Khateeb" w:date="2025-01-27T12:27:00Z" w16du:dateUtc="2025-01-27T08:27:00Z"/>
                <w:rFonts w:cstheme="minorHAnsi"/>
                <w:color w:val="auto"/>
                <w:sz w:val="21"/>
                <w:szCs w:val="21"/>
              </w:rPr>
            </w:pPr>
            <w:ins w:id="793" w:author="Mohammed Khateeb" w:date="2025-01-29T12:49:00Z" w16du:dateUtc="2025-01-29T08:49:00Z">
              <w:r>
                <w:rPr>
                  <w:rFonts w:cstheme="minorHAnsi"/>
                  <w:color w:val="auto"/>
                  <w:sz w:val="21"/>
                  <w:szCs w:val="21"/>
                </w:rPr>
                <w:t>T3.1.1</w:t>
              </w:r>
            </w:ins>
            <w:ins w:id="794" w:author="Mohammed Khateeb" w:date="2025-01-29T12:52:00Z" w16du:dateUtc="2025-01-29T08:52:00Z">
              <w:r>
                <w:rPr>
                  <w:rFonts w:cstheme="minorHAnsi"/>
                  <w:color w:val="auto"/>
                  <w:sz w:val="21"/>
                  <w:szCs w:val="21"/>
                </w:rPr>
                <w:t xml:space="preserve"> – Operations Management Policy</w:t>
              </w:r>
            </w:ins>
          </w:p>
        </w:tc>
        <w:tc>
          <w:tcPr>
            <w:tcW w:w="2700" w:type="dxa"/>
          </w:tcPr>
          <w:p w14:paraId="70FE3F9F" w14:textId="6E2B82B2" w:rsidR="00976C10" w:rsidRDefault="00C62A79" w:rsidP="00976C10">
            <w:pPr>
              <w:cnfStyle w:val="000000100000" w:firstRow="0" w:lastRow="0" w:firstColumn="0" w:lastColumn="0" w:oddVBand="0" w:evenVBand="0" w:oddHBand="1" w:evenHBand="0" w:firstRowFirstColumn="0" w:firstRowLastColumn="0" w:lastRowFirstColumn="0" w:lastRowLastColumn="0"/>
              <w:rPr>
                <w:ins w:id="795" w:author="Mohammed Khateeb" w:date="2025-01-29T14:33:00Z" w16du:dateUtc="2025-01-29T10:33:00Z"/>
                <w:rFonts w:cstheme="minorHAnsi"/>
                <w:color w:val="auto"/>
                <w:sz w:val="21"/>
                <w:szCs w:val="21"/>
              </w:rPr>
            </w:pPr>
            <w:ins w:id="796" w:author="Mohammed Khateeb" w:date="2025-01-30T14:13:00Z" w16du:dateUtc="2025-01-30T10:13:00Z">
              <w:r>
                <w:rPr>
                  <w:rFonts w:cstheme="minorHAnsi"/>
                  <w:color w:val="auto"/>
                  <w:sz w:val="21"/>
                  <w:szCs w:val="21"/>
                </w:rPr>
                <w:t xml:space="preserve">Clause </w:t>
              </w:r>
            </w:ins>
            <w:ins w:id="797" w:author="Mohammed Khateeb" w:date="2025-01-29T14:33:00Z" w16du:dateUtc="2025-01-29T10:33:00Z">
              <w:r w:rsidR="00976C10" w:rsidRPr="00117793">
                <w:rPr>
                  <w:rFonts w:cstheme="minorHAnsi"/>
                  <w:color w:val="auto"/>
                  <w:sz w:val="21"/>
                  <w:szCs w:val="21"/>
                </w:rPr>
                <w:t>5.2</w:t>
              </w:r>
              <w:r w:rsidR="00976C10">
                <w:rPr>
                  <w:rFonts w:cstheme="minorHAnsi"/>
                  <w:color w:val="auto"/>
                  <w:sz w:val="21"/>
                  <w:szCs w:val="21"/>
                </w:rPr>
                <w:t xml:space="preserve"> – Policy </w:t>
              </w:r>
            </w:ins>
          </w:p>
          <w:p w14:paraId="4D773718" w14:textId="64DB9FF6" w:rsidR="00A21D9E" w:rsidRPr="003C4740" w:rsidRDefault="00976C10" w:rsidP="00976C10">
            <w:pPr>
              <w:cnfStyle w:val="000000100000" w:firstRow="0" w:lastRow="0" w:firstColumn="0" w:lastColumn="0" w:oddVBand="0" w:evenVBand="0" w:oddHBand="1" w:evenHBand="0" w:firstRowFirstColumn="0" w:firstRowLastColumn="0" w:lastRowFirstColumn="0" w:lastRowLastColumn="0"/>
              <w:rPr>
                <w:ins w:id="798" w:author="Mohammed Khateeb" w:date="2025-01-27T12:27:00Z" w16du:dateUtc="2025-01-27T08:27:00Z"/>
                <w:rFonts w:cstheme="minorHAnsi"/>
                <w:color w:val="auto"/>
                <w:sz w:val="21"/>
                <w:szCs w:val="21"/>
              </w:rPr>
            </w:pPr>
            <w:ins w:id="799" w:author="Mohammed Khateeb" w:date="2025-01-29T14:33:00Z" w16du:dateUtc="2025-01-29T10:33:00Z">
              <w:r w:rsidRPr="00117793">
                <w:rPr>
                  <w:rFonts w:cstheme="minorHAnsi"/>
                  <w:color w:val="auto"/>
                  <w:sz w:val="21"/>
                  <w:szCs w:val="21"/>
                </w:rPr>
                <w:t>A.5.1</w:t>
              </w:r>
              <w:r>
                <w:rPr>
                  <w:rFonts w:cstheme="minorHAnsi"/>
                  <w:color w:val="auto"/>
                  <w:sz w:val="21"/>
                  <w:szCs w:val="21"/>
                </w:rPr>
                <w:t xml:space="preserve"> - </w:t>
              </w:r>
              <w:r w:rsidRPr="00B313B2">
                <w:rPr>
                  <w:rFonts w:cstheme="minorHAnsi"/>
                  <w:color w:val="auto"/>
                  <w:sz w:val="21"/>
                  <w:szCs w:val="21"/>
                </w:rPr>
                <w:t>Policies for information security</w:t>
              </w:r>
            </w:ins>
          </w:p>
        </w:tc>
      </w:tr>
      <w:tr w:rsidR="00A21D9E" w:rsidRPr="00687C6A" w14:paraId="7260C162" w14:textId="77777777" w:rsidTr="00442064">
        <w:trPr>
          <w:cnfStyle w:val="000000010000" w:firstRow="0" w:lastRow="0" w:firstColumn="0" w:lastColumn="0" w:oddVBand="0" w:evenVBand="0" w:oddHBand="0" w:evenHBand="1" w:firstRowFirstColumn="0" w:firstRowLastColumn="0" w:lastRowFirstColumn="0" w:lastRowLastColumn="0"/>
          <w:trHeight w:val="412"/>
          <w:ins w:id="800"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41118F0D" w14:textId="77777777" w:rsidR="00A21D9E" w:rsidRPr="003C4740" w:rsidRDefault="00A21D9E" w:rsidP="00442064">
            <w:pPr>
              <w:rPr>
                <w:ins w:id="801" w:author="Mohammed Khateeb" w:date="2025-01-27T12:27:00Z" w16du:dateUtc="2025-01-27T08:27:00Z"/>
                <w:rFonts w:cstheme="minorHAnsi"/>
                <w:b w:val="0"/>
                <w:color w:val="auto"/>
                <w:sz w:val="21"/>
                <w:szCs w:val="21"/>
              </w:rPr>
            </w:pPr>
            <w:ins w:id="802" w:author="Mohammed Khateeb" w:date="2025-01-27T12:27:00Z" w16du:dateUtc="2025-01-27T08:27:00Z">
              <w:r w:rsidRPr="003C4740">
                <w:rPr>
                  <w:rFonts w:cstheme="minorHAnsi"/>
                  <w:sz w:val="21"/>
                  <w:szCs w:val="21"/>
                </w:rPr>
                <w:t>Section 2</w:t>
              </w:r>
              <w:r>
                <w:rPr>
                  <w:rFonts w:cstheme="minorHAnsi"/>
                  <w:sz w:val="21"/>
                  <w:szCs w:val="21"/>
                </w:rPr>
                <w:t xml:space="preserve"> – </w:t>
              </w:r>
              <w:r w:rsidRPr="003C4740">
                <w:rPr>
                  <w:rFonts w:cstheme="minorHAnsi"/>
                  <w:sz w:val="21"/>
                  <w:szCs w:val="21"/>
                </w:rPr>
                <w:t>Purpose</w:t>
              </w:r>
            </w:ins>
          </w:p>
        </w:tc>
        <w:tc>
          <w:tcPr>
            <w:tcW w:w="2520" w:type="dxa"/>
          </w:tcPr>
          <w:p w14:paraId="19CCBD78" w14:textId="5C99D731" w:rsidR="00A21D9E" w:rsidRPr="003C4740" w:rsidRDefault="00A21D9E" w:rsidP="00442064">
            <w:pPr>
              <w:cnfStyle w:val="000000010000" w:firstRow="0" w:lastRow="0" w:firstColumn="0" w:lastColumn="0" w:oddVBand="0" w:evenVBand="0" w:oddHBand="0" w:evenHBand="1" w:firstRowFirstColumn="0" w:firstRowLastColumn="0" w:lastRowFirstColumn="0" w:lastRowLastColumn="0"/>
              <w:rPr>
                <w:ins w:id="803" w:author="Mohammed Khateeb" w:date="2025-01-27T12:27:00Z" w16du:dateUtc="2025-01-27T08:27:00Z"/>
                <w:rFonts w:cstheme="minorHAnsi"/>
                <w:color w:val="auto"/>
                <w:sz w:val="21"/>
                <w:szCs w:val="21"/>
              </w:rPr>
            </w:pPr>
            <w:ins w:id="804" w:author="Mohammed Khateeb" w:date="2025-01-29T12:55:00Z" w16du:dateUtc="2025-01-29T08:55:00Z">
              <w:r>
                <w:rPr>
                  <w:rFonts w:cstheme="minorHAnsi"/>
                  <w:color w:val="auto"/>
                  <w:sz w:val="21"/>
                  <w:szCs w:val="21"/>
                </w:rPr>
                <w:t>-</w:t>
              </w:r>
            </w:ins>
          </w:p>
        </w:tc>
        <w:tc>
          <w:tcPr>
            <w:tcW w:w="2700" w:type="dxa"/>
          </w:tcPr>
          <w:p w14:paraId="7BC291D0" w14:textId="304EA89D" w:rsidR="00766279" w:rsidRPr="003C4740" w:rsidRDefault="00766279" w:rsidP="00442064">
            <w:pPr>
              <w:cnfStyle w:val="000000010000" w:firstRow="0" w:lastRow="0" w:firstColumn="0" w:lastColumn="0" w:oddVBand="0" w:evenVBand="0" w:oddHBand="0" w:evenHBand="1" w:firstRowFirstColumn="0" w:firstRowLastColumn="0" w:lastRowFirstColumn="0" w:lastRowLastColumn="0"/>
              <w:rPr>
                <w:ins w:id="805" w:author="Mohammed Khateeb" w:date="2025-01-27T12:27:00Z" w16du:dateUtc="2025-01-27T08:27:00Z"/>
                <w:rFonts w:cstheme="minorHAnsi"/>
                <w:color w:val="auto"/>
                <w:sz w:val="21"/>
                <w:szCs w:val="21"/>
              </w:rPr>
            </w:pPr>
            <w:ins w:id="806" w:author="Mohammed Khateeb" w:date="2025-01-29T12:58:00Z" w16du:dateUtc="2025-01-29T08:58:00Z">
              <w:r>
                <w:rPr>
                  <w:rFonts w:cstheme="minorHAnsi"/>
                  <w:color w:val="auto"/>
                  <w:sz w:val="21"/>
                  <w:szCs w:val="21"/>
                </w:rPr>
                <w:t>-</w:t>
              </w:r>
            </w:ins>
          </w:p>
        </w:tc>
      </w:tr>
      <w:tr w:rsidR="00A21D9E" w:rsidRPr="00687C6A" w14:paraId="30A861AE" w14:textId="77777777" w:rsidTr="00442064">
        <w:trPr>
          <w:cnfStyle w:val="000000100000" w:firstRow="0" w:lastRow="0" w:firstColumn="0" w:lastColumn="0" w:oddVBand="0" w:evenVBand="0" w:oddHBand="1" w:evenHBand="0" w:firstRowFirstColumn="0" w:firstRowLastColumn="0" w:lastRowFirstColumn="0" w:lastRowLastColumn="0"/>
          <w:trHeight w:val="389"/>
          <w:ins w:id="807"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04E7D14E" w14:textId="77777777" w:rsidR="00A21D9E" w:rsidRPr="003C4740" w:rsidRDefault="00A21D9E" w:rsidP="00442064">
            <w:pPr>
              <w:rPr>
                <w:ins w:id="808" w:author="Mohammed Khateeb" w:date="2025-01-27T12:27:00Z" w16du:dateUtc="2025-01-27T08:27:00Z"/>
                <w:rFonts w:cstheme="minorHAnsi"/>
                <w:b w:val="0"/>
                <w:color w:val="auto"/>
                <w:sz w:val="21"/>
                <w:szCs w:val="21"/>
              </w:rPr>
            </w:pPr>
            <w:ins w:id="809" w:author="Mohammed Khateeb" w:date="2025-01-27T12:27:00Z" w16du:dateUtc="2025-01-27T08:27:00Z">
              <w:r w:rsidRPr="003C4740">
                <w:rPr>
                  <w:rFonts w:cstheme="minorHAnsi"/>
                  <w:sz w:val="21"/>
                  <w:szCs w:val="21"/>
                </w:rPr>
                <w:t xml:space="preserve">Section 3 </w:t>
              </w:r>
              <w:r>
                <w:rPr>
                  <w:rFonts w:cstheme="minorHAnsi"/>
                  <w:sz w:val="21"/>
                  <w:szCs w:val="21"/>
                </w:rPr>
                <w:t xml:space="preserve">– </w:t>
              </w:r>
              <w:r w:rsidRPr="003C4740">
                <w:rPr>
                  <w:rFonts w:cstheme="minorHAnsi"/>
                  <w:sz w:val="21"/>
                  <w:szCs w:val="21"/>
                </w:rPr>
                <w:t>Scope</w:t>
              </w:r>
            </w:ins>
          </w:p>
        </w:tc>
        <w:tc>
          <w:tcPr>
            <w:tcW w:w="2520" w:type="dxa"/>
          </w:tcPr>
          <w:p w14:paraId="4C5544D3" w14:textId="19517FE1" w:rsidR="00A21D9E" w:rsidRPr="003C4740" w:rsidRDefault="00A21D9E" w:rsidP="00442064">
            <w:pPr>
              <w:cnfStyle w:val="000000100000" w:firstRow="0" w:lastRow="0" w:firstColumn="0" w:lastColumn="0" w:oddVBand="0" w:evenVBand="0" w:oddHBand="1" w:evenHBand="0" w:firstRowFirstColumn="0" w:firstRowLastColumn="0" w:lastRowFirstColumn="0" w:lastRowLastColumn="0"/>
              <w:rPr>
                <w:ins w:id="810" w:author="Mohammed Khateeb" w:date="2025-01-27T12:27:00Z" w16du:dateUtc="2025-01-27T08:27:00Z"/>
                <w:rFonts w:cstheme="minorHAnsi"/>
                <w:color w:val="auto"/>
                <w:sz w:val="21"/>
                <w:szCs w:val="21"/>
              </w:rPr>
            </w:pPr>
            <w:ins w:id="811" w:author="Mohammed Khateeb" w:date="2025-01-29T12:55:00Z" w16du:dateUtc="2025-01-29T08:55:00Z">
              <w:r>
                <w:rPr>
                  <w:rFonts w:cstheme="minorHAnsi"/>
                  <w:color w:val="auto"/>
                  <w:sz w:val="21"/>
                  <w:szCs w:val="21"/>
                </w:rPr>
                <w:t>-</w:t>
              </w:r>
            </w:ins>
          </w:p>
        </w:tc>
        <w:tc>
          <w:tcPr>
            <w:tcW w:w="2700" w:type="dxa"/>
          </w:tcPr>
          <w:p w14:paraId="7E3E21EC" w14:textId="7A96D4E0" w:rsidR="00A21D9E" w:rsidRPr="003C4740" w:rsidRDefault="00766279" w:rsidP="00442064">
            <w:pPr>
              <w:cnfStyle w:val="000000100000" w:firstRow="0" w:lastRow="0" w:firstColumn="0" w:lastColumn="0" w:oddVBand="0" w:evenVBand="0" w:oddHBand="1" w:evenHBand="0" w:firstRowFirstColumn="0" w:firstRowLastColumn="0" w:lastRowFirstColumn="0" w:lastRowLastColumn="0"/>
              <w:rPr>
                <w:ins w:id="812" w:author="Mohammed Khateeb" w:date="2025-01-27T12:27:00Z" w16du:dateUtc="2025-01-27T08:27:00Z"/>
                <w:rFonts w:cstheme="minorHAnsi"/>
                <w:color w:val="auto"/>
                <w:sz w:val="21"/>
                <w:szCs w:val="21"/>
              </w:rPr>
            </w:pPr>
            <w:ins w:id="813" w:author="Mohammed Khateeb" w:date="2025-01-29T12:58:00Z" w16du:dateUtc="2025-01-29T08:58:00Z">
              <w:r>
                <w:rPr>
                  <w:rFonts w:cstheme="minorHAnsi"/>
                  <w:color w:val="auto"/>
                  <w:sz w:val="21"/>
                  <w:szCs w:val="21"/>
                </w:rPr>
                <w:t>-</w:t>
              </w:r>
            </w:ins>
          </w:p>
        </w:tc>
      </w:tr>
      <w:tr w:rsidR="00A21D9E" w:rsidRPr="00687C6A" w14:paraId="4288BA7E" w14:textId="77777777" w:rsidTr="00442064">
        <w:trPr>
          <w:cnfStyle w:val="000000010000" w:firstRow="0" w:lastRow="0" w:firstColumn="0" w:lastColumn="0" w:oddVBand="0" w:evenVBand="0" w:oddHBand="0" w:evenHBand="1" w:firstRowFirstColumn="0" w:firstRowLastColumn="0" w:lastRowFirstColumn="0" w:lastRowLastColumn="0"/>
          <w:trHeight w:val="412"/>
          <w:ins w:id="814"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46B82F4B" w14:textId="77777777" w:rsidR="00A21D9E" w:rsidRPr="003C4740" w:rsidRDefault="00A21D9E" w:rsidP="00442064">
            <w:pPr>
              <w:rPr>
                <w:ins w:id="815" w:author="Mohammed Khateeb" w:date="2025-01-27T12:27:00Z" w16du:dateUtc="2025-01-27T08:27:00Z"/>
                <w:rFonts w:cstheme="minorHAnsi"/>
                <w:b w:val="0"/>
                <w:color w:val="auto"/>
                <w:sz w:val="21"/>
                <w:szCs w:val="21"/>
              </w:rPr>
            </w:pPr>
            <w:ins w:id="816" w:author="Mohammed Khateeb" w:date="2025-01-27T12:27:00Z" w16du:dateUtc="2025-01-27T08:27:00Z">
              <w:r w:rsidRPr="003C4740">
                <w:rPr>
                  <w:rFonts w:cstheme="minorHAnsi"/>
                  <w:sz w:val="21"/>
                  <w:szCs w:val="21"/>
                </w:rPr>
                <w:t>Section 4 – Policy Statement</w:t>
              </w:r>
            </w:ins>
          </w:p>
        </w:tc>
        <w:tc>
          <w:tcPr>
            <w:tcW w:w="2520" w:type="dxa"/>
          </w:tcPr>
          <w:p w14:paraId="1B6D1E6E" w14:textId="76C3CE9F" w:rsidR="00A21D9E" w:rsidRPr="003C4740" w:rsidRDefault="00A21D9E" w:rsidP="00442064">
            <w:pPr>
              <w:cnfStyle w:val="000000010000" w:firstRow="0" w:lastRow="0" w:firstColumn="0" w:lastColumn="0" w:oddVBand="0" w:evenVBand="0" w:oddHBand="0" w:evenHBand="1" w:firstRowFirstColumn="0" w:firstRowLastColumn="0" w:lastRowFirstColumn="0" w:lastRowLastColumn="0"/>
              <w:rPr>
                <w:ins w:id="817" w:author="Mohammed Khateeb" w:date="2025-01-27T12:27:00Z" w16du:dateUtc="2025-01-27T08:27:00Z"/>
                <w:rFonts w:cstheme="minorHAnsi"/>
                <w:color w:val="auto"/>
                <w:sz w:val="21"/>
                <w:szCs w:val="21"/>
              </w:rPr>
            </w:pPr>
            <w:ins w:id="818" w:author="Mohammed Khateeb" w:date="2025-01-29T12:55:00Z" w16du:dateUtc="2025-01-29T08:55:00Z">
              <w:r>
                <w:rPr>
                  <w:rFonts w:cstheme="minorHAnsi"/>
                  <w:color w:val="auto"/>
                  <w:sz w:val="21"/>
                  <w:szCs w:val="21"/>
                </w:rPr>
                <w:t>-</w:t>
              </w:r>
            </w:ins>
          </w:p>
        </w:tc>
        <w:tc>
          <w:tcPr>
            <w:tcW w:w="2700" w:type="dxa"/>
          </w:tcPr>
          <w:p w14:paraId="45B4C224" w14:textId="2A87E2E5" w:rsidR="00A21D9E" w:rsidRPr="003C4740" w:rsidRDefault="00766279" w:rsidP="00442064">
            <w:pPr>
              <w:cnfStyle w:val="000000010000" w:firstRow="0" w:lastRow="0" w:firstColumn="0" w:lastColumn="0" w:oddVBand="0" w:evenVBand="0" w:oddHBand="0" w:evenHBand="1" w:firstRowFirstColumn="0" w:firstRowLastColumn="0" w:lastRowFirstColumn="0" w:lastRowLastColumn="0"/>
              <w:rPr>
                <w:ins w:id="819" w:author="Mohammed Khateeb" w:date="2025-01-27T12:27:00Z" w16du:dateUtc="2025-01-27T08:27:00Z"/>
                <w:rFonts w:cstheme="minorHAnsi"/>
                <w:color w:val="auto"/>
                <w:sz w:val="21"/>
                <w:szCs w:val="21"/>
              </w:rPr>
            </w:pPr>
            <w:ins w:id="820" w:author="Mohammed Khateeb" w:date="2025-01-29T12:58:00Z" w16du:dateUtc="2025-01-29T08:58:00Z">
              <w:r>
                <w:rPr>
                  <w:rFonts w:cstheme="minorHAnsi"/>
                  <w:color w:val="auto"/>
                  <w:sz w:val="21"/>
                  <w:szCs w:val="21"/>
                </w:rPr>
                <w:t>-</w:t>
              </w:r>
            </w:ins>
          </w:p>
        </w:tc>
      </w:tr>
      <w:tr w:rsidR="00A21D9E" w:rsidRPr="00687C6A" w14:paraId="1A6B7E4E" w14:textId="77777777" w:rsidTr="00442064">
        <w:trPr>
          <w:cnfStyle w:val="000000100000" w:firstRow="0" w:lastRow="0" w:firstColumn="0" w:lastColumn="0" w:oddVBand="0" w:evenVBand="0" w:oddHBand="1" w:evenHBand="0" w:firstRowFirstColumn="0" w:firstRowLastColumn="0" w:lastRowFirstColumn="0" w:lastRowLastColumn="0"/>
          <w:trHeight w:val="412"/>
          <w:ins w:id="821"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12673E55" w14:textId="77777777" w:rsidR="00A21D9E" w:rsidRPr="003C4740" w:rsidRDefault="00A21D9E" w:rsidP="00442064">
            <w:pPr>
              <w:rPr>
                <w:ins w:id="822" w:author="Mohammed Khateeb" w:date="2025-01-27T12:27:00Z" w16du:dateUtc="2025-01-27T08:27:00Z"/>
                <w:rFonts w:cstheme="minorHAnsi"/>
                <w:b w:val="0"/>
                <w:color w:val="auto"/>
                <w:sz w:val="21"/>
                <w:szCs w:val="21"/>
              </w:rPr>
            </w:pPr>
            <w:ins w:id="823" w:author="Mohammed Khateeb" w:date="2025-01-27T12:27:00Z" w16du:dateUtc="2025-01-27T08:27:00Z">
              <w:r w:rsidRPr="003C4740">
                <w:rPr>
                  <w:rFonts w:cstheme="minorHAnsi"/>
                  <w:sz w:val="21"/>
                  <w:szCs w:val="21"/>
                </w:rPr>
                <w:t>Section 5 – Policy Details</w:t>
              </w:r>
            </w:ins>
          </w:p>
        </w:tc>
        <w:tc>
          <w:tcPr>
            <w:tcW w:w="2520" w:type="dxa"/>
          </w:tcPr>
          <w:p w14:paraId="1DCEEC18" w14:textId="61967F29" w:rsidR="00A21D9E" w:rsidRPr="003C4740" w:rsidRDefault="00A21D9E" w:rsidP="00442064">
            <w:pPr>
              <w:cnfStyle w:val="000000100000" w:firstRow="0" w:lastRow="0" w:firstColumn="0" w:lastColumn="0" w:oddVBand="0" w:evenVBand="0" w:oddHBand="1" w:evenHBand="0" w:firstRowFirstColumn="0" w:firstRowLastColumn="0" w:lastRowFirstColumn="0" w:lastRowLastColumn="0"/>
              <w:rPr>
                <w:ins w:id="824" w:author="Mohammed Khateeb" w:date="2025-01-27T12:27:00Z" w16du:dateUtc="2025-01-27T08:27:00Z"/>
                <w:rFonts w:cstheme="minorHAnsi"/>
                <w:color w:val="auto"/>
                <w:sz w:val="21"/>
                <w:szCs w:val="21"/>
              </w:rPr>
            </w:pPr>
            <w:ins w:id="825" w:author="Mohammed Khateeb" w:date="2025-01-29T12:55:00Z" w16du:dateUtc="2025-01-29T08:55:00Z">
              <w:r>
                <w:rPr>
                  <w:rFonts w:cstheme="minorHAnsi"/>
                  <w:color w:val="auto"/>
                  <w:sz w:val="21"/>
                  <w:szCs w:val="21"/>
                </w:rPr>
                <w:t>-</w:t>
              </w:r>
            </w:ins>
          </w:p>
        </w:tc>
        <w:tc>
          <w:tcPr>
            <w:tcW w:w="2700" w:type="dxa"/>
          </w:tcPr>
          <w:p w14:paraId="26440473" w14:textId="47DEEE4D" w:rsidR="00A21D9E" w:rsidRPr="003C4740" w:rsidRDefault="00766279" w:rsidP="00442064">
            <w:pPr>
              <w:cnfStyle w:val="000000100000" w:firstRow="0" w:lastRow="0" w:firstColumn="0" w:lastColumn="0" w:oddVBand="0" w:evenVBand="0" w:oddHBand="1" w:evenHBand="0" w:firstRowFirstColumn="0" w:firstRowLastColumn="0" w:lastRowFirstColumn="0" w:lastRowLastColumn="0"/>
              <w:rPr>
                <w:ins w:id="826" w:author="Mohammed Khateeb" w:date="2025-01-27T12:27:00Z" w16du:dateUtc="2025-01-27T08:27:00Z"/>
                <w:rFonts w:cstheme="minorHAnsi"/>
                <w:color w:val="auto"/>
                <w:sz w:val="21"/>
                <w:szCs w:val="21"/>
              </w:rPr>
            </w:pPr>
            <w:ins w:id="827" w:author="Mohammed Khateeb" w:date="2025-01-29T12:58:00Z" w16du:dateUtc="2025-01-29T08:58:00Z">
              <w:r>
                <w:rPr>
                  <w:rFonts w:cstheme="minorHAnsi"/>
                  <w:color w:val="auto"/>
                  <w:sz w:val="21"/>
                  <w:szCs w:val="21"/>
                </w:rPr>
                <w:t>-</w:t>
              </w:r>
            </w:ins>
          </w:p>
        </w:tc>
      </w:tr>
      <w:tr w:rsidR="00A21D9E" w:rsidRPr="00687C6A" w14:paraId="6DFC815A" w14:textId="77777777" w:rsidTr="00442064">
        <w:trPr>
          <w:cnfStyle w:val="000000010000" w:firstRow="0" w:lastRow="0" w:firstColumn="0" w:lastColumn="0" w:oddVBand="0" w:evenVBand="0" w:oddHBand="0" w:evenHBand="1" w:firstRowFirstColumn="0" w:firstRowLastColumn="0" w:lastRowFirstColumn="0" w:lastRowLastColumn="0"/>
          <w:trHeight w:val="412"/>
          <w:ins w:id="828"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28D9379A" w14:textId="7D1C5CF8" w:rsidR="00A21D9E" w:rsidRPr="003C4740" w:rsidRDefault="00A21D9E" w:rsidP="00442064">
            <w:pPr>
              <w:rPr>
                <w:ins w:id="829" w:author="Mohammed Khateeb" w:date="2025-01-27T12:27:00Z" w16du:dateUtc="2025-01-27T08:27:00Z"/>
                <w:rFonts w:cstheme="minorHAnsi"/>
                <w:b w:val="0"/>
                <w:color w:val="auto"/>
                <w:sz w:val="21"/>
                <w:szCs w:val="21"/>
              </w:rPr>
            </w:pPr>
            <w:ins w:id="830" w:author="Mohammed Khateeb" w:date="2025-01-27T12:27:00Z" w16du:dateUtc="2025-01-27T08:27:00Z">
              <w:r>
                <w:rPr>
                  <w:rFonts w:cstheme="minorHAnsi"/>
                  <w:sz w:val="21"/>
                  <w:szCs w:val="21"/>
                </w:rPr>
                <w:t xml:space="preserve">Section 5.1 – </w:t>
              </w:r>
            </w:ins>
            <w:ins w:id="831" w:author="Mohammed Khateeb" w:date="2025-01-29T12:47:00Z" w16du:dateUtc="2025-01-29T08:47:00Z">
              <w:r>
                <w:rPr>
                  <w:rFonts w:cstheme="minorHAnsi"/>
                  <w:sz w:val="21"/>
                  <w:szCs w:val="21"/>
                </w:rPr>
                <w:t xml:space="preserve">Documenting the Operating Procedures </w:t>
              </w:r>
            </w:ins>
          </w:p>
        </w:tc>
        <w:tc>
          <w:tcPr>
            <w:tcW w:w="2520" w:type="dxa"/>
          </w:tcPr>
          <w:p w14:paraId="41B2513A" w14:textId="11043950" w:rsidR="00A21D9E" w:rsidRDefault="00A21D9E" w:rsidP="00442064">
            <w:pPr>
              <w:cnfStyle w:val="000000010000" w:firstRow="0" w:lastRow="0" w:firstColumn="0" w:lastColumn="0" w:oddVBand="0" w:evenVBand="0" w:oddHBand="0" w:evenHBand="1" w:firstRowFirstColumn="0" w:firstRowLastColumn="0" w:lastRowFirstColumn="0" w:lastRowLastColumn="0"/>
              <w:rPr>
                <w:ins w:id="832" w:author="Mohammed Khateeb" w:date="2025-01-29T12:49:00Z" w16du:dateUtc="2025-01-29T08:49:00Z"/>
                <w:rFonts w:cstheme="minorHAnsi"/>
                <w:color w:val="auto"/>
                <w:sz w:val="21"/>
                <w:szCs w:val="21"/>
              </w:rPr>
            </w:pPr>
            <w:ins w:id="833" w:author="Mohammed Khateeb" w:date="2025-01-29T12:49:00Z" w16du:dateUtc="2025-01-29T08:49:00Z">
              <w:r>
                <w:rPr>
                  <w:rFonts w:cstheme="minorHAnsi"/>
                  <w:color w:val="auto"/>
                  <w:sz w:val="21"/>
                  <w:szCs w:val="21"/>
                </w:rPr>
                <w:t>T3.2.2</w:t>
              </w:r>
            </w:ins>
            <w:ins w:id="834" w:author="Mohammed Khateeb" w:date="2025-01-29T12:52:00Z" w16du:dateUtc="2025-01-29T08:52:00Z">
              <w:r>
                <w:rPr>
                  <w:rFonts w:cstheme="minorHAnsi"/>
                  <w:color w:val="auto"/>
                  <w:sz w:val="21"/>
                  <w:szCs w:val="21"/>
                </w:rPr>
                <w:t xml:space="preserve"> – Documented Operating Procedures</w:t>
              </w:r>
            </w:ins>
          </w:p>
          <w:p w14:paraId="605F31F8" w14:textId="7195F5D6" w:rsidR="00A21D9E" w:rsidRPr="003C4740" w:rsidRDefault="00A21D9E" w:rsidP="00442064">
            <w:pPr>
              <w:cnfStyle w:val="000000010000" w:firstRow="0" w:lastRow="0" w:firstColumn="0" w:lastColumn="0" w:oddVBand="0" w:evenVBand="0" w:oddHBand="0" w:evenHBand="1" w:firstRowFirstColumn="0" w:firstRowLastColumn="0" w:lastRowFirstColumn="0" w:lastRowLastColumn="0"/>
              <w:rPr>
                <w:ins w:id="835" w:author="Mohammed Khateeb" w:date="2025-01-27T12:27:00Z" w16du:dateUtc="2025-01-27T08:27:00Z"/>
                <w:rFonts w:cstheme="minorHAnsi"/>
                <w:color w:val="auto"/>
                <w:sz w:val="21"/>
                <w:szCs w:val="21"/>
              </w:rPr>
            </w:pPr>
            <w:ins w:id="836" w:author="Mohammed Khateeb" w:date="2025-01-29T12:49:00Z" w16du:dateUtc="2025-01-29T08:49:00Z">
              <w:r>
                <w:rPr>
                  <w:rFonts w:cstheme="minorHAnsi"/>
                  <w:color w:val="auto"/>
                  <w:sz w:val="21"/>
                  <w:szCs w:val="21"/>
                </w:rPr>
                <w:t>T3.2.3</w:t>
              </w:r>
            </w:ins>
            <w:ins w:id="837" w:author="Mohammed Khateeb" w:date="2025-01-29T12:56:00Z" w16du:dateUtc="2025-01-29T08:56:00Z">
              <w:r w:rsidR="00766279">
                <w:rPr>
                  <w:rFonts w:cstheme="minorHAnsi"/>
                  <w:color w:val="auto"/>
                  <w:sz w:val="21"/>
                  <w:szCs w:val="21"/>
                </w:rPr>
                <w:t xml:space="preserve"> – Change Management</w:t>
              </w:r>
            </w:ins>
          </w:p>
        </w:tc>
        <w:tc>
          <w:tcPr>
            <w:tcW w:w="2700" w:type="dxa"/>
          </w:tcPr>
          <w:p w14:paraId="75EBB6BA" w14:textId="2614BF2A" w:rsidR="00A21D9E" w:rsidRDefault="00766279" w:rsidP="00442064">
            <w:pPr>
              <w:cnfStyle w:val="000000010000" w:firstRow="0" w:lastRow="0" w:firstColumn="0" w:lastColumn="0" w:oddVBand="0" w:evenVBand="0" w:oddHBand="0" w:evenHBand="1" w:firstRowFirstColumn="0" w:firstRowLastColumn="0" w:lastRowFirstColumn="0" w:lastRowLastColumn="0"/>
              <w:rPr>
                <w:ins w:id="838" w:author="Mohammed Khateeb" w:date="2025-01-29T12:56:00Z" w16du:dateUtc="2025-01-29T08:56:00Z"/>
                <w:rFonts w:cstheme="minorHAnsi"/>
                <w:color w:val="auto"/>
                <w:sz w:val="21"/>
                <w:szCs w:val="21"/>
              </w:rPr>
            </w:pPr>
            <w:ins w:id="839" w:author="Mohammed Khateeb" w:date="2025-01-29T12:56:00Z" w16du:dateUtc="2025-01-29T08:56:00Z">
              <w:r w:rsidRPr="00766279">
                <w:rPr>
                  <w:rFonts w:cstheme="minorHAnsi"/>
                  <w:color w:val="auto"/>
                  <w:sz w:val="21"/>
                  <w:szCs w:val="21"/>
                </w:rPr>
                <w:t>A.5.37</w:t>
              </w:r>
            </w:ins>
            <w:ins w:id="840" w:author="Mohammed Khateeb" w:date="2025-01-29T14:33:00Z" w16du:dateUtc="2025-01-29T10:33:00Z">
              <w:r w:rsidR="00976C10">
                <w:rPr>
                  <w:rFonts w:cstheme="minorHAnsi"/>
                  <w:color w:val="auto"/>
                  <w:sz w:val="21"/>
                  <w:szCs w:val="21"/>
                </w:rPr>
                <w:t xml:space="preserve"> - </w:t>
              </w:r>
              <w:r w:rsidR="00976C10" w:rsidRPr="00976C10">
                <w:rPr>
                  <w:rFonts w:cstheme="minorHAnsi"/>
                  <w:color w:val="auto"/>
                  <w:sz w:val="21"/>
                  <w:szCs w:val="21"/>
                </w:rPr>
                <w:t>Documented operating procedures</w:t>
              </w:r>
            </w:ins>
          </w:p>
          <w:p w14:paraId="3F0CED68" w14:textId="0F936361" w:rsidR="00766279" w:rsidRPr="003C4740" w:rsidRDefault="00766279" w:rsidP="00442064">
            <w:pPr>
              <w:cnfStyle w:val="000000010000" w:firstRow="0" w:lastRow="0" w:firstColumn="0" w:lastColumn="0" w:oddVBand="0" w:evenVBand="0" w:oddHBand="0" w:evenHBand="1" w:firstRowFirstColumn="0" w:firstRowLastColumn="0" w:lastRowFirstColumn="0" w:lastRowLastColumn="0"/>
              <w:rPr>
                <w:ins w:id="841" w:author="Mohammed Khateeb" w:date="2025-01-27T12:27:00Z" w16du:dateUtc="2025-01-27T08:27:00Z"/>
                <w:rFonts w:cstheme="minorHAnsi"/>
                <w:color w:val="auto"/>
                <w:sz w:val="21"/>
                <w:szCs w:val="21"/>
              </w:rPr>
            </w:pPr>
            <w:ins w:id="842" w:author="Mohammed Khateeb" w:date="2025-01-29T12:57:00Z" w16du:dateUtc="2025-01-29T08:57:00Z">
              <w:r w:rsidRPr="00766279">
                <w:rPr>
                  <w:rFonts w:cstheme="minorHAnsi"/>
                  <w:color w:val="auto"/>
                  <w:sz w:val="21"/>
                  <w:szCs w:val="21"/>
                </w:rPr>
                <w:t>A.8.32</w:t>
              </w:r>
            </w:ins>
            <w:ins w:id="843" w:author="Mohammed Khateeb" w:date="2025-01-29T14:33:00Z" w16du:dateUtc="2025-01-29T10:33:00Z">
              <w:r w:rsidR="00976C10">
                <w:rPr>
                  <w:rFonts w:cstheme="minorHAnsi"/>
                  <w:color w:val="auto"/>
                  <w:sz w:val="21"/>
                  <w:szCs w:val="21"/>
                </w:rPr>
                <w:t xml:space="preserve"> – Change Management </w:t>
              </w:r>
            </w:ins>
          </w:p>
        </w:tc>
      </w:tr>
      <w:tr w:rsidR="00A21D9E" w:rsidRPr="00687C6A" w14:paraId="3D2CA09B" w14:textId="77777777" w:rsidTr="00442064">
        <w:trPr>
          <w:cnfStyle w:val="000000100000" w:firstRow="0" w:lastRow="0" w:firstColumn="0" w:lastColumn="0" w:oddVBand="0" w:evenVBand="0" w:oddHBand="1" w:evenHBand="0" w:firstRowFirstColumn="0" w:firstRowLastColumn="0" w:lastRowFirstColumn="0" w:lastRowLastColumn="0"/>
          <w:trHeight w:val="412"/>
          <w:ins w:id="844"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0AFB39FB" w14:textId="44CEC746" w:rsidR="00A21D9E" w:rsidRPr="003C4740" w:rsidRDefault="00A21D9E" w:rsidP="00442064">
            <w:pPr>
              <w:rPr>
                <w:ins w:id="845" w:author="Mohammed Khateeb" w:date="2025-01-27T12:27:00Z" w16du:dateUtc="2025-01-27T08:27:00Z"/>
                <w:rFonts w:cstheme="minorHAnsi"/>
                <w:b w:val="0"/>
                <w:color w:val="auto"/>
                <w:sz w:val="21"/>
                <w:szCs w:val="21"/>
              </w:rPr>
            </w:pPr>
            <w:ins w:id="846" w:author="Mohammed Khateeb" w:date="2025-01-27T12:27:00Z" w16du:dateUtc="2025-01-27T08:27:00Z">
              <w:r>
                <w:rPr>
                  <w:rFonts w:cstheme="minorHAnsi"/>
                  <w:sz w:val="21"/>
                  <w:szCs w:val="21"/>
                </w:rPr>
                <w:t xml:space="preserve">Section 5.2 – </w:t>
              </w:r>
            </w:ins>
            <w:ins w:id="847" w:author="Mohammed Khateeb" w:date="2025-01-29T12:47:00Z" w16du:dateUtc="2025-01-29T08:47:00Z">
              <w:r>
                <w:rPr>
                  <w:rFonts w:cstheme="minorHAnsi"/>
                  <w:sz w:val="21"/>
                  <w:szCs w:val="21"/>
                </w:rPr>
                <w:t xml:space="preserve">Controls Over System Documentation </w:t>
              </w:r>
            </w:ins>
          </w:p>
        </w:tc>
        <w:tc>
          <w:tcPr>
            <w:tcW w:w="2520" w:type="dxa"/>
          </w:tcPr>
          <w:p w14:paraId="62EC1564" w14:textId="7BE324E7" w:rsidR="00A21D9E" w:rsidRPr="003C4740" w:rsidRDefault="00A21D9E" w:rsidP="00442064">
            <w:pPr>
              <w:cnfStyle w:val="000000100000" w:firstRow="0" w:lastRow="0" w:firstColumn="0" w:lastColumn="0" w:oddVBand="0" w:evenVBand="0" w:oddHBand="1" w:evenHBand="0" w:firstRowFirstColumn="0" w:firstRowLastColumn="0" w:lastRowFirstColumn="0" w:lastRowLastColumn="0"/>
              <w:rPr>
                <w:ins w:id="848" w:author="Mohammed Khateeb" w:date="2025-01-27T12:27:00Z" w16du:dateUtc="2025-01-27T08:27:00Z"/>
                <w:rFonts w:cstheme="minorHAnsi"/>
                <w:color w:val="auto"/>
                <w:sz w:val="21"/>
                <w:szCs w:val="21"/>
              </w:rPr>
            </w:pPr>
            <w:ins w:id="849" w:author="Mohammed Khateeb" w:date="2025-01-29T12:55:00Z" w16du:dateUtc="2025-01-29T08:55:00Z">
              <w:r>
                <w:rPr>
                  <w:rFonts w:cstheme="minorHAnsi"/>
                  <w:color w:val="auto"/>
                  <w:sz w:val="21"/>
                  <w:szCs w:val="21"/>
                </w:rPr>
                <w:t>-</w:t>
              </w:r>
            </w:ins>
          </w:p>
        </w:tc>
        <w:tc>
          <w:tcPr>
            <w:tcW w:w="2700" w:type="dxa"/>
          </w:tcPr>
          <w:p w14:paraId="15FD9AE9" w14:textId="241452C7" w:rsidR="00A21D9E" w:rsidRPr="003C4740" w:rsidRDefault="00766279" w:rsidP="00442064">
            <w:pPr>
              <w:cnfStyle w:val="000000100000" w:firstRow="0" w:lastRow="0" w:firstColumn="0" w:lastColumn="0" w:oddVBand="0" w:evenVBand="0" w:oddHBand="1" w:evenHBand="0" w:firstRowFirstColumn="0" w:firstRowLastColumn="0" w:lastRowFirstColumn="0" w:lastRowLastColumn="0"/>
              <w:rPr>
                <w:ins w:id="850" w:author="Mohammed Khateeb" w:date="2025-01-27T12:27:00Z" w16du:dateUtc="2025-01-27T08:27:00Z"/>
                <w:rFonts w:cstheme="minorHAnsi"/>
                <w:color w:val="auto"/>
                <w:sz w:val="21"/>
                <w:szCs w:val="21"/>
              </w:rPr>
            </w:pPr>
            <w:ins w:id="851" w:author="Mohammed Khateeb" w:date="2025-01-29T12:59:00Z" w16du:dateUtc="2025-01-29T08:59:00Z">
              <w:r>
                <w:rPr>
                  <w:rFonts w:cstheme="minorHAnsi"/>
                  <w:color w:val="auto"/>
                  <w:sz w:val="21"/>
                  <w:szCs w:val="21"/>
                </w:rPr>
                <w:t>-</w:t>
              </w:r>
            </w:ins>
          </w:p>
        </w:tc>
      </w:tr>
      <w:tr w:rsidR="00A21D9E" w:rsidRPr="00687C6A" w14:paraId="2D4E660F" w14:textId="77777777" w:rsidTr="00442064">
        <w:trPr>
          <w:cnfStyle w:val="000000010000" w:firstRow="0" w:lastRow="0" w:firstColumn="0" w:lastColumn="0" w:oddVBand="0" w:evenVBand="0" w:oddHBand="0" w:evenHBand="1" w:firstRowFirstColumn="0" w:firstRowLastColumn="0" w:lastRowFirstColumn="0" w:lastRowLastColumn="0"/>
          <w:trHeight w:val="412"/>
          <w:ins w:id="852"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741A2A7B" w14:textId="4C28B2FA" w:rsidR="00A21D9E" w:rsidRDefault="00A21D9E" w:rsidP="00442064">
            <w:pPr>
              <w:rPr>
                <w:ins w:id="853" w:author="Mohammed Khateeb" w:date="2025-01-27T12:27:00Z" w16du:dateUtc="2025-01-27T08:27:00Z"/>
                <w:rFonts w:cstheme="minorHAnsi"/>
                <w:sz w:val="21"/>
                <w:szCs w:val="21"/>
              </w:rPr>
            </w:pPr>
            <w:ins w:id="854" w:author="Mohammed Khateeb" w:date="2025-01-27T12:27:00Z" w16du:dateUtc="2025-01-27T08:27:00Z">
              <w:r>
                <w:rPr>
                  <w:rFonts w:cstheme="minorHAnsi"/>
                  <w:sz w:val="21"/>
                  <w:szCs w:val="21"/>
                </w:rPr>
                <w:lastRenderedPageBreak/>
                <w:t xml:space="preserve">Section 5.3 – </w:t>
              </w:r>
            </w:ins>
            <w:ins w:id="855" w:author="Mohammed Khateeb" w:date="2025-01-29T12:47:00Z" w16du:dateUtc="2025-01-29T08:47:00Z">
              <w:r>
                <w:rPr>
                  <w:rFonts w:cstheme="minorHAnsi"/>
                  <w:sz w:val="21"/>
                  <w:szCs w:val="21"/>
                </w:rPr>
                <w:t xml:space="preserve">Separation of Development, Test and Operational </w:t>
              </w:r>
            </w:ins>
            <w:ins w:id="856" w:author="Mohammed Khateeb" w:date="2025-01-29T12:48:00Z" w16du:dateUtc="2025-01-29T08:48:00Z">
              <w:r>
                <w:rPr>
                  <w:rFonts w:cstheme="minorHAnsi"/>
                  <w:sz w:val="21"/>
                  <w:szCs w:val="21"/>
                </w:rPr>
                <w:t>Environments</w:t>
              </w:r>
            </w:ins>
          </w:p>
        </w:tc>
        <w:tc>
          <w:tcPr>
            <w:tcW w:w="2520" w:type="dxa"/>
          </w:tcPr>
          <w:p w14:paraId="2ADC9829" w14:textId="37791780" w:rsidR="00A21D9E" w:rsidRPr="003C4740" w:rsidRDefault="00A21D9E" w:rsidP="00442064">
            <w:pPr>
              <w:cnfStyle w:val="000000010000" w:firstRow="0" w:lastRow="0" w:firstColumn="0" w:lastColumn="0" w:oddVBand="0" w:evenVBand="0" w:oddHBand="0" w:evenHBand="1" w:firstRowFirstColumn="0" w:firstRowLastColumn="0" w:lastRowFirstColumn="0" w:lastRowLastColumn="0"/>
              <w:rPr>
                <w:ins w:id="857" w:author="Mohammed Khateeb" w:date="2025-01-27T12:27:00Z" w16du:dateUtc="2025-01-27T08:27:00Z"/>
                <w:rFonts w:cstheme="minorHAnsi"/>
                <w:color w:val="auto"/>
                <w:sz w:val="21"/>
                <w:szCs w:val="21"/>
              </w:rPr>
            </w:pPr>
            <w:ins w:id="858" w:author="Mohammed Khateeb" w:date="2025-01-29T12:49:00Z" w16du:dateUtc="2025-01-29T08:49:00Z">
              <w:r>
                <w:rPr>
                  <w:rFonts w:cstheme="minorHAnsi"/>
                  <w:color w:val="auto"/>
                  <w:sz w:val="21"/>
                  <w:szCs w:val="21"/>
                </w:rPr>
                <w:t>T3.2.5</w:t>
              </w:r>
            </w:ins>
            <w:ins w:id="859" w:author="Mohammed Khateeb" w:date="2025-01-29T12:53:00Z" w16du:dateUtc="2025-01-29T08:53:00Z">
              <w:r>
                <w:rPr>
                  <w:rFonts w:cstheme="minorHAnsi"/>
                  <w:color w:val="auto"/>
                  <w:sz w:val="21"/>
                  <w:szCs w:val="21"/>
                </w:rPr>
                <w:t xml:space="preserve"> – Separation of Development, Test and Operational Facilities</w:t>
              </w:r>
            </w:ins>
          </w:p>
        </w:tc>
        <w:tc>
          <w:tcPr>
            <w:tcW w:w="2700" w:type="dxa"/>
          </w:tcPr>
          <w:p w14:paraId="6BC630E3" w14:textId="2883A016" w:rsidR="00A21D9E" w:rsidRPr="003C4740" w:rsidRDefault="00766279" w:rsidP="00442064">
            <w:pPr>
              <w:cnfStyle w:val="000000010000" w:firstRow="0" w:lastRow="0" w:firstColumn="0" w:lastColumn="0" w:oddVBand="0" w:evenVBand="0" w:oddHBand="0" w:evenHBand="1" w:firstRowFirstColumn="0" w:firstRowLastColumn="0" w:lastRowFirstColumn="0" w:lastRowLastColumn="0"/>
              <w:rPr>
                <w:ins w:id="860" w:author="Mohammed Khateeb" w:date="2025-01-27T12:27:00Z" w16du:dateUtc="2025-01-27T08:27:00Z"/>
                <w:rFonts w:cstheme="minorHAnsi"/>
                <w:color w:val="auto"/>
                <w:sz w:val="21"/>
                <w:szCs w:val="21"/>
              </w:rPr>
            </w:pPr>
            <w:ins w:id="861" w:author="Mohammed Khateeb" w:date="2025-01-29T12:57:00Z" w16du:dateUtc="2025-01-29T08:57:00Z">
              <w:r w:rsidRPr="00766279">
                <w:rPr>
                  <w:rFonts w:cstheme="minorHAnsi"/>
                  <w:color w:val="auto"/>
                  <w:sz w:val="21"/>
                  <w:szCs w:val="21"/>
                </w:rPr>
                <w:t>A.8.31</w:t>
              </w:r>
            </w:ins>
            <w:ins w:id="862" w:author="Mohammed Khateeb" w:date="2025-01-29T14:33:00Z" w16du:dateUtc="2025-01-29T10:33:00Z">
              <w:r w:rsidR="00976C10">
                <w:rPr>
                  <w:rFonts w:cstheme="minorHAnsi"/>
                  <w:color w:val="auto"/>
                  <w:sz w:val="21"/>
                  <w:szCs w:val="21"/>
                </w:rPr>
                <w:t xml:space="preserve"> - </w:t>
              </w:r>
            </w:ins>
            <w:ins w:id="863" w:author="Mohammed Khateeb" w:date="2025-01-29T14:34:00Z" w16du:dateUtc="2025-01-29T10:34:00Z">
              <w:r w:rsidR="00976C10" w:rsidRPr="00976C10">
                <w:rPr>
                  <w:rFonts w:cstheme="minorHAnsi"/>
                  <w:color w:val="auto"/>
                  <w:sz w:val="21"/>
                  <w:szCs w:val="21"/>
                </w:rPr>
                <w:t>Separation of development, test and production environments</w:t>
              </w:r>
            </w:ins>
          </w:p>
        </w:tc>
      </w:tr>
      <w:tr w:rsidR="00A21D9E" w:rsidRPr="00687C6A" w14:paraId="7E00948E" w14:textId="77777777" w:rsidTr="00442064">
        <w:trPr>
          <w:cnfStyle w:val="000000100000" w:firstRow="0" w:lastRow="0" w:firstColumn="0" w:lastColumn="0" w:oddVBand="0" w:evenVBand="0" w:oddHBand="1" w:evenHBand="0" w:firstRowFirstColumn="0" w:firstRowLastColumn="0" w:lastRowFirstColumn="0" w:lastRowLastColumn="0"/>
          <w:trHeight w:val="412"/>
          <w:ins w:id="864"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33AE0F03" w14:textId="581995DB" w:rsidR="00A21D9E" w:rsidRDefault="00A21D9E" w:rsidP="00442064">
            <w:pPr>
              <w:rPr>
                <w:ins w:id="865" w:author="Mohammed Khateeb" w:date="2025-01-27T12:27:00Z" w16du:dateUtc="2025-01-27T08:27:00Z"/>
                <w:rFonts w:cstheme="minorHAnsi"/>
                <w:sz w:val="21"/>
                <w:szCs w:val="21"/>
              </w:rPr>
            </w:pPr>
            <w:ins w:id="866" w:author="Mohammed Khateeb" w:date="2025-01-27T12:27:00Z" w16du:dateUtc="2025-01-27T08:27:00Z">
              <w:r>
                <w:rPr>
                  <w:rFonts w:cstheme="minorHAnsi"/>
                  <w:sz w:val="21"/>
                  <w:szCs w:val="21"/>
                </w:rPr>
                <w:t xml:space="preserve">Section 5.4 – </w:t>
              </w:r>
            </w:ins>
            <w:ins w:id="867" w:author="Mohammed Khateeb" w:date="2025-01-29T12:48:00Z" w16du:dateUtc="2025-01-29T08:48:00Z">
              <w:r>
                <w:rPr>
                  <w:rFonts w:cstheme="minorHAnsi"/>
                  <w:sz w:val="21"/>
                  <w:szCs w:val="21"/>
                </w:rPr>
                <w:t>Purchasing, Installation, Allocation and Management of New IT Systems</w:t>
              </w:r>
            </w:ins>
          </w:p>
        </w:tc>
        <w:tc>
          <w:tcPr>
            <w:tcW w:w="2520" w:type="dxa"/>
          </w:tcPr>
          <w:p w14:paraId="2DAB0367" w14:textId="324BF6D1" w:rsidR="00A21D9E" w:rsidRPr="003C4740" w:rsidRDefault="00A21D9E" w:rsidP="00442064">
            <w:pPr>
              <w:cnfStyle w:val="000000100000" w:firstRow="0" w:lastRow="0" w:firstColumn="0" w:lastColumn="0" w:oddVBand="0" w:evenVBand="0" w:oddHBand="1" w:evenHBand="0" w:firstRowFirstColumn="0" w:firstRowLastColumn="0" w:lastRowFirstColumn="0" w:lastRowLastColumn="0"/>
              <w:rPr>
                <w:ins w:id="868" w:author="Mohammed Khateeb" w:date="2025-01-27T12:27:00Z" w16du:dateUtc="2025-01-27T08:27:00Z"/>
                <w:rFonts w:cstheme="minorHAnsi"/>
                <w:color w:val="auto"/>
                <w:sz w:val="21"/>
                <w:szCs w:val="21"/>
              </w:rPr>
            </w:pPr>
            <w:ins w:id="869" w:author="Mohammed Khateeb" w:date="2025-01-29T12:49:00Z" w16du:dateUtc="2025-01-29T08:49:00Z">
              <w:r>
                <w:rPr>
                  <w:rFonts w:cstheme="minorHAnsi"/>
                  <w:color w:val="auto"/>
                  <w:sz w:val="21"/>
                  <w:szCs w:val="21"/>
                </w:rPr>
                <w:t>T3.</w:t>
              </w:r>
            </w:ins>
            <w:ins w:id="870" w:author="Mohammed Khateeb" w:date="2025-01-29T12:50:00Z" w16du:dateUtc="2025-01-29T08:50:00Z">
              <w:r>
                <w:rPr>
                  <w:rFonts w:cstheme="minorHAnsi"/>
                  <w:color w:val="auto"/>
                  <w:sz w:val="21"/>
                  <w:szCs w:val="21"/>
                </w:rPr>
                <w:t>3.1</w:t>
              </w:r>
            </w:ins>
            <w:ins w:id="871" w:author="Mohammed Khateeb" w:date="2025-01-29T12:52:00Z" w16du:dateUtc="2025-01-29T08:52:00Z">
              <w:r>
                <w:rPr>
                  <w:rFonts w:cstheme="minorHAnsi"/>
                  <w:color w:val="auto"/>
                  <w:sz w:val="21"/>
                  <w:szCs w:val="21"/>
                </w:rPr>
                <w:t xml:space="preserve"> – Operations Management Policy</w:t>
              </w:r>
            </w:ins>
          </w:p>
        </w:tc>
        <w:tc>
          <w:tcPr>
            <w:tcW w:w="2700" w:type="dxa"/>
          </w:tcPr>
          <w:p w14:paraId="14AE4E5A" w14:textId="50E26218" w:rsidR="00A21D9E" w:rsidRPr="003C4740" w:rsidRDefault="00766279" w:rsidP="00442064">
            <w:pPr>
              <w:cnfStyle w:val="000000100000" w:firstRow="0" w:lastRow="0" w:firstColumn="0" w:lastColumn="0" w:oddVBand="0" w:evenVBand="0" w:oddHBand="1" w:evenHBand="0" w:firstRowFirstColumn="0" w:firstRowLastColumn="0" w:lastRowFirstColumn="0" w:lastRowLastColumn="0"/>
              <w:rPr>
                <w:ins w:id="872" w:author="Mohammed Khateeb" w:date="2025-01-27T12:27:00Z" w16du:dateUtc="2025-01-27T08:27:00Z"/>
                <w:rFonts w:cstheme="minorHAnsi"/>
                <w:color w:val="auto"/>
                <w:sz w:val="21"/>
                <w:szCs w:val="21"/>
              </w:rPr>
            </w:pPr>
            <w:ins w:id="873" w:author="Mohammed Khateeb" w:date="2025-01-29T12:57:00Z" w16du:dateUtc="2025-01-29T08:57:00Z">
              <w:r w:rsidRPr="00766279">
                <w:rPr>
                  <w:rFonts w:cstheme="minorHAnsi"/>
                  <w:color w:val="auto"/>
                  <w:sz w:val="21"/>
                  <w:szCs w:val="21"/>
                </w:rPr>
                <w:t>A.8.6</w:t>
              </w:r>
            </w:ins>
            <w:ins w:id="874" w:author="Mohammed Khateeb" w:date="2025-01-29T14:34:00Z" w16du:dateUtc="2025-01-29T10:34:00Z">
              <w:r w:rsidR="00976C10">
                <w:rPr>
                  <w:rFonts w:cstheme="minorHAnsi"/>
                  <w:color w:val="auto"/>
                  <w:sz w:val="21"/>
                  <w:szCs w:val="21"/>
                </w:rPr>
                <w:t xml:space="preserve"> – Capacity Management </w:t>
              </w:r>
            </w:ins>
          </w:p>
        </w:tc>
      </w:tr>
      <w:tr w:rsidR="00A21D9E" w:rsidRPr="00687C6A" w14:paraId="056EC71F" w14:textId="77777777" w:rsidTr="00442064">
        <w:trPr>
          <w:cnfStyle w:val="000000010000" w:firstRow="0" w:lastRow="0" w:firstColumn="0" w:lastColumn="0" w:oddVBand="0" w:evenVBand="0" w:oddHBand="0" w:evenHBand="1" w:firstRowFirstColumn="0" w:firstRowLastColumn="0" w:lastRowFirstColumn="0" w:lastRowLastColumn="0"/>
          <w:trHeight w:val="412"/>
          <w:ins w:id="875"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774FFED3" w14:textId="438D13A3" w:rsidR="00A21D9E" w:rsidRDefault="00A21D9E" w:rsidP="00442064">
            <w:pPr>
              <w:rPr>
                <w:ins w:id="876" w:author="Mohammed Khateeb" w:date="2025-01-27T12:27:00Z" w16du:dateUtc="2025-01-27T08:27:00Z"/>
                <w:rFonts w:cstheme="minorHAnsi"/>
                <w:sz w:val="21"/>
                <w:szCs w:val="21"/>
              </w:rPr>
            </w:pPr>
            <w:ins w:id="877" w:author="Mohammed Khateeb" w:date="2025-01-27T12:27:00Z" w16du:dateUtc="2025-01-27T08:27:00Z">
              <w:r>
                <w:rPr>
                  <w:rFonts w:cstheme="minorHAnsi"/>
                  <w:sz w:val="21"/>
                  <w:szCs w:val="21"/>
                </w:rPr>
                <w:t xml:space="preserve">Section 5.5 – </w:t>
              </w:r>
            </w:ins>
            <w:ins w:id="878" w:author="Mohammed Khateeb" w:date="2025-01-29T12:48:00Z" w16du:dateUtc="2025-01-29T08:48:00Z">
              <w:r>
                <w:rPr>
                  <w:rFonts w:cstheme="minorHAnsi"/>
                  <w:sz w:val="21"/>
                  <w:szCs w:val="21"/>
                </w:rPr>
                <w:t>System Acceptance</w:t>
              </w:r>
            </w:ins>
          </w:p>
        </w:tc>
        <w:tc>
          <w:tcPr>
            <w:tcW w:w="2520" w:type="dxa"/>
          </w:tcPr>
          <w:p w14:paraId="44904330" w14:textId="79304B37" w:rsidR="00A21D9E" w:rsidRDefault="00A21D9E" w:rsidP="00442064">
            <w:pPr>
              <w:cnfStyle w:val="000000010000" w:firstRow="0" w:lastRow="0" w:firstColumn="0" w:lastColumn="0" w:oddVBand="0" w:evenVBand="0" w:oddHBand="0" w:evenHBand="1" w:firstRowFirstColumn="0" w:firstRowLastColumn="0" w:lastRowFirstColumn="0" w:lastRowLastColumn="0"/>
              <w:rPr>
                <w:ins w:id="879" w:author="Mohammed Khateeb" w:date="2025-01-29T12:50:00Z" w16du:dateUtc="2025-01-29T08:50:00Z"/>
                <w:rFonts w:cstheme="minorHAnsi"/>
                <w:color w:val="auto"/>
                <w:sz w:val="21"/>
                <w:szCs w:val="21"/>
              </w:rPr>
            </w:pPr>
            <w:ins w:id="880" w:author="Mohammed Khateeb" w:date="2025-01-29T12:50:00Z" w16du:dateUtc="2025-01-29T08:50:00Z">
              <w:r>
                <w:rPr>
                  <w:rFonts w:cstheme="minorHAnsi"/>
                  <w:color w:val="auto"/>
                  <w:sz w:val="21"/>
                  <w:szCs w:val="21"/>
                </w:rPr>
                <w:t>T3.2.1</w:t>
              </w:r>
            </w:ins>
            <w:ins w:id="881" w:author="Mohammed Khateeb" w:date="2025-01-29T12:53:00Z" w16du:dateUtc="2025-01-29T08:53:00Z">
              <w:r>
                <w:rPr>
                  <w:rFonts w:cstheme="minorHAnsi"/>
                  <w:color w:val="auto"/>
                  <w:sz w:val="21"/>
                  <w:szCs w:val="21"/>
                </w:rPr>
                <w:t xml:space="preserve"> – Common Systems </w:t>
              </w:r>
            </w:ins>
            <w:ins w:id="882" w:author="Mohammed Khateeb" w:date="2025-01-29T12:54:00Z" w16du:dateUtc="2025-01-29T08:54:00Z">
              <w:r>
                <w:rPr>
                  <w:rFonts w:cstheme="minorHAnsi"/>
                  <w:color w:val="auto"/>
                  <w:sz w:val="21"/>
                  <w:szCs w:val="21"/>
                </w:rPr>
                <w:t>Configuration Guidelines</w:t>
              </w:r>
            </w:ins>
          </w:p>
          <w:p w14:paraId="1B25142C" w14:textId="2F2A295F" w:rsidR="00A21D9E" w:rsidRDefault="00A21D9E" w:rsidP="00442064">
            <w:pPr>
              <w:cnfStyle w:val="000000010000" w:firstRow="0" w:lastRow="0" w:firstColumn="0" w:lastColumn="0" w:oddVBand="0" w:evenVBand="0" w:oddHBand="0" w:evenHBand="1" w:firstRowFirstColumn="0" w:firstRowLastColumn="0" w:lastRowFirstColumn="0" w:lastRowLastColumn="0"/>
              <w:rPr>
                <w:ins w:id="883" w:author="Mohammed Khateeb" w:date="2025-01-29T12:50:00Z" w16du:dateUtc="2025-01-29T08:50:00Z"/>
                <w:rFonts w:cstheme="minorHAnsi"/>
                <w:color w:val="auto"/>
                <w:sz w:val="21"/>
                <w:szCs w:val="21"/>
              </w:rPr>
            </w:pPr>
            <w:ins w:id="884" w:author="Mohammed Khateeb" w:date="2025-01-29T12:50:00Z" w16du:dateUtc="2025-01-29T08:50:00Z">
              <w:r>
                <w:rPr>
                  <w:rFonts w:cstheme="minorHAnsi"/>
                  <w:color w:val="auto"/>
                  <w:sz w:val="21"/>
                  <w:szCs w:val="21"/>
                </w:rPr>
                <w:t>T3.3.2</w:t>
              </w:r>
            </w:ins>
            <w:ins w:id="885" w:author="Mohammed Khateeb" w:date="2025-01-29T12:54:00Z" w16du:dateUtc="2025-01-29T08:54:00Z">
              <w:r>
                <w:rPr>
                  <w:rFonts w:cstheme="minorHAnsi"/>
                  <w:color w:val="auto"/>
                  <w:sz w:val="21"/>
                  <w:szCs w:val="21"/>
                </w:rPr>
                <w:t xml:space="preserve"> – System Acceptance and Testing</w:t>
              </w:r>
            </w:ins>
          </w:p>
          <w:p w14:paraId="52EFCC94" w14:textId="51906C8B" w:rsidR="00A21D9E" w:rsidRPr="003C4740" w:rsidRDefault="00A21D9E" w:rsidP="00442064">
            <w:pPr>
              <w:cnfStyle w:val="000000010000" w:firstRow="0" w:lastRow="0" w:firstColumn="0" w:lastColumn="0" w:oddVBand="0" w:evenVBand="0" w:oddHBand="0" w:evenHBand="1" w:firstRowFirstColumn="0" w:firstRowLastColumn="0" w:lastRowFirstColumn="0" w:lastRowLastColumn="0"/>
              <w:rPr>
                <w:ins w:id="886" w:author="Mohammed Khateeb" w:date="2025-01-27T12:27:00Z" w16du:dateUtc="2025-01-27T08:27:00Z"/>
                <w:rFonts w:cstheme="minorHAnsi"/>
                <w:color w:val="auto"/>
                <w:sz w:val="21"/>
                <w:szCs w:val="21"/>
              </w:rPr>
            </w:pPr>
            <w:ins w:id="887" w:author="Mohammed Khateeb" w:date="2025-01-29T12:50:00Z" w16du:dateUtc="2025-01-29T08:50:00Z">
              <w:r>
                <w:rPr>
                  <w:rFonts w:cstheme="minorHAnsi"/>
                  <w:color w:val="auto"/>
                  <w:sz w:val="21"/>
                  <w:szCs w:val="21"/>
                </w:rPr>
                <w:t>T</w:t>
              </w:r>
            </w:ins>
            <w:ins w:id="888" w:author="Mohammed Khateeb" w:date="2025-01-29T12:51:00Z" w16du:dateUtc="2025-01-29T08:51:00Z">
              <w:r>
                <w:rPr>
                  <w:rFonts w:cstheme="minorHAnsi"/>
                  <w:color w:val="auto"/>
                  <w:sz w:val="21"/>
                  <w:szCs w:val="21"/>
                </w:rPr>
                <w:t>7.2.2</w:t>
              </w:r>
            </w:ins>
            <w:ins w:id="889" w:author="Mohammed Khateeb" w:date="2025-01-29T12:54:00Z" w16du:dateUtc="2025-01-29T08:54:00Z">
              <w:r>
                <w:rPr>
                  <w:rFonts w:cstheme="minorHAnsi"/>
                  <w:color w:val="auto"/>
                  <w:sz w:val="21"/>
                  <w:szCs w:val="21"/>
                </w:rPr>
                <w:t xml:space="preserve"> </w:t>
              </w:r>
            </w:ins>
            <w:ins w:id="890" w:author="Mohammed Khateeb" w:date="2025-01-29T12:55:00Z" w16du:dateUtc="2025-01-29T08:55:00Z">
              <w:r>
                <w:rPr>
                  <w:rFonts w:cstheme="minorHAnsi"/>
                  <w:color w:val="auto"/>
                  <w:sz w:val="21"/>
                  <w:szCs w:val="21"/>
                </w:rPr>
                <w:t>–</w:t>
              </w:r>
            </w:ins>
            <w:ins w:id="891" w:author="Mohammed Khateeb" w:date="2025-01-29T12:54:00Z" w16du:dateUtc="2025-01-29T08:54:00Z">
              <w:r>
                <w:rPr>
                  <w:rFonts w:cstheme="minorHAnsi"/>
                  <w:color w:val="auto"/>
                  <w:sz w:val="21"/>
                  <w:szCs w:val="21"/>
                </w:rPr>
                <w:t xml:space="preserve"> </w:t>
              </w:r>
            </w:ins>
            <w:ins w:id="892" w:author="Mohammed Khateeb" w:date="2025-01-29T12:55:00Z" w16du:dateUtc="2025-01-29T08:55:00Z">
              <w:r>
                <w:rPr>
                  <w:rFonts w:cstheme="minorHAnsi"/>
                  <w:color w:val="auto"/>
                  <w:sz w:val="21"/>
                  <w:szCs w:val="21"/>
                </w:rPr>
                <w:t>Developer – Provided Training</w:t>
              </w:r>
            </w:ins>
          </w:p>
        </w:tc>
        <w:tc>
          <w:tcPr>
            <w:tcW w:w="2700" w:type="dxa"/>
          </w:tcPr>
          <w:p w14:paraId="5FDDD8E0" w14:textId="47455337" w:rsidR="00A21D9E" w:rsidRDefault="00766279" w:rsidP="00442064">
            <w:pPr>
              <w:cnfStyle w:val="000000010000" w:firstRow="0" w:lastRow="0" w:firstColumn="0" w:lastColumn="0" w:oddVBand="0" w:evenVBand="0" w:oddHBand="0" w:evenHBand="1" w:firstRowFirstColumn="0" w:firstRowLastColumn="0" w:lastRowFirstColumn="0" w:lastRowLastColumn="0"/>
              <w:rPr>
                <w:ins w:id="893" w:author="Mohammed Khateeb" w:date="2025-01-29T12:56:00Z" w16du:dateUtc="2025-01-29T08:56:00Z"/>
                <w:rFonts w:cstheme="minorHAnsi"/>
                <w:color w:val="auto"/>
                <w:sz w:val="21"/>
                <w:szCs w:val="21"/>
              </w:rPr>
            </w:pPr>
            <w:ins w:id="894" w:author="Mohammed Khateeb" w:date="2025-01-29T12:56:00Z" w16du:dateUtc="2025-01-29T08:56:00Z">
              <w:r w:rsidRPr="00766279">
                <w:rPr>
                  <w:rFonts w:cstheme="minorHAnsi"/>
                  <w:color w:val="auto"/>
                  <w:sz w:val="21"/>
                  <w:szCs w:val="21"/>
                </w:rPr>
                <w:t>A.8.27</w:t>
              </w:r>
            </w:ins>
            <w:ins w:id="895" w:author="Mohammed Khateeb" w:date="2025-01-29T14:34:00Z" w16du:dateUtc="2025-01-29T10:34:00Z">
              <w:r w:rsidR="00976C10">
                <w:rPr>
                  <w:rFonts w:cstheme="minorHAnsi"/>
                  <w:color w:val="auto"/>
                  <w:sz w:val="21"/>
                  <w:szCs w:val="21"/>
                </w:rPr>
                <w:t xml:space="preserve"> - </w:t>
              </w:r>
              <w:r w:rsidR="00976C10" w:rsidRPr="00976C10">
                <w:rPr>
                  <w:rFonts w:cstheme="minorHAnsi"/>
                  <w:color w:val="auto"/>
                  <w:sz w:val="21"/>
                  <w:szCs w:val="21"/>
                </w:rPr>
                <w:t>Secure system architecture and engineering principles</w:t>
              </w:r>
            </w:ins>
          </w:p>
          <w:p w14:paraId="54882135" w14:textId="2631A8BC" w:rsidR="00766279" w:rsidRPr="003C4740" w:rsidRDefault="00766279" w:rsidP="00442064">
            <w:pPr>
              <w:cnfStyle w:val="000000010000" w:firstRow="0" w:lastRow="0" w:firstColumn="0" w:lastColumn="0" w:oddVBand="0" w:evenVBand="0" w:oddHBand="0" w:evenHBand="1" w:firstRowFirstColumn="0" w:firstRowLastColumn="0" w:lastRowFirstColumn="0" w:lastRowLastColumn="0"/>
              <w:rPr>
                <w:ins w:id="896" w:author="Mohammed Khateeb" w:date="2025-01-27T12:27:00Z" w16du:dateUtc="2025-01-27T08:27:00Z"/>
                <w:rFonts w:cstheme="minorHAnsi"/>
                <w:color w:val="auto"/>
                <w:sz w:val="21"/>
                <w:szCs w:val="21"/>
              </w:rPr>
            </w:pPr>
            <w:ins w:id="897" w:author="Mohammed Khateeb" w:date="2025-01-29T12:58:00Z" w16du:dateUtc="2025-01-29T08:58:00Z">
              <w:r w:rsidRPr="00766279">
                <w:rPr>
                  <w:rFonts w:cstheme="minorHAnsi"/>
                  <w:color w:val="auto"/>
                  <w:sz w:val="21"/>
                  <w:szCs w:val="21"/>
                </w:rPr>
                <w:t>A.8.29</w:t>
              </w:r>
            </w:ins>
            <w:ins w:id="898" w:author="Mohammed Khateeb" w:date="2025-01-29T14:34:00Z" w16du:dateUtc="2025-01-29T10:34:00Z">
              <w:r w:rsidR="00976C10">
                <w:rPr>
                  <w:rFonts w:cstheme="minorHAnsi"/>
                  <w:color w:val="auto"/>
                  <w:sz w:val="21"/>
                  <w:szCs w:val="21"/>
                </w:rPr>
                <w:t xml:space="preserve"> - </w:t>
              </w:r>
              <w:r w:rsidR="00976C10" w:rsidRPr="00976C10">
                <w:rPr>
                  <w:rFonts w:cstheme="minorHAnsi"/>
                  <w:color w:val="auto"/>
                  <w:sz w:val="21"/>
                  <w:szCs w:val="21"/>
                </w:rPr>
                <w:t>Security testing in development and acceptance</w:t>
              </w:r>
            </w:ins>
          </w:p>
        </w:tc>
      </w:tr>
      <w:tr w:rsidR="00A21D9E" w:rsidRPr="00687C6A" w14:paraId="1B1C627F" w14:textId="77777777" w:rsidTr="00442064">
        <w:trPr>
          <w:cnfStyle w:val="000000100000" w:firstRow="0" w:lastRow="0" w:firstColumn="0" w:lastColumn="0" w:oddVBand="0" w:evenVBand="0" w:oddHBand="1" w:evenHBand="0" w:firstRowFirstColumn="0" w:firstRowLastColumn="0" w:lastRowFirstColumn="0" w:lastRowLastColumn="0"/>
          <w:trHeight w:val="412"/>
          <w:ins w:id="899"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05D9B413" w14:textId="0BAEF8FE" w:rsidR="00A21D9E" w:rsidRDefault="00A21D9E" w:rsidP="00442064">
            <w:pPr>
              <w:rPr>
                <w:ins w:id="900" w:author="Mohammed Khateeb" w:date="2025-01-27T12:27:00Z" w16du:dateUtc="2025-01-27T08:27:00Z"/>
                <w:rFonts w:cstheme="minorHAnsi"/>
                <w:sz w:val="21"/>
                <w:szCs w:val="21"/>
              </w:rPr>
            </w:pPr>
            <w:ins w:id="901" w:author="Mohammed Khateeb" w:date="2025-01-27T12:27:00Z" w16du:dateUtc="2025-01-27T08:27:00Z">
              <w:r>
                <w:rPr>
                  <w:rFonts w:cstheme="minorHAnsi"/>
                  <w:sz w:val="21"/>
                  <w:szCs w:val="21"/>
                </w:rPr>
                <w:t>Section 5.6 –</w:t>
              </w:r>
            </w:ins>
            <w:ins w:id="902" w:author="Mohammed Khateeb" w:date="2025-01-29T12:48:00Z" w16du:dateUtc="2025-01-29T08:48:00Z">
              <w:r>
                <w:rPr>
                  <w:rFonts w:cstheme="minorHAnsi"/>
                  <w:sz w:val="21"/>
                  <w:szCs w:val="21"/>
                </w:rPr>
                <w:t xml:space="preserve"> Segregation of Duties</w:t>
              </w:r>
            </w:ins>
          </w:p>
        </w:tc>
        <w:tc>
          <w:tcPr>
            <w:tcW w:w="2520" w:type="dxa"/>
          </w:tcPr>
          <w:p w14:paraId="0BDDFF24" w14:textId="44145607" w:rsidR="00A21D9E" w:rsidRPr="003C4740" w:rsidRDefault="00A21D9E" w:rsidP="00442064">
            <w:pPr>
              <w:cnfStyle w:val="000000100000" w:firstRow="0" w:lastRow="0" w:firstColumn="0" w:lastColumn="0" w:oddVBand="0" w:evenVBand="0" w:oddHBand="1" w:evenHBand="0" w:firstRowFirstColumn="0" w:firstRowLastColumn="0" w:lastRowFirstColumn="0" w:lastRowLastColumn="0"/>
              <w:rPr>
                <w:ins w:id="903" w:author="Mohammed Khateeb" w:date="2025-01-27T12:27:00Z" w16du:dateUtc="2025-01-27T08:27:00Z"/>
                <w:rFonts w:cstheme="minorHAnsi"/>
                <w:color w:val="auto"/>
                <w:sz w:val="21"/>
                <w:szCs w:val="21"/>
              </w:rPr>
            </w:pPr>
            <w:ins w:id="904" w:author="Mohammed Khateeb" w:date="2025-01-29T12:50:00Z" w16du:dateUtc="2025-01-29T08:50:00Z">
              <w:r>
                <w:rPr>
                  <w:rFonts w:cstheme="minorHAnsi"/>
                  <w:color w:val="auto"/>
                  <w:sz w:val="21"/>
                  <w:szCs w:val="21"/>
                </w:rPr>
                <w:t>T3.2.4</w:t>
              </w:r>
            </w:ins>
            <w:ins w:id="905" w:author="Mohammed Khateeb" w:date="2025-01-29T12:53:00Z" w16du:dateUtc="2025-01-29T08:53:00Z">
              <w:r>
                <w:rPr>
                  <w:rFonts w:cstheme="minorHAnsi"/>
                  <w:color w:val="auto"/>
                  <w:sz w:val="21"/>
                  <w:szCs w:val="21"/>
                </w:rPr>
                <w:t xml:space="preserve"> – Segregation of Duties</w:t>
              </w:r>
            </w:ins>
          </w:p>
        </w:tc>
        <w:tc>
          <w:tcPr>
            <w:tcW w:w="2700" w:type="dxa"/>
          </w:tcPr>
          <w:p w14:paraId="5E91D16E" w14:textId="218DACA3" w:rsidR="00A21D9E" w:rsidRPr="003C4740" w:rsidRDefault="00766279" w:rsidP="00442064">
            <w:pPr>
              <w:cnfStyle w:val="000000100000" w:firstRow="0" w:lastRow="0" w:firstColumn="0" w:lastColumn="0" w:oddVBand="0" w:evenVBand="0" w:oddHBand="1" w:evenHBand="0" w:firstRowFirstColumn="0" w:firstRowLastColumn="0" w:lastRowFirstColumn="0" w:lastRowLastColumn="0"/>
              <w:rPr>
                <w:ins w:id="906" w:author="Mohammed Khateeb" w:date="2025-01-27T12:27:00Z" w16du:dateUtc="2025-01-27T08:27:00Z"/>
                <w:rFonts w:cstheme="minorHAnsi"/>
                <w:color w:val="auto"/>
                <w:sz w:val="21"/>
                <w:szCs w:val="21"/>
              </w:rPr>
            </w:pPr>
            <w:ins w:id="907" w:author="Mohammed Khateeb" w:date="2025-01-29T12:58:00Z" w16du:dateUtc="2025-01-29T08:58:00Z">
              <w:r w:rsidRPr="00766279">
                <w:rPr>
                  <w:rFonts w:cstheme="minorHAnsi"/>
                  <w:color w:val="auto"/>
                  <w:sz w:val="21"/>
                  <w:szCs w:val="21"/>
                </w:rPr>
                <w:t>A.5.3</w:t>
              </w:r>
            </w:ins>
            <w:ins w:id="908" w:author="Mohammed Khateeb" w:date="2025-01-29T14:35:00Z" w16du:dateUtc="2025-01-29T10:35:00Z">
              <w:r w:rsidR="00976C10">
                <w:rPr>
                  <w:rFonts w:cstheme="minorHAnsi"/>
                  <w:color w:val="auto"/>
                  <w:sz w:val="21"/>
                  <w:szCs w:val="21"/>
                </w:rPr>
                <w:t xml:space="preserve"> – Segregation of Duties</w:t>
              </w:r>
            </w:ins>
          </w:p>
        </w:tc>
      </w:tr>
      <w:tr w:rsidR="00A21D9E" w:rsidRPr="00687C6A" w14:paraId="4A8027B8" w14:textId="77777777" w:rsidTr="00442064">
        <w:trPr>
          <w:cnfStyle w:val="000000010000" w:firstRow="0" w:lastRow="0" w:firstColumn="0" w:lastColumn="0" w:oddVBand="0" w:evenVBand="0" w:oddHBand="0" w:evenHBand="1" w:firstRowFirstColumn="0" w:firstRowLastColumn="0" w:lastRowFirstColumn="0" w:lastRowLastColumn="0"/>
          <w:trHeight w:val="412"/>
          <w:ins w:id="909"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1E637373" w14:textId="77777777" w:rsidR="00A21D9E" w:rsidRDefault="00A21D9E" w:rsidP="00442064">
            <w:pPr>
              <w:rPr>
                <w:ins w:id="910" w:author="Mohammed Khateeb" w:date="2025-01-27T12:27:00Z" w16du:dateUtc="2025-01-27T08:27:00Z"/>
                <w:rFonts w:cstheme="minorHAnsi"/>
                <w:sz w:val="21"/>
                <w:szCs w:val="21"/>
              </w:rPr>
            </w:pPr>
            <w:ins w:id="911" w:author="Mohammed Khateeb" w:date="2025-01-27T12:27:00Z" w16du:dateUtc="2025-01-27T08:27:00Z">
              <w:r>
                <w:rPr>
                  <w:rFonts w:cstheme="minorHAnsi"/>
                  <w:sz w:val="21"/>
                  <w:szCs w:val="21"/>
                </w:rPr>
                <w:t xml:space="preserve">Section 6 – Roles and Responsibilities </w:t>
              </w:r>
            </w:ins>
          </w:p>
        </w:tc>
        <w:tc>
          <w:tcPr>
            <w:tcW w:w="2520" w:type="dxa"/>
          </w:tcPr>
          <w:p w14:paraId="2B9A3333" w14:textId="6CD0CF35" w:rsidR="00A21D9E" w:rsidRPr="003C4740" w:rsidRDefault="00A21D9E" w:rsidP="00442064">
            <w:pPr>
              <w:cnfStyle w:val="000000010000" w:firstRow="0" w:lastRow="0" w:firstColumn="0" w:lastColumn="0" w:oddVBand="0" w:evenVBand="0" w:oddHBand="0" w:evenHBand="1" w:firstRowFirstColumn="0" w:firstRowLastColumn="0" w:lastRowFirstColumn="0" w:lastRowLastColumn="0"/>
              <w:rPr>
                <w:ins w:id="912" w:author="Mohammed Khateeb" w:date="2025-01-27T12:27:00Z" w16du:dateUtc="2025-01-27T08:27:00Z"/>
                <w:rFonts w:cstheme="minorHAnsi"/>
                <w:color w:val="auto"/>
                <w:sz w:val="21"/>
                <w:szCs w:val="21"/>
              </w:rPr>
            </w:pPr>
            <w:ins w:id="913" w:author="Mohammed Khateeb" w:date="2025-01-29T12:51:00Z" w16du:dateUtc="2025-01-29T08:51:00Z">
              <w:r>
                <w:rPr>
                  <w:rFonts w:cstheme="minorHAnsi"/>
                  <w:color w:val="auto"/>
                  <w:sz w:val="21"/>
                  <w:szCs w:val="21"/>
                </w:rPr>
                <w:t>T3.3.2</w:t>
              </w:r>
            </w:ins>
            <w:ins w:id="914" w:author="Mohammed Khateeb" w:date="2025-01-29T12:54:00Z" w16du:dateUtc="2025-01-29T08:54:00Z">
              <w:r>
                <w:rPr>
                  <w:rFonts w:cstheme="minorHAnsi"/>
                  <w:color w:val="auto"/>
                  <w:sz w:val="21"/>
                  <w:szCs w:val="21"/>
                </w:rPr>
                <w:t xml:space="preserve"> – System Acceptance and Testing</w:t>
              </w:r>
            </w:ins>
          </w:p>
        </w:tc>
        <w:tc>
          <w:tcPr>
            <w:tcW w:w="2700" w:type="dxa"/>
          </w:tcPr>
          <w:p w14:paraId="186DE1E7" w14:textId="3A52A40B" w:rsidR="00A21D9E" w:rsidRPr="003C4740" w:rsidRDefault="00766279" w:rsidP="00442064">
            <w:pPr>
              <w:cnfStyle w:val="000000010000" w:firstRow="0" w:lastRow="0" w:firstColumn="0" w:lastColumn="0" w:oddVBand="0" w:evenVBand="0" w:oddHBand="0" w:evenHBand="1" w:firstRowFirstColumn="0" w:firstRowLastColumn="0" w:lastRowFirstColumn="0" w:lastRowLastColumn="0"/>
              <w:rPr>
                <w:ins w:id="915" w:author="Mohammed Khateeb" w:date="2025-01-27T12:27:00Z" w16du:dateUtc="2025-01-27T08:27:00Z"/>
                <w:rFonts w:cstheme="minorHAnsi"/>
                <w:color w:val="auto"/>
                <w:sz w:val="21"/>
                <w:szCs w:val="21"/>
              </w:rPr>
            </w:pPr>
            <w:ins w:id="916" w:author="Mohammed Khateeb" w:date="2025-01-29T12:58:00Z" w16du:dateUtc="2025-01-29T08:58:00Z">
              <w:r w:rsidRPr="00766279">
                <w:rPr>
                  <w:rFonts w:cstheme="minorHAnsi"/>
                  <w:color w:val="auto"/>
                  <w:sz w:val="21"/>
                  <w:szCs w:val="21"/>
                </w:rPr>
                <w:t>A.8.29</w:t>
              </w:r>
            </w:ins>
            <w:ins w:id="917" w:author="Mohammed Khateeb" w:date="2025-01-29T14:35:00Z" w16du:dateUtc="2025-01-29T10:35:00Z">
              <w:r w:rsidR="00976C10">
                <w:rPr>
                  <w:rFonts w:cstheme="minorHAnsi"/>
                  <w:color w:val="auto"/>
                  <w:sz w:val="21"/>
                  <w:szCs w:val="21"/>
                </w:rPr>
                <w:t xml:space="preserve"> – </w:t>
              </w:r>
              <w:r w:rsidR="00976C10" w:rsidRPr="00976C10">
                <w:rPr>
                  <w:rFonts w:cstheme="minorHAnsi"/>
                  <w:color w:val="auto"/>
                  <w:sz w:val="21"/>
                  <w:szCs w:val="21"/>
                </w:rPr>
                <w:t>Security</w:t>
              </w:r>
              <w:r w:rsidR="00976C10">
                <w:rPr>
                  <w:rFonts w:cstheme="minorHAnsi"/>
                  <w:color w:val="auto"/>
                  <w:sz w:val="21"/>
                  <w:szCs w:val="21"/>
                </w:rPr>
                <w:t xml:space="preserve"> </w:t>
              </w:r>
              <w:r w:rsidR="00976C10" w:rsidRPr="00976C10">
                <w:rPr>
                  <w:rFonts w:cstheme="minorHAnsi"/>
                  <w:color w:val="auto"/>
                  <w:sz w:val="21"/>
                  <w:szCs w:val="21"/>
                </w:rPr>
                <w:t>testing in development and acceptance</w:t>
              </w:r>
              <w:r w:rsidR="00976C10">
                <w:rPr>
                  <w:rFonts w:cstheme="minorHAnsi"/>
                  <w:color w:val="auto"/>
                  <w:sz w:val="21"/>
                  <w:szCs w:val="21"/>
                </w:rPr>
                <w:t xml:space="preserve"> </w:t>
              </w:r>
            </w:ins>
          </w:p>
        </w:tc>
      </w:tr>
      <w:tr w:rsidR="00A21D9E" w:rsidRPr="00687C6A" w14:paraId="30270CE0" w14:textId="77777777" w:rsidTr="00442064">
        <w:trPr>
          <w:cnfStyle w:val="000000100000" w:firstRow="0" w:lastRow="0" w:firstColumn="0" w:lastColumn="0" w:oddVBand="0" w:evenVBand="0" w:oddHBand="1" w:evenHBand="0" w:firstRowFirstColumn="0" w:firstRowLastColumn="0" w:lastRowFirstColumn="0" w:lastRowLastColumn="0"/>
          <w:trHeight w:val="412"/>
          <w:ins w:id="918"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31809EA7" w14:textId="77777777" w:rsidR="00A21D9E" w:rsidRDefault="00A21D9E" w:rsidP="00442064">
            <w:pPr>
              <w:rPr>
                <w:ins w:id="919" w:author="Mohammed Khateeb" w:date="2025-01-27T12:27:00Z" w16du:dateUtc="2025-01-27T08:27:00Z"/>
                <w:rFonts w:cstheme="minorHAnsi"/>
                <w:sz w:val="21"/>
                <w:szCs w:val="21"/>
              </w:rPr>
            </w:pPr>
            <w:ins w:id="920" w:author="Mohammed Khateeb" w:date="2025-01-27T12:27:00Z" w16du:dateUtc="2025-01-27T08:27:00Z">
              <w:r>
                <w:rPr>
                  <w:rFonts w:cstheme="minorHAnsi"/>
                  <w:sz w:val="21"/>
                  <w:szCs w:val="21"/>
                </w:rPr>
                <w:t>Section 7 – Policy Enforcement and Exceptions</w:t>
              </w:r>
            </w:ins>
          </w:p>
        </w:tc>
        <w:tc>
          <w:tcPr>
            <w:tcW w:w="2520" w:type="dxa"/>
          </w:tcPr>
          <w:p w14:paraId="2E533A38" w14:textId="20653BE3" w:rsidR="00A21D9E" w:rsidRPr="003C4740" w:rsidRDefault="00A21D9E" w:rsidP="00442064">
            <w:pPr>
              <w:cnfStyle w:val="000000100000" w:firstRow="0" w:lastRow="0" w:firstColumn="0" w:lastColumn="0" w:oddVBand="0" w:evenVBand="0" w:oddHBand="1" w:evenHBand="0" w:firstRowFirstColumn="0" w:firstRowLastColumn="0" w:lastRowFirstColumn="0" w:lastRowLastColumn="0"/>
              <w:rPr>
                <w:ins w:id="921" w:author="Mohammed Khateeb" w:date="2025-01-27T12:27:00Z" w16du:dateUtc="2025-01-27T08:27:00Z"/>
                <w:rFonts w:cstheme="minorHAnsi"/>
                <w:color w:val="auto"/>
                <w:sz w:val="21"/>
                <w:szCs w:val="21"/>
              </w:rPr>
            </w:pPr>
            <w:ins w:id="922" w:author="Mohammed Khateeb" w:date="2025-01-29T12:55:00Z" w16du:dateUtc="2025-01-29T08:55:00Z">
              <w:r>
                <w:rPr>
                  <w:rFonts w:cstheme="minorHAnsi"/>
                  <w:color w:val="auto"/>
                  <w:sz w:val="21"/>
                  <w:szCs w:val="21"/>
                </w:rPr>
                <w:t>-</w:t>
              </w:r>
            </w:ins>
          </w:p>
        </w:tc>
        <w:tc>
          <w:tcPr>
            <w:tcW w:w="2700" w:type="dxa"/>
          </w:tcPr>
          <w:p w14:paraId="49ED501C" w14:textId="1A484F94" w:rsidR="00A21D9E" w:rsidRPr="003C4740" w:rsidRDefault="00766279" w:rsidP="00442064">
            <w:pPr>
              <w:cnfStyle w:val="000000100000" w:firstRow="0" w:lastRow="0" w:firstColumn="0" w:lastColumn="0" w:oddVBand="0" w:evenVBand="0" w:oddHBand="1" w:evenHBand="0" w:firstRowFirstColumn="0" w:firstRowLastColumn="0" w:lastRowFirstColumn="0" w:lastRowLastColumn="0"/>
              <w:rPr>
                <w:ins w:id="923" w:author="Mohammed Khateeb" w:date="2025-01-27T12:27:00Z" w16du:dateUtc="2025-01-27T08:27:00Z"/>
                <w:rFonts w:cstheme="minorHAnsi"/>
                <w:color w:val="auto"/>
                <w:sz w:val="21"/>
                <w:szCs w:val="21"/>
              </w:rPr>
            </w:pPr>
            <w:ins w:id="924" w:author="Mohammed Khateeb" w:date="2025-01-29T12:59:00Z" w16du:dateUtc="2025-01-29T08:59:00Z">
              <w:r>
                <w:rPr>
                  <w:rFonts w:cstheme="minorHAnsi"/>
                  <w:color w:val="auto"/>
                  <w:sz w:val="21"/>
                  <w:szCs w:val="21"/>
                </w:rPr>
                <w:t>-</w:t>
              </w:r>
            </w:ins>
          </w:p>
        </w:tc>
      </w:tr>
      <w:tr w:rsidR="00A21D9E" w:rsidRPr="00687C6A" w14:paraId="3B7D71C3" w14:textId="77777777" w:rsidTr="00442064">
        <w:trPr>
          <w:cnfStyle w:val="000000010000" w:firstRow="0" w:lastRow="0" w:firstColumn="0" w:lastColumn="0" w:oddVBand="0" w:evenVBand="0" w:oddHBand="0" w:evenHBand="1" w:firstRowFirstColumn="0" w:firstRowLastColumn="0" w:lastRowFirstColumn="0" w:lastRowLastColumn="0"/>
          <w:trHeight w:val="412"/>
          <w:ins w:id="925"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6525CAE2" w14:textId="77777777" w:rsidR="00A21D9E" w:rsidRDefault="00A21D9E" w:rsidP="00442064">
            <w:pPr>
              <w:rPr>
                <w:ins w:id="926" w:author="Mohammed Khateeb" w:date="2025-01-27T12:27:00Z" w16du:dateUtc="2025-01-27T08:27:00Z"/>
                <w:rFonts w:cstheme="minorHAnsi"/>
                <w:sz w:val="21"/>
                <w:szCs w:val="21"/>
              </w:rPr>
            </w:pPr>
            <w:ins w:id="927" w:author="Mohammed Khateeb" w:date="2025-01-27T12:27:00Z" w16du:dateUtc="2025-01-27T08:27:00Z">
              <w:r>
                <w:rPr>
                  <w:rFonts w:cstheme="minorHAnsi"/>
                  <w:sz w:val="21"/>
                  <w:szCs w:val="21"/>
                </w:rPr>
                <w:t>Section 8 – Monitoring and Review</w:t>
              </w:r>
            </w:ins>
          </w:p>
        </w:tc>
        <w:tc>
          <w:tcPr>
            <w:tcW w:w="2520" w:type="dxa"/>
          </w:tcPr>
          <w:p w14:paraId="75E53450" w14:textId="41F99BC4" w:rsidR="00A21D9E" w:rsidRPr="003C4740" w:rsidRDefault="00A21D9E" w:rsidP="00442064">
            <w:pPr>
              <w:cnfStyle w:val="000000010000" w:firstRow="0" w:lastRow="0" w:firstColumn="0" w:lastColumn="0" w:oddVBand="0" w:evenVBand="0" w:oddHBand="0" w:evenHBand="1" w:firstRowFirstColumn="0" w:firstRowLastColumn="0" w:lastRowFirstColumn="0" w:lastRowLastColumn="0"/>
              <w:rPr>
                <w:ins w:id="928" w:author="Mohammed Khateeb" w:date="2025-01-27T12:27:00Z" w16du:dateUtc="2025-01-27T08:27:00Z"/>
                <w:rFonts w:cstheme="minorHAnsi"/>
                <w:color w:val="auto"/>
                <w:sz w:val="21"/>
                <w:szCs w:val="21"/>
              </w:rPr>
            </w:pPr>
            <w:ins w:id="929" w:author="Mohammed Khateeb" w:date="2025-01-29T12:55:00Z" w16du:dateUtc="2025-01-29T08:55:00Z">
              <w:r>
                <w:rPr>
                  <w:rFonts w:cstheme="minorHAnsi"/>
                  <w:color w:val="auto"/>
                  <w:sz w:val="21"/>
                  <w:szCs w:val="21"/>
                </w:rPr>
                <w:t>-</w:t>
              </w:r>
            </w:ins>
          </w:p>
        </w:tc>
        <w:tc>
          <w:tcPr>
            <w:tcW w:w="2700" w:type="dxa"/>
          </w:tcPr>
          <w:p w14:paraId="7514D6B2" w14:textId="25B65C1D" w:rsidR="00A21D9E" w:rsidRPr="003C4740" w:rsidRDefault="00766279" w:rsidP="00442064">
            <w:pPr>
              <w:cnfStyle w:val="000000010000" w:firstRow="0" w:lastRow="0" w:firstColumn="0" w:lastColumn="0" w:oddVBand="0" w:evenVBand="0" w:oddHBand="0" w:evenHBand="1" w:firstRowFirstColumn="0" w:firstRowLastColumn="0" w:lastRowFirstColumn="0" w:lastRowLastColumn="0"/>
              <w:rPr>
                <w:ins w:id="930" w:author="Mohammed Khateeb" w:date="2025-01-27T12:27:00Z" w16du:dateUtc="2025-01-27T08:27:00Z"/>
                <w:rFonts w:cstheme="minorHAnsi"/>
                <w:color w:val="auto"/>
                <w:sz w:val="21"/>
                <w:szCs w:val="21"/>
              </w:rPr>
            </w:pPr>
            <w:ins w:id="931" w:author="Mohammed Khateeb" w:date="2025-01-29T12:59:00Z" w16du:dateUtc="2025-01-29T08:59:00Z">
              <w:r>
                <w:rPr>
                  <w:rFonts w:cstheme="minorHAnsi"/>
                  <w:color w:val="auto"/>
                  <w:sz w:val="21"/>
                  <w:szCs w:val="21"/>
                </w:rPr>
                <w:t>-</w:t>
              </w:r>
            </w:ins>
          </w:p>
        </w:tc>
      </w:tr>
    </w:tbl>
    <w:p w14:paraId="56820C7F" w14:textId="77777777" w:rsidR="00A21D9E" w:rsidRPr="00810562" w:rsidRDefault="00A21D9E" w:rsidP="00A21D9E">
      <w:pPr>
        <w:rPr>
          <w:ins w:id="932" w:author="Mohammed Khateeb" w:date="2025-01-27T12:27:00Z" w16du:dateUtc="2025-01-27T08:27:00Z"/>
        </w:rPr>
      </w:pPr>
    </w:p>
    <w:p w14:paraId="562648FD" w14:textId="77777777" w:rsidR="00A21D9E" w:rsidRPr="00546440" w:rsidRDefault="00A21D9E" w:rsidP="00A21D9E">
      <w:pPr>
        <w:spacing w:before="240" w:after="0"/>
        <w:jc w:val="both"/>
        <w:rPr>
          <w:ins w:id="933" w:author="Mohammed Khateeb" w:date="2025-01-27T12:27:00Z" w16du:dateUtc="2025-01-27T08:27:00Z"/>
        </w:rPr>
      </w:pPr>
    </w:p>
    <w:p w14:paraId="15CAFE7C" w14:textId="77777777" w:rsidR="00A21D9E" w:rsidRPr="000B543A" w:rsidRDefault="00A21D9E" w:rsidP="00A21D9E">
      <w:pPr>
        <w:jc w:val="both"/>
      </w:pPr>
    </w:p>
    <w:bookmarkEnd w:id="780"/>
    <w:p w14:paraId="197F8ED1" w14:textId="77777777" w:rsidR="00A21D9E" w:rsidRPr="00620A8A" w:rsidRDefault="00A21D9E" w:rsidP="002826DC">
      <w:pPr>
        <w:pStyle w:val="ListParagraph"/>
        <w:spacing w:after="120"/>
        <w:ind w:left="0"/>
        <w:contextualSpacing w:val="0"/>
        <w:jc w:val="both"/>
      </w:pPr>
    </w:p>
    <w:sectPr w:rsidR="00A21D9E" w:rsidRPr="00620A8A" w:rsidSect="001A0236">
      <w:footerReference w:type="first" r:id="rId15"/>
      <w:pgSz w:w="11906" w:h="16838" w:code="9"/>
      <w:pgMar w:top="1853" w:right="1021" w:bottom="1260" w:left="1080" w:header="709"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9381A1" w14:textId="77777777" w:rsidR="00690BBB" w:rsidRDefault="00690BBB" w:rsidP="00561876">
      <w:r>
        <w:separator/>
      </w:r>
    </w:p>
  </w:endnote>
  <w:endnote w:type="continuationSeparator" w:id="0">
    <w:p w14:paraId="4C8CA766" w14:textId="77777777" w:rsidR="00690BBB" w:rsidRDefault="00690BBB" w:rsidP="0056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Lato">
    <w:altName w:val="Segoe U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FCFB8" w14:textId="77777777" w:rsidR="00D74380" w:rsidRDefault="00D74380" w:rsidP="00D74380">
    <w:pPr>
      <w:pStyle w:val="Footer"/>
      <w:pBdr>
        <w:bottom w:val="single" w:sz="6" w:space="1" w:color="auto"/>
      </w:pBdr>
      <w:spacing w:after="120"/>
      <w:jc w:val="center"/>
      <w:rPr>
        <w:rFonts w:ascii="Calibri" w:hAnsi="Calibri" w:cs="Calibri"/>
        <w:sz w:val="22"/>
      </w:rPr>
    </w:pPr>
    <w:r>
      <w:tab/>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330"/>
    </w:tblGrid>
    <w:tr w:rsidR="00D74380" w14:paraId="4761B42C" w14:textId="77777777" w:rsidTr="004149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7FF09377" w14:textId="7B738D51" w:rsidR="00D74380" w:rsidRPr="00FD5545" w:rsidRDefault="00D74380" w:rsidP="00D74380">
          <w:pPr>
            <w:pStyle w:val="Footer"/>
            <w:rPr>
              <w:b w:val="0"/>
              <w:bCs w:val="0"/>
            </w:rPr>
          </w:pPr>
          <w:r w:rsidRPr="007112A0">
            <w:rPr>
              <w:rFonts w:asciiTheme="minorHAnsi" w:hAnsiTheme="minorHAnsi" w:cs="Calibri"/>
              <w:sz w:val="20"/>
              <w:szCs w:val="20"/>
            </w:rPr>
            <w:t xml:space="preserve">Document No: </w:t>
          </w:r>
          <w:del w:id="4" w:author="Mohammed Khateeb" w:date="2025-01-29T13:54:00Z" w16du:dateUtc="2025-01-29T09:54:00Z">
            <w:r w:rsidRPr="007112A0" w:rsidDel="00234FB8">
              <w:rPr>
                <w:rFonts w:asciiTheme="minorHAnsi" w:hAnsiTheme="minorHAnsi" w:cs="Calibri"/>
                <w:sz w:val="20"/>
                <w:szCs w:val="20"/>
              </w:rPr>
              <w:delText>CPX</w:delText>
            </w:r>
          </w:del>
          <w:ins w:id="5" w:author="Mohammed Khateeb" w:date="2025-01-29T13:54:00Z" w16du:dateUtc="2025-01-29T09:54:00Z">
            <w:r w:rsidR="00234FB8">
              <w:rPr>
                <w:rFonts w:asciiTheme="minorHAnsi" w:hAnsiTheme="minorHAnsi" w:cs="Calibri"/>
                <w:sz w:val="20"/>
                <w:szCs w:val="20"/>
              </w:rPr>
              <w:t>&lt;CLIENT&gt;</w:t>
            </w:r>
          </w:ins>
          <w:r w:rsidRPr="007112A0">
            <w:rPr>
              <w:rFonts w:asciiTheme="minorHAnsi" w:hAnsiTheme="minorHAnsi" w:cs="Calibri"/>
              <w:sz w:val="20"/>
              <w:szCs w:val="20"/>
            </w:rPr>
            <w:t>-ORG-IMS-POL-0</w:t>
          </w:r>
          <w:r>
            <w:rPr>
              <w:rFonts w:asciiTheme="minorHAnsi" w:hAnsiTheme="minorHAnsi" w:cs="Calibri"/>
              <w:sz w:val="20"/>
              <w:szCs w:val="20"/>
            </w:rPr>
            <w:t>23</w:t>
          </w:r>
        </w:p>
      </w:tc>
      <w:tc>
        <w:tcPr>
          <w:tcW w:w="4330" w:type="dxa"/>
          <w:shd w:val="clear" w:color="auto" w:fill="auto"/>
        </w:tcPr>
        <w:p w14:paraId="4B564353" w14:textId="0527AF08" w:rsidR="00D74380" w:rsidRPr="00FD5545" w:rsidRDefault="00D74380" w:rsidP="00D74380">
          <w:pPr>
            <w:pStyle w:val="Footer"/>
            <w:jc w:val="right"/>
            <w:cnfStyle w:val="100000000000" w:firstRow="1" w:lastRow="0" w:firstColumn="0" w:lastColumn="0" w:oddVBand="0" w:evenVBand="0" w:oddHBand="0" w:evenHBand="0" w:firstRowFirstColumn="0" w:firstRowLastColumn="0" w:lastRowFirstColumn="0" w:lastRowLastColumn="0"/>
            <w:rPr>
              <w:b w:val="0"/>
              <w:bCs w:val="0"/>
            </w:rPr>
          </w:pPr>
          <w:r w:rsidRPr="007112A0">
            <w:rPr>
              <w:rFonts w:asciiTheme="minorHAnsi" w:hAnsiTheme="minorHAnsi" w:cs="Calibri"/>
              <w:sz w:val="20"/>
              <w:szCs w:val="20"/>
            </w:rPr>
            <w:t>Page</w:t>
          </w:r>
          <w:r w:rsidRPr="002F4C47">
            <w:rPr>
              <w:rFonts w:asciiTheme="minorHAnsi" w:hAnsiTheme="minorHAnsi" w:cs="Calibri"/>
              <w:b w:val="0"/>
              <w:bCs w:val="0"/>
              <w:sz w:val="20"/>
              <w:szCs w:val="20"/>
            </w:rPr>
            <w:t xml:space="preserve"> </w:t>
          </w:r>
          <w:r w:rsidRPr="002F4C47">
            <w:rPr>
              <w:rFonts w:cs="Calibri"/>
              <w:sz w:val="20"/>
              <w:szCs w:val="20"/>
            </w:rPr>
            <w:fldChar w:fldCharType="begin"/>
          </w:r>
          <w:r w:rsidRPr="002F4C47">
            <w:rPr>
              <w:rFonts w:asciiTheme="minorHAnsi" w:hAnsiTheme="minorHAnsi" w:cs="Calibri"/>
              <w:b w:val="0"/>
              <w:bCs w:val="0"/>
              <w:sz w:val="20"/>
              <w:szCs w:val="20"/>
            </w:rPr>
            <w:instrText xml:space="preserve"> PAGE  \* Arabic  \* MERGEFORMAT </w:instrText>
          </w:r>
          <w:r w:rsidRPr="002F4C47">
            <w:rPr>
              <w:rFonts w:cs="Calibri"/>
              <w:sz w:val="20"/>
              <w:szCs w:val="20"/>
            </w:rPr>
            <w:fldChar w:fldCharType="separate"/>
          </w:r>
          <w:r w:rsidR="00D709EC" w:rsidRPr="00D709EC">
            <w:rPr>
              <w:rFonts w:cs="Calibri"/>
              <w:noProof/>
              <w:sz w:val="20"/>
              <w:szCs w:val="20"/>
            </w:rPr>
            <w:t>3</w:t>
          </w:r>
          <w:r w:rsidRPr="002F4C47">
            <w:rPr>
              <w:rFonts w:cs="Calibri"/>
              <w:sz w:val="20"/>
              <w:szCs w:val="20"/>
            </w:rPr>
            <w:fldChar w:fldCharType="end"/>
          </w:r>
          <w:r w:rsidRPr="007112A0">
            <w:rPr>
              <w:rFonts w:asciiTheme="minorHAnsi" w:hAnsiTheme="minorHAnsi" w:cs="Calibri"/>
              <w:sz w:val="20"/>
              <w:szCs w:val="20"/>
            </w:rPr>
            <w:t xml:space="preserve"> of </w:t>
          </w:r>
          <w:r w:rsidRPr="002F4C47">
            <w:rPr>
              <w:rFonts w:cs="Calibri"/>
              <w:noProof/>
              <w:sz w:val="20"/>
              <w:szCs w:val="20"/>
            </w:rPr>
            <w:fldChar w:fldCharType="begin"/>
          </w:r>
          <w:r w:rsidRPr="002F4C47">
            <w:rPr>
              <w:rFonts w:asciiTheme="minorHAnsi" w:hAnsiTheme="minorHAnsi" w:cs="Calibri"/>
              <w:b w:val="0"/>
              <w:bCs w:val="0"/>
              <w:noProof/>
              <w:sz w:val="20"/>
              <w:szCs w:val="20"/>
            </w:rPr>
            <w:instrText xml:space="preserve"> NUMPAGES  \* Arabic  \* MERGEFORMAT </w:instrText>
          </w:r>
          <w:r w:rsidRPr="002F4C47">
            <w:rPr>
              <w:rFonts w:cs="Calibri"/>
              <w:noProof/>
              <w:sz w:val="20"/>
              <w:szCs w:val="20"/>
            </w:rPr>
            <w:fldChar w:fldCharType="separate"/>
          </w:r>
          <w:r w:rsidR="00D709EC" w:rsidRPr="00D709EC">
            <w:rPr>
              <w:rFonts w:cs="Calibri"/>
              <w:noProof/>
              <w:sz w:val="20"/>
              <w:szCs w:val="20"/>
            </w:rPr>
            <w:t>10</w:t>
          </w:r>
          <w:r w:rsidRPr="002F4C47">
            <w:rPr>
              <w:rFonts w:cs="Calibri"/>
              <w:noProof/>
              <w:sz w:val="20"/>
              <w:szCs w:val="20"/>
            </w:rPr>
            <w:fldChar w:fldCharType="end"/>
          </w:r>
        </w:p>
      </w:tc>
    </w:tr>
  </w:tbl>
  <w:p w14:paraId="0D25E20F" w14:textId="77777777" w:rsidR="002D3E0A" w:rsidRDefault="002D3E0A" w:rsidP="0031342D">
    <w:pPr>
      <w:pStyle w:val="Footer"/>
      <w:ind w:firstLine="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953E7" w14:textId="77777777" w:rsidR="002D3E0A" w:rsidRDefault="002D3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B3F126" w14:textId="77777777" w:rsidR="00690BBB" w:rsidRDefault="00690BBB" w:rsidP="00561876">
      <w:r>
        <w:separator/>
      </w:r>
    </w:p>
  </w:footnote>
  <w:footnote w:type="continuationSeparator" w:id="0">
    <w:p w14:paraId="021B563E" w14:textId="77777777" w:rsidR="00690BBB" w:rsidRDefault="00690BBB" w:rsidP="0056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8754C" w14:textId="77777777" w:rsidR="002D3E0A" w:rsidRDefault="002D3E0A" w:rsidP="00A624B4">
    <w:pPr>
      <w:pStyle w:val="Header"/>
    </w:pPr>
    <w:r>
      <w:tab/>
      <w:t xml:space="preserve">                          </w:t>
    </w:r>
    <w:r>
      <w:tab/>
      <w:t xml:space="preserve">   </w:t>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2"/>
      <w:gridCol w:w="4903"/>
    </w:tblGrid>
    <w:tr w:rsidR="00312AAD" w:rsidRPr="001A0236" w14:paraId="555272F3" w14:textId="77777777" w:rsidTr="004149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45EC62F3" w14:textId="54772FD9" w:rsidR="00312AAD" w:rsidRPr="007112A0" w:rsidRDefault="00C62A79" w:rsidP="00312AAD">
          <w:pPr>
            <w:pStyle w:val="Header"/>
            <w:rPr>
              <w:rFonts w:cs="Calibri"/>
              <w:b w:val="0"/>
              <w:bCs w:val="0"/>
              <w:sz w:val="20"/>
              <w:szCs w:val="20"/>
            </w:rPr>
          </w:pPr>
          <w:sdt>
            <w:sdtPr>
              <w:rPr>
                <w:rFonts w:cs="Calibri"/>
                <w:sz w:val="20"/>
                <w:szCs w:val="20"/>
              </w:rPr>
              <w:alias w:val="Title"/>
              <w:tag w:val=""/>
              <w:id w:val="1204293811"/>
              <w:placeholder>
                <w:docPart w:val="B9A99519ED4C4441B06D09D804C1A720"/>
              </w:placeholder>
              <w:dataBinding w:prefixMappings="xmlns:ns0='http://purl.org/dc/elements/1.1/' xmlns:ns1='http://schemas.openxmlformats.org/package/2006/metadata/core-properties' " w:xpath="/ns1:coreProperties[1]/ns0:title[1]" w:storeItemID="{6C3C8BC8-F283-45AE-878A-BAB7291924A1}"/>
              <w:text w:multiLine="1"/>
            </w:sdtPr>
            <w:sdtEndPr/>
            <w:sdtContent>
              <w:del w:id="2" w:author="Mohammed Khateeb" w:date="2025-01-29T13:54:00Z" w16du:dateUtc="2025-01-29T09:54:00Z">
                <w:r w:rsidR="00312AAD" w:rsidDel="00234FB8">
                  <w:rPr>
                    <w:rFonts w:cs="Calibri"/>
                    <w:sz w:val="20"/>
                    <w:szCs w:val="20"/>
                  </w:rPr>
                  <w:delText>CPX</w:delText>
                </w:r>
              </w:del>
              <w:ins w:id="3" w:author="Mohammed Khateeb" w:date="2025-01-29T13:54:00Z" w16du:dateUtc="2025-01-29T09:54:00Z">
                <w:r w:rsidR="00234FB8">
                  <w:rPr>
                    <w:rFonts w:cs="Calibri"/>
                    <w:sz w:val="20"/>
                    <w:szCs w:val="20"/>
                  </w:rPr>
                  <w:t>&lt;CLIENT&gt;</w:t>
                </w:r>
              </w:ins>
              <w:r w:rsidR="00312AAD">
                <w:rPr>
                  <w:rFonts w:cs="Calibri"/>
                  <w:sz w:val="20"/>
                  <w:szCs w:val="20"/>
                </w:rPr>
                <w:t xml:space="preserve"> Security Operations Policy</w:t>
              </w:r>
            </w:sdtContent>
          </w:sdt>
        </w:p>
      </w:tc>
      <w:tc>
        <w:tcPr>
          <w:tcW w:w="4940" w:type="dxa"/>
          <w:shd w:val="clear" w:color="auto" w:fill="auto"/>
        </w:tcPr>
        <w:p w14:paraId="189CE038" w14:textId="77777777" w:rsidR="00312AAD" w:rsidRPr="007112A0" w:rsidRDefault="00312AAD" w:rsidP="00312AAD">
          <w:pPr>
            <w:pStyle w:val="Header"/>
            <w:jc w:val="right"/>
            <w:cnfStyle w:val="100000000000" w:firstRow="1" w:lastRow="0" w:firstColumn="0" w:lastColumn="0" w:oddVBand="0" w:evenVBand="0" w:oddHBand="0" w:evenHBand="0" w:firstRowFirstColumn="0" w:firstRowLastColumn="0" w:lastRowFirstColumn="0" w:lastRowLastColumn="0"/>
            <w:rPr>
              <w:rFonts w:cs="Calibri"/>
              <w:b w:val="0"/>
              <w:bCs w:val="0"/>
              <w:sz w:val="20"/>
              <w:szCs w:val="20"/>
            </w:rPr>
          </w:pPr>
          <w:r w:rsidRPr="007112A0">
            <w:rPr>
              <w:rFonts w:asciiTheme="minorHAnsi" w:hAnsiTheme="minorHAnsi" w:cs="Calibri"/>
              <w:sz w:val="20"/>
              <w:szCs w:val="20"/>
            </w:rPr>
            <w:t>Classification: Internal</w:t>
          </w:r>
        </w:p>
      </w:tc>
    </w:tr>
  </w:tbl>
  <w:p w14:paraId="5710AD5E" w14:textId="77777777" w:rsidR="00312AAD" w:rsidRDefault="00312AAD" w:rsidP="00312AAD">
    <w:pPr>
      <w:pStyle w:val="Header"/>
      <w:pBdr>
        <w:bottom w:val="single" w:sz="6" w:space="1" w:color="auto"/>
      </w:pBdr>
    </w:pPr>
  </w:p>
  <w:p w14:paraId="1A6EEB29" w14:textId="77777777" w:rsidR="002D3E0A" w:rsidRPr="0063706F" w:rsidRDefault="002D3E0A" w:rsidP="005618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7F490" w14:textId="30A18E19" w:rsidR="00D709EC" w:rsidRDefault="00D709EC" w:rsidP="00D709EC">
    <w:pPr>
      <w:pStyle w:val="Header"/>
    </w:pPr>
    <w:r>
      <w:t xml:space="preserve">                          </w:t>
    </w:r>
    <w:r>
      <w:tab/>
      <w:t xml:space="preserve">   </w:t>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2"/>
      <w:gridCol w:w="4903"/>
    </w:tblGrid>
    <w:tr w:rsidR="00D709EC" w:rsidRPr="001A0236" w14:paraId="031B6209" w14:textId="77777777" w:rsidTr="00B722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6CFDE3EB" w14:textId="1B015570" w:rsidR="00D709EC" w:rsidRPr="007112A0" w:rsidRDefault="00C62A79" w:rsidP="00D709EC">
          <w:pPr>
            <w:pStyle w:val="Header"/>
            <w:rPr>
              <w:rFonts w:cs="Calibri"/>
              <w:b w:val="0"/>
              <w:bCs w:val="0"/>
              <w:sz w:val="20"/>
              <w:szCs w:val="20"/>
            </w:rPr>
          </w:pPr>
          <w:sdt>
            <w:sdtPr>
              <w:rPr>
                <w:rFonts w:cs="Calibri"/>
                <w:sz w:val="20"/>
                <w:szCs w:val="20"/>
              </w:rPr>
              <w:alias w:val="Title"/>
              <w:tag w:val=""/>
              <w:id w:val="-944690430"/>
              <w:placeholder>
                <w:docPart w:val="B56EBFE9CB474E1BBBA131006718B4D7"/>
              </w:placeholder>
              <w:dataBinding w:prefixMappings="xmlns:ns0='http://purl.org/dc/elements/1.1/' xmlns:ns1='http://schemas.openxmlformats.org/package/2006/metadata/core-properties' " w:xpath="/ns1:coreProperties[1]/ns0:title[1]" w:storeItemID="{6C3C8BC8-F283-45AE-878A-BAB7291924A1}"/>
              <w:text w:multiLine="1"/>
            </w:sdtPr>
            <w:sdtEndPr/>
            <w:sdtContent>
              <w:del w:id="6" w:author="Mohammed Khateeb" w:date="2025-01-29T13:54:00Z" w16du:dateUtc="2025-01-29T09:54:00Z">
                <w:r w:rsidR="00D709EC" w:rsidDel="00234FB8">
                  <w:rPr>
                    <w:rFonts w:cs="Calibri"/>
                    <w:sz w:val="20"/>
                    <w:szCs w:val="20"/>
                  </w:rPr>
                  <w:delText>CPX</w:delText>
                </w:r>
              </w:del>
              <w:ins w:id="7" w:author="Mohammed Khateeb" w:date="2025-01-29T13:54:00Z" w16du:dateUtc="2025-01-29T09:54:00Z">
                <w:r w:rsidR="00234FB8">
                  <w:rPr>
                    <w:rFonts w:cs="Calibri"/>
                    <w:sz w:val="20"/>
                    <w:szCs w:val="20"/>
                  </w:rPr>
                  <w:t>&lt;CLIENT&gt;</w:t>
                </w:r>
              </w:ins>
              <w:r w:rsidR="00D709EC">
                <w:rPr>
                  <w:rFonts w:cs="Calibri"/>
                  <w:sz w:val="20"/>
                  <w:szCs w:val="20"/>
                </w:rPr>
                <w:t xml:space="preserve"> Security Operations Policy</w:t>
              </w:r>
            </w:sdtContent>
          </w:sdt>
        </w:p>
      </w:tc>
      <w:tc>
        <w:tcPr>
          <w:tcW w:w="4940" w:type="dxa"/>
          <w:shd w:val="clear" w:color="auto" w:fill="auto"/>
        </w:tcPr>
        <w:p w14:paraId="631DA3A2" w14:textId="77777777" w:rsidR="00D709EC" w:rsidRPr="007112A0" w:rsidRDefault="00D709EC" w:rsidP="00D709EC">
          <w:pPr>
            <w:pStyle w:val="Header"/>
            <w:jc w:val="right"/>
            <w:cnfStyle w:val="100000000000" w:firstRow="1" w:lastRow="0" w:firstColumn="0" w:lastColumn="0" w:oddVBand="0" w:evenVBand="0" w:oddHBand="0" w:evenHBand="0" w:firstRowFirstColumn="0" w:firstRowLastColumn="0" w:lastRowFirstColumn="0" w:lastRowLastColumn="0"/>
            <w:rPr>
              <w:rFonts w:cs="Calibri"/>
              <w:b w:val="0"/>
              <w:bCs w:val="0"/>
              <w:sz w:val="20"/>
              <w:szCs w:val="20"/>
            </w:rPr>
          </w:pPr>
          <w:r w:rsidRPr="007112A0">
            <w:rPr>
              <w:rFonts w:asciiTheme="minorHAnsi" w:hAnsiTheme="minorHAnsi" w:cs="Calibri"/>
              <w:sz w:val="20"/>
              <w:szCs w:val="20"/>
            </w:rPr>
            <w:t>Classification: Internal</w:t>
          </w:r>
        </w:p>
      </w:tc>
    </w:tr>
  </w:tbl>
  <w:p w14:paraId="4C8CA120" w14:textId="77777777" w:rsidR="00D709EC" w:rsidRDefault="00D709EC" w:rsidP="00D709EC">
    <w:pPr>
      <w:pStyle w:val="Header"/>
      <w:pBdr>
        <w:bottom w:val="single" w:sz="6" w:space="1" w:color="auto"/>
      </w:pBdr>
    </w:pPr>
  </w:p>
  <w:p w14:paraId="2D177D0F" w14:textId="71878835" w:rsidR="00D709EC" w:rsidRDefault="00D709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F3DFE"/>
    <w:multiLevelType w:val="hybridMultilevel"/>
    <w:tmpl w:val="DD3CDE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46D05"/>
    <w:multiLevelType w:val="hybridMultilevel"/>
    <w:tmpl w:val="17FA2C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A3751C"/>
    <w:multiLevelType w:val="multilevel"/>
    <w:tmpl w:val="756AC9D2"/>
    <w:styleLink w:val="ADNOCNumList"/>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3" w15:restartNumberingAfterBreak="0">
    <w:nsid w:val="1C8021D6"/>
    <w:multiLevelType w:val="hybridMultilevel"/>
    <w:tmpl w:val="5EFEB2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EC490A"/>
    <w:multiLevelType w:val="hybridMultilevel"/>
    <w:tmpl w:val="56569976"/>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6401A27"/>
    <w:multiLevelType w:val="hybridMultilevel"/>
    <w:tmpl w:val="EA543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663971"/>
    <w:multiLevelType w:val="multilevel"/>
    <w:tmpl w:val="559E077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A24630A"/>
    <w:multiLevelType w:val="multilevel"/>
    <w:tmpl w:val="668C75E4"/>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A9269BD"/>
    <w:multiLevelType w:val="hybridMultilevel"/>
    <w:tmpl w:val="82266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C90274"/>
    <w:multiLevelType w:val="hybridMultilevel"/>
    <w:tmpl w:val="95C883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EF738A"/>
    <w:multiLevelType w:val="hybridMultilevel"/>
    <w:tmpl w:val="1CBCC648"/>
    <w:lvl w:ilvl="0" w:tplc="6BE81BE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3028B5"/>
    <w:multiLevelType w:val="multilevel"/>
    <w:tmpl w:val="A004690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4885723"/>
    <w:multiLevelType w:val="multilevel"/>
    <w:tmpl w:val="2D2A29D2"/>
    <w:lvl w:ilvl="0">
      <w:start w:val="5"/>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8290C74"/>
    <w:multiLevelType w:val="hybridMultilevel"/>
    <w:tmpl w:val="88464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5C6BD9"/>
    <w:multiLevelType w:val="multilevel"/>
    <w:tmpl w:val="561A945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4EC10EFA"/>
    <w:multiLevelType w:val="hybridMultilevel"/>
    <w:tmpl w:val="5AE69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DF548E4"/>
    <w:multiLevelType w:val="hybridMultilevel"/>
    <w:tmpl w:val="6D9A1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022A4F"/>
    <w:multiLevelType w:val="multilevel"/>
    <w:tmpl w:val="2EF493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360" w:hanging="360"/>
      </w:pPr>
    </w:lvl>
    <w:lvl w:ilvl="4">
      <w:start w:val="1"/>
      <w:numFmt w:val="bullet"/>
      <w:lvlText w:val=""/>
      <w:lvlJc w:val="left"/>
      <w:pPr>
        <w:ind w:left="360" w:hanging="360"/>
      </w:pPr>
      <w:rPr>
        <w:rFonts w:ascii="Symbol" w:hAnsi="Symbol"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54C5CAD"/>
    <w:multiLevelType w:val="hybridMultilevel"/>
    <w:tmpl w:val="F96E7C3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5717D6A"/>
    <w:multiLevelType w:val="multilevel"/>
    <w:tmpl w:val="63C84A5C"/>
    <w:lvl w:ilvl="0">
      <w:start w:val="5"/>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5762BCB"/>
    <w:multiLevelType w:val="hybridMultilevel"/>
    <w:tmpl w:val="8DE063B8"/>
    <w:lvl w:ilvl="0" w:tplc="103079D6">
      <w:start w:val="1"/>
      <w:numFmt w:val="decimal"/>
      <w:pStyle w:val="ListParagraph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7DE5BD0"/>
    <w:multiLevelType w:val="hybridMultilevel"/>
    <w:tmpl w:val="2788F8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5919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C046A94"/>
    <w:multiLevelType w:val="multilevel"/>
    <w:tmpl w:val="A3CE9A46"/>
    <w:lvl w:ilvl="0">
      <w:start w:val="5"/>
      <w:numFmt w:val="decimal"/>
      <w:lvlText w:val="%1"/>
      <w:lvlJc w:val="left"/>
      <w:pPr>
        <w:ind w:left="390" w:hanging="390"/>
      </w:pPr>
      <w:rPr>
        <w:rFonts w:hint="default"/>
      </w:rPr>
    </w:lvl>
    <w:lvl w:ilvl="1">
      <w:start w:val="4"/>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F4F5433"/>
    <w:multiLevelType w:val="multilevel"/>
    <w:tmpl w:val="AAEA6AF6"/>
    <w:lvl w:ilvl="0">
      <w:start w:val="5"/>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661275919">
    <w:abstractNumId w:val="20"/>
  </w:num>
  <w:num w:numId="2" w16cid:durableId="1666279166">
    <w:abstractNumId w:val="11"/>
  </w:num>
  <w:num w:numId="3" w16cid:durableId="1946039672">
    <w:abstractNumId w:val="11"/>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177114017">
    <w:abstractNumId w:val="14"/>
  </w:num>
  <w:num w:numId="5" w16cid:durableId="1140149652">
    <w:abstractNumId w:val="10"/>
  </w:num>
  <w:num w:numId="6" w16cid:durableId="2076976266">
    <w:abstractNumId w:val="6"/>
  </w:num>
  <w:num w:numId="7" w16cid:durableId="2067023040">
    <w:abstractNumId w:val="2"/>
  </w:num>
  <w:num w:numId="8" w16cid:durableId="739135373">
    <w:abstractNumId w:val="14"/>
  </w:num>
  <w:num w:numId="9" w16cid:durableId="763846032">
    <w:abstractNumId w:val="14"/>
  </w:num>
  <w:num w:numId="10" w16cid:durableId="2134908797">
    <w:abstractNumId w:val="14"/>
  </w:num>
  <w:num w:numId="11" w16cid:durableId="2014411648">
    <w:abstractNumId w:val="14"/>
  </w:num>
  <w:num w:numId="12" w16cid:durableId="1470781675">
    <w:abstractNumId w:val="14"/>
  </w:num>
  <w:num w:numId="13" w16cid:durableId="225531077">
    <w:abstractNumId w:val="14"/>
  </w:num>
  <w:num w:numId="14" w16cid:durableId="459887216">
    <w:abstractNumId w:val="14"/>
  </w:num>
  <w:num w:numId="15" w16cid:durableId="1771582592">
    <w:abstractNumId w:val="14"/>
  </w:num>
  <w:num w:numId="16" w16cid:durableId="874777309">
    <w:abstractNumId w:val="14"/>
  </w:num>
  <w:num w:numId="17" w16cid:durableId="43724744">
    <w:abstractNumId w:val="14"/>
  </w:num>
  <w:num w:numId="18" w16cid:durableId="1641885146">
    <w:abstractNumId w:val="14"/>
  </w:num>
  <w:num w:numId="19" w16cid:durableId="1672370718">
    <w:abstractNumId w:val="14"/>
  </w:num>
  <w:num w:numId="20" w16cid:durableId="1278836408">
    <w:abstractNumId w:val="14"/>
  </w:num>
  <w:num w:numId="21" w16cid:durableId="987054176">
    <w:abstractNumId w:val="14"/>
  </w:num>
  <w:num w:numId="22" w16cid:durableId="617299282">
    <w:abstractNumId w:val="14"/>
  </w:num>
  <w:num w:numId="23" w16cid:durableId="209923634">
    <w:abstractNumId w:val="14"/>
  </w:num>
  <w:num w:numId="24" w16cid:durableId="1347753060">
    <w:abstractNumId w:val="14"/>
  </w:num>
  <w:num w:numId="25" w16cid:durableId="484274454">
    <w:abstractNumId w:val="14"/>
  </w:num>
  <w:num w:numId="26" w16cid:durableId="1035497299">
    <w:abstractNumId w:val="14"/>
  </w:num>
  <w:num w:numId="27" w16cid:durableId="1044251078">
    <w:abstractNumId w:val="14"/>
  </w:num>
  <w:num w:numId="28" w16cid:durableId="1193347548">
    <w:abstractNumId w:val="14"/>
  </w:num>
  <w:num w:numId="29" w16cid:durableId="764496248">
    <w:abstractNumId w:val="14"/>
  </w:num>
  <w:num w:numId="30" w16cid:durableId="1032537562">
    <w:abstractNumId w:val="16"/>
  </w:num>
  <w:num w:numId="31" w16cid:durableId="945314091">
    <w:abstractNumId w:val="14"/>
  </w:num>
  <w:num w:numId="32" w16cid:durableId="663818672">
    <w:abstractNumId w:val="14"/>
  </w:num>
  <w:num w:numId="33" w16cid:durableId="135687873">
    <w:abstractNumId w:val="14"/>
  </w:num>
  <w:num w:numId="34" w16cid:durableId="70125008">
    <w:abstractNumId w:val="14"/>
  </w:num>
  <w:num w:numId="35" w16cid:durableId="1468821273">
    <w:abstractNumId w:val="14"/>
  </w:num>
  <w:num w:numId="36" w16cid:durableId="762920822">
    <w:abstractNumId w:val="14"/>
  </w:num>
  <w:num w:numId="37" w16cid:durableId="2036803795">
    <w:abstractNumId w:val="14"/>
  </w:num>
  <w:num w:numId="38" w16cid:durableId="564343091">
    <w:abstractNumId w:val="1"/>
  </w:num>
  <w:num w:numId="39" w16cid:durableId="650325634">
    <w:abstractNumId w:val="3"/>
  </w:num>
  <w:num w:numId="40" w16cid:durableId="1364015636">
    <w:abstractNumId w:val="0"/>
  </w:num>
  <w:num w:numId="41" w16cid:durableId="1908615501">
    <w:abstractNumId w:val="18"/>
  </w:num>
  <w:num w:numId="42" w16cid:durableId="78716798">
    <w:abstractNumId w:val="13"/>
  </w:num>
  <w:num w:numId="43" w16cid:durableId="1666787579">
    <w:abstractNumId w:val="21"/>
  </w:num>
  <w:num w:numId="44" w16cid:durableId="329481069">
    <w:abstractNumId w:val="15"/>
  </w:num>
  <w:num w:numId="45" w16cid:durableId="2078045216">
    <w:abstractNumId w:val="9"/>
  </w:num>
  <w:num w:numId="46" w16cid:durableId="1080058868">
    <w:abstractNumId w:val="5"/>
  </w:num>
  <w:num w:numId="47" w16cid:durableId="702022219">
    <w:abstractNumId w:val="4"/>
  </w:num>
  <w:num w:numId="48" w16cid:durableId="1492941294">
    <w:abstractNumId w:val="8"/>
  </w:num>
  <w:num w:numId="49" w16cid:durableId="1408268305">
    <w:abstractNumId w:val="22"/>
  </w:num>
  <w:num w:numId="50" w16cid:durableId="464157399">
    <w:abstractNumId w:val="17"/>
  </w:num>
  <w:num w:numId="51" w16cid:durableId="258371549">
    <w:abstractNumId w:val="7"/>
  </w:num>
  <w:num w:numId="52" w16cid:durableId="1402950131">
    <w:abstractNumId w:val="12"/>
  </w:num>
  <w:num w:numId="53" w16cid:durableId="661659554">
    <w:abstractNumId w:val="23"/>
  </w:num>
  <w:num w:numId="54" w16cid:durableId="467670453">
    <w:abstractNumId w:val="24"/>
  </w:num>
  <w:num w:numId="55" w16cid:durableId="2113697477">
    <w:abstractNumId w:val="19"/>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ohammed Khateeb">
    <w15:presenceInfo w15:providerId="AD" w15:userId="S::KMOH4100@cpx.net::a984072c-3b16-423a-995d-5829a7458b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trackRevisions/>
  <w:defaultTabStop w:val="720"/>
  <w:defaultTableStyle w:val="GridTable4-Accent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K0sLA0NzCxsDS1MDRU0lEKTi0uzszPAykwqQUAdA6yBiwAAAA="/>
  </w:docVars>
  <w:rsids>
    <w:rsidRoot w:val="00533844"/>
    <w:rsid w:val="000023D2"/>
    <w:rsid w:val="00003FA3"/>
    <w:rsid w:val="00003FB2"/>
    <w:rsid w:val="000054E6"/>
    <w:rsid w:val="000217E1"/>
    <w:rsid w:val="0002246B"/>
    <w:rsid w:val="0002434D"/>
    <w:rsid w:val="000265EB"/>
    <w:rsid w:val="000363FF"/>
    <w:rsid w:val="00041780"/>
    <w:rsid w:val="0004659C"/>
    <w:rsid w:val="00053A1E"/>
    <w:rsid w:val="00057987"/>
    <w:rsid w:val="00057DAE"/>
    <w:rsid w:val="000603B1"/>
    <w:rsid w:val="00061B4D"/>
    <w:rsid w:val="00061F19"/>
    <w:rsid w:val="00064F37"/>
    <w:rsid w:val="00074EAD"/>
    <w:rsid w:val="000765C2"/>
    <w:rsid w:val="00076886"/>
    <w:rsid w:val="000866A7"/>
    <w:rsid w:val="00090D1E"/>
    <w:rsid w:val="00096B86"/>
    <w:rsid w:val="00097AA9"/>
    <w:rsid w:val="000A6B05"/>
    <w:rsid w:val="000B4292"/>
    <w:rsid w:val="000B5BC1"/>
    <w:rsid w:val="000B63E7"/>
    <w:rsid w:val="000B6DFB"/>
    <w:rsid w:val="000C441F"/>
    <w:rsid w:val="000D39F4"/>
    <w:rsid w:val="000D5FC5"/>
    <w:rsid w:val="000E19B7"/>
    <w:rsid w:val="000E6FC6"/>
    <w:rsid w:val="000F3DEF"/>
    <w:rsid w:val="000F7588"/>
    <w:rsid w:val="00100257"/>
    <w:rsid w:val="00101FAE"/>
    <w:rsid w:val="0010537B"/>
    <w:rsid w:val="001123BD"/>
    <w:rsid w:val="0011258C"/>
    <w:rsid w:val="001160C4"/>
    <w:rsid w:val="00132A26"/>
    <w:rsid w:val="0014324A"/>
    <w:rsid w:val="00152BEA"/>
    <w:rsid w:val="00152C31"/>
    <w:rsid w:val="00155871"/>
    <w:rsid w:val="001563BC"/>
    <w:rsid w:val="00156F4A"/>
    <w:rsid w:val="00157148"/>
    <w:rsid w:val="001618D4"/>
    <w:rsid w:val="00163905"/>
    <w:rsid w:val="00166510"/>
    <w:rsid w:val="00166894"/>
    <w:rsid w:val="001676EE"/>
    <w:rsid w:val="001740A3"/>
    <w:rsid w:val="00180871"/>
    <w:rsid w:val="001912F7"/>
    <w:rsid w:val="0019148D"/>
    <w:rsid w:val="00191F9B"/>
    <w:rsid w:val="00194C0E"/>
    <w:rsid w:val="00194CD9"/>
    <w:rsid w:val="001A0236"/>
    <w:rsid w:val="001A7A68"/>
    <w:rsid w:val="001C4B7B"/>
    <w:rsid w:val="001D0875"/>
    <w:rsid w:val="001D2728"/>
    <w:rsid w:val="001D2B4D"/>
    <w:rsid w:val="001D34DB"/>
    <w:rsid w:val="001E0F97"/>
    <w:rsid w:val="001E6E1E"/>
    <w:rsid w:val="001F0923"/>
    <w:rsid w:val="001F4745"/>
    <w:rsid w:val="001F5857"/>
    <w:rsid w:val="001F7C50"/>
    <w:rsid w:val="0020488D"/>
    <w:rsid w:val="002054C0"/>
    <w:rsid w:val="00207268"/>
    <w:rsid w:val="00213F5F"/>
    <w:rsid w:val="0022176F"/>
    <w:rsid w:val="00221DD6"/>
    <w:rsid w:val="00221F46"/>
    <w:rsid w:val="00224931"/>
    <w:rsid w:val="00230293"/>
    <w:rsid w:val="00234FB8"/>
    <w:rsid w:val="00235A49"/>
    <w:rsid w:val="00236CFD"/>
    <w:rsid w:val="00240B1B"/>
    <w:rsid w:val="00252BFB"/>
    <w:rsid w:val="002548F0"/>
    <w:rsid w:val="002555D1"/>
    <w:rsid w:val="00257A44"/>
    <w:rsid w:val="00262753"/>
    <w:rsid w:val="002705A5"/>
    <w:rsid w:val="002719D2"/>
    <w:rsid w:val="00272506"/>
    <w:rsid w:val="00273967"/>
    <w:rsid w:val="002749E1"/>
    <w:rsid w:val="00276C1F"/>
    <w:rsid w:val="002826DC"/>
    <w:rsid w:val="002A4C30"/>
    <w:rsid w:val="002A6BDC"/>
    <w:rsid w:val="002B12DE"/>
    <w:rsid w:val="002B4E11"/>
    <w:rsid w:val="002C62CB"/>
    <w:rsid w:val="002C6B70"/>
    <w:rsid w:val="002D208C"/>
    <w:rsid w:val="002D3E0A"/>
    <w:rsid w:val="002D6FB9"/>
    <w:rsid w:val="002D7F3D"/>
    <w:rsid w:val="002F688F"/>
    <w:rsid w:val="002F68C7"/>
    <w:rsid w:val="002F7848"/>
    <w:rsid w:val="00302A6C"/>
    <w:rsid w:val="003057A9"/>
    <w:rsid w:val="003100D9"/>
    <w:rsid w:val="003103E8"/>
    <w:rsid w:val="00312AAD"/>
    <w:rsid w:val="0031342D"/>
    <w:rsid w:val="00314735"/>
    <w:rsid w:val="00316B19"/>
    <w:rsid w:val="00322E10"/>
    <w:rsid w:val="0033655C"/>
    <w:rsid w:val="00336D24"/>
    <w:rsid w:val="00337074"/>
    <w:rsid w:val="00341938"/>
    <w:rsid w:val="00350204"/>
    <w:rsid w:val="00356248"/>
    <w:rsid w:val="003618C6"/>
    <w:rsid w:val="0036543B"/>
    <w:rsid w:val="00373370"/>
    <w:rsid w:val="0037506C"/>
    <w:rsid w:val="00376243"/>
    <w:rsid w:val="003829C2"/>
    <w:rsid w:val="00384D6F"/>
    <w:rsid w:val="00393909"/>
    <w:rsid w:val="00397E00"/>
    <w:rsid w:val="003A3A89"/>
    <w:rsid w:val="003A41DD"/>
    <w:rsid w:val="003A71AA"/>
    <w:rsid w:val="003C3DD7"/>
    <w:rsid w:val="003C4926"/>
    <w:rsid w:val="003C5F4C"/>
    <w:rsid w:val="003D39E6"/>
    <w:rsid w:val="003D4D83"/>
    <w:rsid w:val="003D6D5F"/>
    <w:rsid w:val="003E0C47"/>
    <w:rsid w:val="003E33F7"/>
    <w:rsid w:val="003E41C1"/>
    <w:rsid w:val="003E4BF7"/>
    <w:rsid w:val="003E5854"/>
    <w:rsid w:val="004039C5"/>
    <w:rsid w:val="00405632"/>
    <w:rsid w:val="0041273D"/>
    <w:rsid w:val="00414315"/>
    <w:rsid w:val="00416CDB"/>
    <w:rsid w:val="004177E0"/>
    <w:rsid w:val="0042237C"/>
    <w:rsid w:val="00422A18"/>
    <w:rsid w:val="004242AE"/>
    <w:rsid w:val="00424FC8"/>
    <w:rsid w:val="00426713"/>
    <w:rsid w:val="00432283"/>
    <w:rsid w:val="00437950"/>
    <w:rsid w:val="004447EF"/>
    <w:rsid w:val="00450480"/>
    <w:rsid w:val="00452B70"/>
    <w:rsid w:val="0045359E"/>
    <w:rsid w:val="00457D13"/>
    <w:rsid w:val="00461EA6"/>
    <w:rsid w:val="0047202B"/>
    <w:rsid w:val="00474D6F"/>
    <w:rsid w:val="00476EB4"/>
    <w:rsid w:val="00482A3C"/>
    <w:rsid w:val="004855AE"/>
    <w:rsid w:val="004A2C48"/>
    <w:rsid w:val="004A497E"/>
    <w:rsid w:val="004A69DE"/>
    <w:rsid w:val="004A6C49"/>
    <w:rsid w:val="004B371D"/>
    <w:rsid w:val="004B6C5B"/>
    <w:rsid w:val="004C0284"/>
    <w:rsid w:val="004C6CEC"/>
    <w:rsid w:val="004C6D83"/>
    <w:rsid w:val="004D1606"/>
    <w:rsid w:val="004D4037"/>
    <w:rsid w:val="004E04B7"/>
    <w:rsid w:val="004E5587"/>
    <w:rsid w:val="004E68DC"/>
    <w:rsid w:val="004F450A"/>
    <w:rsid w:val="004F65FD"/>
    <w:rsid w:val="005106D5"/>
    <w:rsid w:val="0051162C"/>
    <w:rsid w:val="0051390E"/>
    <w:rsid w:val="005155C8"/>
    <w:rsid w:val="00531866"/>
    <w:rsid w:val="00532878"/>
    <w:rsid w:val="005334C0"/>
    <w:rsid w:val="00533844"/>
    <w:rsid w:val="00552351"/>
    <w:rsid w:val="005559F7"/>
    <w:rsid w:val="00561876"/>
    <w:rsid w:val="00563EC4"/>
    <w:rsid w:val="0056491C"/>
    <w:rsid w:val="00567BF3"/>
    <w:rsid w:val="00570420"/>
    <w:rsid w:val="00574155"/>
    <w:rsid w:val="00574280"/>
    <w:rsid w:val="00575178"/>
    <w:rsid w:val="005805E4"/>
    <w:rsid w:val="00581A04"/>
    <w:rsid w:val="005820C7"/>
    <w:rsid w:val="00584CC6"/>
    <w:rsid w:val="00590EB3"/>
    <w:rsid w:val="005927B9"/>
    <w:rsid w:val="00596C7A"/>
    <w:rsid w:val="005A44BF"/>
    <w:rsid w:val="005A462D"/>
    <w:rsid w:val="005A5277"/>
    <w:rsid w:val="005A7780"/>
    <w:rsid w:val="005A7E93"/>
    <w:rsid w:val="005B3EC3"/>
    <w:rsid w:val="005C0566"/>
    <w:rsid w:val="005C296A"/>
    <w:rsid w:val="005C47DC"/>
    <w:rsid w:val="005C5086"/>
    <w:rsid w:val="005D066D"/>
    <w:rsid w:val="005D592D"/>
    <w:rsid w:val="005D5DE1"/>
    <w:rsid w:val="005E4CAC"/>
    <w:rsid w:val="005F0B04"/>
    <w:rsid w:val="005F39D8"/>
    <w:rsid w:val="005F6D9E"/>
    <w:rsid w:val="00604DFE"/>
    <w:rsid w:val="006050C8"/>
    <w:rsid w:val="00620102"/>
    <w:rsid w:val="00620A8A"/>
    <w:rsid w:val="00626169"/>
    <w:rsid w:val="00632E92"/>
    <w:rsid w:val="006338E7"/>
    <w:rsid w:val="0063706F"/>
    <w:rsid w:val="00637C84"/>
    <w:rsid w:val="00637EF3"/>
    <w:rsid w:val="006403F7"/>
    <w:rsid w:val="00645DA7"/>
    <w:rsid w:val="00646F45"/>
    <w:rsid w:val="00660420"/>
    <w:rsid w:val="00662AEA"/>
    <w:rsid w:val="0066348A"/>
    <w:rsid w:val="00665C4F"/>
    <w:rsid w:val="00675D91"/>
    <w:rsid w:val="00680292"/>
    <w:rsid w:val="0068424B"/>
    <w:rsid w:val="00690BBB"/>
    <w:rsid w:val="006916B5"/>
    <w:rsid w:val="00692A9F"/>
    <w:rsid w:val="00693FDD"/>
    <w:rsid w:val="006971D0"/>
    <w:rsid w:val="006A3749"/>
    <w:rsid w:val="006A4E0E"/>
    <w:rsid w:val="006A514C"/>
    <w:rsid w:val="006B389C"/>
    <w:rsid w:val="006B3A0B"/>
    <w:rsid w:val="006B3C7E"/>
    <w:rsid w:val="006C04D5"/>
    <w:rsid w:val="006C2E9A"/>
    <w:rsid w:val="006C5EB8"/>
    <w:rsid w:val="006D6019"/>
    <w:rsid w:val="006D69DF"/>
    <w:rsid w:val="006F1BF6"/>
    <w:rsid w:val="007073EF"/>
    <w:rsid w:val="00714F3B"/>
    <w:rsid w:val="0071592C"/>
    <w:rsid w:val="00721D14"/>
    <w:rsid w:val="00725257"/>
    <w:rsid w:val="00725605"/>
    <w:rsid w:val="00733A03"/>
    <w:rsid w:val="007427C0"/>
    <w:rsid w:val="00747F48"/>
    <w:rsid w:val="0075163D"/>
    <w:rsid w:val="007555FD"/>
    <w:rsid w:val="007560DE"/>
    <w:rsid w:val="00766279"/>
    <w:rsid w:val="00772BC9"/>
    <w:rsid w:val="007765EC"/>
    <w:rsid w:val="0077768F"/>
    <w:rsid w:val="007A2F0E"/>
    <w:rsid w:val="007A4A8A"/>
    <w:rsid w:val="007B0AD3"/>
    <w:rsid w:val="007B242A"/>
    <w:rsid w:val="007C1634"/>
    <w:rsid w:val="007C6FC7"/>
    <w:rsid w:val="007D33AC"/>
    <w:rsid w:val="007D60EB"/>
    <w:rsid w:val="007D768C"/>
    <w:rsid w:val="007E2100"/>
    <w:rsid w:val="007E2C87"/>
    <w:rsid w:val="007E7363"/>
    <w:rsid w:val="007E73D1"/>
    <w:rsid w:val="007E77DA"/>
    <w:rsid w:val="007F5F3D"/>
    <w:rsid w:val="00801B35"/>
    <w:rsid w:val="008024F7"/>
    <w:rsid w:val="008027DA"/>
    <w:rsid w:val="008028CA"/>
    <w:rsid w:val="00807E01"/>
    <w:rsid w:val="00813A5D"/>
    <w:rsid w:val="00817213"/>
    <w:rsid w:val="00830D46"/>
    <w:rsid w:val="008321BC"/>
    <w:rsid w:val="00843AAC"/>
    <w:rsid w:val="008447DC"/>
    <w:rsid w:val="0084696F"/>
    <w:rsid w:val="008514EF"/>
    <w:rsid w:val="00853369"/>
    <w:rsid w:val="00854008"/>
    <w:rsid w:val="00854FAF"/>
    <w:rsid w:val="00862EC7"/>
    <w:rsid w:val="00873043"/>
    <w:rsid w:val="008745CB"/>
    <w:rsid w:val="0089228E"/>
    <w:rsid w:val="00897893"/>
    <w:rsid w:val="008A267F"/>
    <w:rsid w:val="008A4699"/>
    <w:rsid w:val="008B11C4"/>
    <w:rsid w:val="008B3F4A"/>
    <w:rsid w:val="008B5F2B"/>
    <w:rsid w:val="008C701F"/>
    <w:rsid w:val="008D4D13"/>
    <w:rsid w:val="008D66B7"/>
    <w:rsid w:val="008E19F2"/>
    <w:rsid w:val="008E2C8B"/>
    <w:rsid w:val="008E2F53"/>
    <w:rsid w:val="008E72F4"/>
    <w:rsid w:val="008F5811"/>
    <w:rsid w:val="008F666F"/>
    <w:rsid w:val="008F7819"/>
    <w:rsid w:val="0090033D"/>
    <w:rsid w:val="009004DE"/>
    <w:rsid w:val="009019A7"/>
    <w:rsid w:val="009030CF"/>
    <w:rsid w:val="00903689"/>
    <w:rsid w:val="00905D8A"/>
    <w:rsid w:val="009222EB"/>
    <w:rsid w:val="009310E8"/>
    <w:rsid w:val="00931B9E"/>
    <w:rsid w:val="00941EB9"/>
    <w:rsid w:val="00942315"/>
    <w:rsid w:val="009476FF"/>
    <w:rsid w:val="00951D26"/>
    <w:rsid w:val="009524B7"/>
    <w:rsid w:val="0096074E"/>
    <w:rsid w:val="009658C8"/>
    <w:rsid w:val="0097190C"/>
    <w:rsid w:val="00976C10"/>
    <w:rsid w:val="00981E46"/>
    <w:rsid w:val="009837A2"/>
    <w:rsid w:val="00986586"/>
    <w:rsid w:val="00987B4A"/>
    <w:rsid w:val="009942CA"/>
    <w:rsid w:val="00995472"/>
    <w:rsid w:val="009A0BA5"/>
    <w:rsid w:val="009A1BE8"/>
    <w:rsid w:val="009A36D3"/>
    <w:rsid w:val="009A3AE5"/>
    <w:rsid w:val="009B56C8"/>
    <w:rsid w:val="009B57A3"/>
    <w:rsid w:val="009C7E74"/>
    <w:rsid w:val="009D346C"/>
    <w:rsid w:val="009D42D4"/>
    <w:rsid w:val="009D4D55"/>
    <w:rsid w:val="009E462D"/>
    <w:rsid w:val="009E6A13"/>
    <w:rsid w:val="009E71DA"/>
    <w:rsid w:val="009F1808"/>
    <w:rsid w:val="009F4DE8"/>
    <w:rsid w:val="00A06444"/>
    <w:rsid w:val="00A068B6"/>
    <w:rsid w:val="00A10537"/>
    <w:rsid w:val="00A17A93"/>
    <w:rsid w:val="00A21D9E"/>
    <w:rsid w:val="00A2223E"/>
    <w:rsid w:val="00A24314"/>
    <w:rsid w:val="00A26EC0"/>
    <w:rsid w:val="00A30BB8"/>
    <w:rsid w:val="00A30FEA"/>
    <w:rsid w:val="00A37A6F"/>
    <w:rsid w:val="00A42EB7"/>
    <w:rsid w:val="00A51149"/>
    <w:rsid w:val="00A52376"/>
    <w:rsid w:val="00A561CC"/>
    <w:rsid w:val="00A624B4"/>
    <w:rsid w:val="00A6381E"/>
    <w:rsid w:val="00A73182"/>
    <w:rsid w:val="00A83981"/>
    <w:rsid w:val="00A85D6C"/>
    <w:rsid w:val="00A87017"/>
    <w:rsid w:val="00A907FD"/>
    <w:rsid w:val="00A91D16"/>
    <w:rsid w:val="00A95E05"/>
    <w:rsid w:val="00AB4641"/>
    <w:rsid w:val="00AC1076"/>
    <w:rsid w:val="00AD1D25"/>
    <w:rsid w:val="00AD6179"/>
    <w:rsid w:val="00AD65A9"/>
    <w:rsid w:val="00AD675C"/>
    <w:rsid w:val="00AE705A"/>
    <w:rsid w:val="00AF16DE"/>
    <w:rsid w:val="00AF2A79"/>
    <w:rsid w:val="00AF5AB4"/>
    <w:rsid w:val="00B02DC2"/>
    <w:rsid w:val="00B13354"/>
    <w:rsid w:val="00B16414"/>
    <w:rsid w:val="00B24D98"/>
    <w:rsid w:val="00B34D17"/>
    <w:rsid w:val="00B426C4"/>
    <w:rsid w:val="00B43AA6"/>
    <w:rsid w:val="00B46567"/>
    <w:rsid w:val="00B50AB0"/>
    <w:rsid w:val="00B547A8"/>
    <w:rsid w:val="00B55F26"/>
    <w:rsid w:val="00B56701"/>
    <w:rsid w:val="00B56FCD"/>
    <w:rsid w:val="00B62623"/>
    <w:rsid w:val="00B64801"/>
    <w:rsid w:val="00B707F3"/>
    <w:rsid w:val="00B83855"/>
    <w:rsid w:val="00B85A90"/>
    <w:rsid w:val="00B937E8"/>
    <w:rsid w:val="00B94285"/>
    <w:rsid w:val="00B97661"/>
    <w:rsid w:val="00BB1A4E"/>
    <w:rsid w:val="00BB62CD"/>
    <w:rsid w:val="00BC34BB"/>
    <w:rsid w:val="00BC3F5F"/>
    <w:rsid w:val="00BC59F4"/>
    <w:rsid w:val="00BD0B4F"/>
    <w:rsid w:val="00BD12C0"/>
    <w:rsid w:val="00BD2F4B"/>
    <w:rsid w:val="00BD750B"/>
    <w:rsid w:val="00BE2E36"/>
    <w:rsid w:val="00BE3964"/>
    <w:rsid w:val="00BE7C16"/>
    <w:rsid w:val="00BF0F72"/>
    <w:rsid w:val="00BF62CC"/>
    <w:rsid w:val="00C0216B"/>
    <w:rsid w:val="00C05B72"/>
    <w:rsid w:val="00C07FB7"/>
    <w:rsid w:val="00C12187"/>
    <w:rsid w:val="00C24203"/>
    <w:rsid w:val="00C36504"/>
    <w:rsid w:val="00C5158B"/>
    <w:rsid w:val="00C57799"/>
    <w:rsid w:val="00C61209"/>
    <w:rsid w:val="00C6277D"/>
    <w:rsid w:val="00C6280A"/>
    <w:rsid w:val="00C62A79"/>
    <w:rsid w:val="00C65B8C"/>
    <w:rsid w:val="00C65D8A"/>
    <w:rsid w:val="00C734F1"/>
    <w:rsid w:val="00C741F1"/>
    <w:rsid w:val="00C8405A"/>
    <w:rsid w:val="00C90DC1"/>
    <w:rsid w:val="00C94ADE"/>
    <w:rsid w:val="00C972D3"/>
    <w:rsid w:val="00CA1339"/>
    <w:rsid w:val="00CA2383"/>
    <w:rsid w:val="00CA2EB3"/>
    <w:rsid w:val="00CA7387"/>
    <w:rsid w:val="00CB73F6"/>
    <w:rsid w:val="00CD3E16"/>
    <w:rsid w:val="00CD5A09"/>
    <w:rsid w:val="00CD7766"/>
    <w:rsid w:val="00CD7F62"/>
    <w:rsid w:val="00CE114E"/>
    <w:rsid w:val="00CE41A2"/>
    <w:rsid w:val="00CF3D74"/>
    <w:rsid w:val="00CF685C"/>
    <w:rsid w:val="00CF6CCC"/>
    <w:rsid w:val="00CF6CCF"/>
    <w:rsid w:val="00D05910"/>
    <w:rsid w:val="00D10EC5"/>
    <w:rsid w:val="00D14019"/>
    <w:rsid w:val="00D16409"/>
    <w:rsid w:val="00D20B7D"/>
    <w:rsid w:val="00D217C2"/>
    <w:rsid w:val="00D24A7B"/>
    <w:rsid w:val="00D24AAC"/>
    <w:rsid w:val="00D25CE5"/>
    <w:rsid w:val="00D4063C"/>
    <w:rsid w:val="00D42909"/>
    <w:rsid w:val="00D45AFB"/>
    <w:rsid w:val="00D4610B"/>
    <w:rsid w:val="00D47E1C"/>
    <w:rsid w:val="00D709EC"/>
    <w:rsid w:val="00D73111"/>
    <w:rsid w:val="00D74380"/>
    <w:rsid w:val="00D763CD"/>
    <w:rsid w:val="00D925C0"/>
    <w:rsid w:val="00DA1FEA"/>
    <w:rsid w:val="00DA5394"/>
    <w:rsid w:val="00DA67B9"/>
    <w:rsid w:val="00DB1C1B"/>
    <w:rsid w:val="00DB267A"/>
    <w:rsid w:val="00DB7582"/>
    <w:rsid w:val="00DB76E9"/>
    <w:rsid w:val="00DC0F70"/>
    <w:rsid w:val="00DC11C1"/>
    <w:rsid w:val="00DC2C6E"/>
    <w:rsid w:val="00DC6502"/>
    <w:rsid w:val="00DD1F20"/>
    <w:rsid w:val="00DD2B7A"/>
    <w:rsid w:val="00DE1E36"/>
    <w:rsid w:val="00DE2BD7"/>
    <w:rsid w:val="00DE3428"/>
    <w:rsid w:val="00DE3D60"/>
    <w:rsid w:val="00DE7AF2"/>
    <w:rsid w:val="00DF1E45"/>
    <w:rsid w:val="00DF361C"/>
    <w:rsid w:val="00DF5FB8"/>
    <w:rsid w:val="00E02E7D"/>
    <w:rsid w:val="00E1058B"/>
    <w:rsid w:val="00E15B12"/>
    <w:rsid w:val="00E22104"/>
    <w:rsid w:val="00E2497C"/>
    <w:rsid w:val="00E24E42"/>
    <w:rsid w:val="00E26DBF"/>
    <w:rsid w:val="00E30954"/>
    <w:rsid w:val="00E333A5"/>
    <w:rsid w:val="00E3567B"/>
    <w:rsid w:val="00E404A8"/>
    <w:rsid w:val="00E40B41"/>
    <w:rsid w:val="00E43D5B"/>
    <w:rsid w:val="00E50377"/>
    <w:rsid w:val="00E50B3D"/>
    <w:rsid w:val="00E521D4"/>
    <w:rsid w:val="00E544EC"/>
    <w:rsid w:val="00E64BDD"/>
    <w:rsid w:val="00E666DC"/>
    <w:rsid w:val="00E77EF7"/>
    <w:rsid w:val="00E8044D"/>
    <w:rsid w:val="00E83568"/>
    <w:rsid w:val="00E8670D"/>
    <w:rsid w:val="00E87BB6"/>
    <w:rsid w:val="00E9404C"/>
    <w:rsid w:val="00E94A58"/>
    <w:rsid w:val="00EA0F0D"/>
    <w:rsid w:val="00EA3883"/>
    <w:rsid w:val="00EA5A53"/>
    <w:rsid w:val="00EA675F"/>
    <w:rsid w:val="00EB45EF"/>
    <w:rsid w:val="00EB530C"/>
    <w:rsid w:val="00EC20D0"/>
    <w:rsid w:val="00EC2A2E"/>
    <w:rsid w:val="00ED057B"/>
    <w:rsid w:val="00ED5586"/>
    <w:rsid w:val="00ED7039"/>
    <w:rsid w:val="00EE2E07"/>
    <w:rsid w:val="00EE3608"/>
    <w:rsid w:val="00EF26A1"/>
    <w:rsid w:val="00EF508B"/>
    <w:rsid w:val="00EF7EE9"/>
    <w:rsid w:val="00F01AF7"/>
    <w:rsid w:val="00F03D08"/>
    <w:rsid w:val="00F152E0"/>
    <w:rsid w:val="00F30896"/>
    <w:rsid w:val="00F36F58"/>
    <w:rsid w:val="00F40C95"/>
    <w:rsid w:val="00F42DF2"/>
    <w:rsid w:val="00F43CC2"/>
    <w:rsid w:val="00F5243E"/>
    <w:rsid w:val="00F5292B"/>
    <w:rsid w:val="00F55786"/>
    <w:rsid w:val="00F56784"/>
    <w:rsid w:val="00F66ADE"/>
    <w:rsid w:val="00F8161A"/>
    <w:rsid w:val="00F832C5"/>
    <w:rsid w:val="00F91C97"/>
    <w:rsid w:val="00F952AE"/>
    <w:rsid w:val="00F96751"/>
    <w:rsid w:val="00F97A19"/>
    <w:rsid w:val="00FA21D2"/>
    <w:rsid w:val="00FA3FFF"/>
    <w:rsid w:val="00FB04DF"/>
    <w:rsid w:val="00FC27D8"/>
    <w:rsid w:val="00FD27C1"/>
    <w:rsid w:val="00FD3ED2"/>
    <w:rsid w:val="00FD43B0"/>
    <w:rsid w:val="00FD4B75"/>
    <w:rsid w:val="00FD63E8"/>
    <w:rsid w:val="00FD7B91"/>
    <w:rsid w:val="00FE01F9"/>
    <w:rsid w:val="00FE5376"/>
    <w:rsid w:val="00FE5E0B"/>
    <w:rsid w:val="00FF3CC5"/>
    <w:rsid w:val="00FF4BD4"/>
    <w:rsid w:val="00FF757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B6F1955"/>
  <w15:chartTrackingRefBased/>
  <w15:docId w15:val="{BAAB013E-C83C-45EB-8696-E756A6EE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C1"/>
    <w:rPr>
      <w:color w:val="000000" w:themeColor="text1"/>
      <w:sz w:val="18"/>
      <w:lang w:val="en-US"/>
    </w:rPr>
  </w:style>
  <w:style w:type="paragraph" w:styleId="Heading1">
    <w:name w:val="heading 1"/>
    <w:basedOn w:val="Normal"/>
    <w:next w:val="Normal"/>
    <w:link w:val="Heading1Char"/>
    <w:qFormat/>
    <w:rsid w:val="00ED057B"/>
    <w:pPr>
      <w:keepNext/>
      <w:keepLines/>
      <w:numPr>
        <w:numId w:val="4"/>
      </w:numPr>
      <w:tabs>
        <w:tab w:val="left" w:pos="990"/>
      </w:tabs>
      <w:spacing w:after="360" w:line="240" w:lineRule="auto"/>
      <w:outlineLvl w:val="0"/>
    </w:pPr>
    <w:rPr>
      <w:rFonts w:asciiTheme="majorHAnsi" w:eastAsiaTheme="majorEastAsia" w:hAnsiTheme="majorHAnsi" w:cstheme="majorBidi"/>
      <w:spacing w:val="10"/>
      <w:sz w:val="48"/>
      <w:szCs w:val="40"/>
    </w:rPr>
  </w:style>
  <w:style w:type="paragraph" w:styleId="Heading2">
    <w:name w:val="heading 2"/>
    <w:basedOn w:val="Heading1"/>
    <w:next w:val="Normal"/>
    <w:link w:val="Heading2Char"/>
    <w:uiPriority w:val="9"/>
    <w:unhideWhenUsed/>
    <w:qFormat/>
    <w:rsid w:val="003D4D83"/>
    <w:pPr>
      <w:numPr>
        <w:ilvl w:val="1"/>
      </w:numPr>
      <w:spacing w:before="40" w:after="120"/>
      <w:outlineLvl w:val="1"/>
    </w:pPr>
    <w:rPr>
      <w:sz w:val="36"/>
      <w:szCs w:val="32"/>
    </w:rPr>
  </w:style>
  <w:style w:type="paragraph" w:styleId="Heading3">
    <w:name w:val="heading 3"/>
    <w:basedOn w:val="Heading2"/>
    <w:next w:val="Normal"/>
    <w:link w:val="Heading3Char"/>
    <w:uiPriority w:val="9"/>
    <w:unhideWhenUsed/>
    <w:qFormat/>
    <w:rsid w:val="003D4D83"/>
    <w:pPr>
      <w:numPr>
        <w:ilvl w:val="2"/>
      </w:numPr>
      <w:spacing w:after="0"/>
      <w:outlineLvl w:val="2"/>
    </w:pPr>
    <w:rPr>
      <w:b/>
      <w:bCs/>
      <w:sz w:val="28"/>
      <w:szCs w:val="26"/>
    </w:rPr>
  </w:style>
  <w:style w:type="paragraph" w:styleId="Heading4">
    <w:name w:val="heading 4"/>
    <w:basedOn w:val="Heading3"/>
    <w:next w:val="Normal"/>
    <w:link w:val="Heading4Char"/>
    <w:uiPriority w:val="9"/>
    <w:unhideWhenUsed/>
    <w:qFormat/>
    <w:rsid w:val="00ED057B"/>
    <w:pPr>
      <w:numPr>
        <w:ilvl w:val="3"/>
      </w:numPr>
      <w:ind w:left="990" w:hanging="990"/>
      <w:outlineLvl w:val="3"/>
    </w:pPr>
    <w:rPr>
      <w:color w:val="FAB900" w:themeColor="accent1"/>
      <w:sz w:val="22"/>
    </w:rPr>
  </w:style>
  <w:style w:type="paragraph" w:styleId="Heading5">
    <w:name w:val="heading 5"/>
    <w:basedOn w:val="Heading4"/>
    <w:next w:val="Normal"/>
    <w:link w:val="Heading5Char"/>
    <w:uiPriority w:val="9"/>
    <w:unhideWhenUsed/>
    <w:qFormat/>
    <w:rsid w:val="00ED057B"/>
    <w:pPr>
      <w:numPr>
        <w:ilvl w:val="4"/>
      </w:numPr>
      <w:outlineLvl w:val="4"/>
    </w:pPr>
    <w:rPr>
      <w:bCs w:val="0"/>
      <w:color w:val="000000" w:themeColor="text1"/>
      <w:sz w:val="18"/>
    </w:rPr>
  </w:style>
  <w:style w:type="paragraph" w:styleId="Heading6">
    <w:name w:val="heading 6"/>
    <w:basedOn w:val="Normal"/>
    <w:next w:val="Normal"/>
    <w:link w:val="Heading6Char"/>
    <w:uiPriority w:val="9"/>
    <w:unhideWhenUsed/>
    <w:qFormat/>
    <w:rsid w:val="001912F7"/>
    <w:pPr>
      <w:keepNext/>
      <w:keepLines/>
      <w:numPr>
        <w:ilvl w:val="5"/>
        <w:numId w:val="4"/>
      </w:numPr>
      <w:spacing w:before="40" w:after="0"/>
      <w:outlineLvl w:val="5"/>
    </w:pPr>
    <w:rPr>
      <w:rFonts w:asciiTheme="majorHAnsi" w:eastAsiaTheme="majorEastAsia" w:hAnsiTheme="majorHAnsi" w:cstheme="majorBidi"/>
      <w:color w:val="7C5B00" w:themeColor="accent1" w:themeShade="7F"/>
    </w:rPr>
  </w:style>
  <w:style w:type="paragraph" w:styleId="Heading7">
    <w:name w:val="heading 7"/>
    <w:basedOn w:val="Normal"/>
    <w:next w:val="Normal"/>
    <w:link w:val="Heading7Char"/>
    <w:uiPriority w:val="9"/>
    <w:semiHidden/>
    <w:unhideWhenUsed/>
    <w:qFormat/>
    <w:rsid w:val="001912F7"/>
    <w:pPr>
      <w:keepNext/>
      <w:keepLines/>
      <w:numPr>
        <w:ilvl w:val="6"/>
        <w:numId w:val="4"/>
      </w:numPr>
      <w:spacing w:before="40" w:after="0"/>
      <w:outlineLvl w:val="6"/>
    </w:pPr>
    <w:rPr>
      <w:rFonts w:asciiTheme="majorHAnsi" w:eastAsiaTheme="majorEastAsia" w:hAnsiTheme="majorHAnsi" w:cstheme="majorBidi"/>
      <w:i/>
      <w:iCs/>
      <w:color w:val="7C5B00" w:themeColor="accent1" w:themeShade="7F"/>
    </w:rPr>
  </w:style>
  <w:style w:type="paragraph" w:styleId="Heading8">
    <w:name w:val="heading 8"/>
    <w:basedOn w:val="Normal"/>
    <w:next w:val="Normal"/>
    <w:link w:val="Heading8Char"/>
    <w:uiPriority w:val="9"/>
    <w:semiHidden/>
    <w:unhideWhenUsed/>
    <w:qFormat/>
    <w:rsid w:val="001912F7"/>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12F7"/>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384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3844"/>
    <w:rPr>
      <w:rFonts w:eastAsiaTheme="minorEastAsia"/>
      <w:lang w:val="en-US"/>
    </w:rPr>
  </w:style>
  <w:style w:type="paragraph" w:styleId="Header">
    <w:name w:val="header"/>
    <w:basedOn w:val="Normal"/>
    <w:link w:val="HeaderChar"/>
    <w:uiPriority w:val="99"/>
    <w:unhideWhenUsed/>
    <w:rsid w:val="00533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44"/>
  </w:style>
  <w:style w:type="paragraph" w:styleId="Footer">
    <w:name w:val="footer"/>
    <w:basedOn w:val="Normal"/>
    <w:link w:val="FooterChar"/>
    <w:uiPriority w:val="99"/>
    <w:unhideWhenUsed/>
    <w:rsid w:val="00533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44"/>
  </w:style>
  <w:style w:type="character" w:styleId="PlaceholderText">
    <w:name w:val="Placeholder Text"/>
    <w:basedOn w:val="DefaultParagraphFont"/>
    <w:uiPriority w:val="99"/>
    <w:semiHidden/>
    <w:rsid w:val="002F7848"/>
    <w:rPr>
      <w:color w:val="808080"/>
    </w:rPr>
  </w:style>
  <w:style w:type="paragraph" w:customStyle="1" w:styleId="DocumentTitle">
    <w:name w:val="Document Title"/>
    <w:basedOn w:val="Normal"/>
    <w:qFormat/>
    <w:rsid w:val="009E462D"/>
    <w:rPr>
      <w:b/>
      <w:bCs/>
      <w:color w:val="FAB900" w:themeColor="accent1"/>
      <w:spacing w:val="8"/>
      <w:sz w:val="64"/>
      <w:szCs w:val="64"/>
    </w:rPr>
  </w:style>
  <w:style w:type="paragraph" w:customStyle="1" w:styleId="DocumentSubtitle">
    <w:name w:val="Document Subtitle"/>
    <w:basedOn w:val="Normal"/>
    <w:qFormat/>
    <w:rsid w:val="006D69DF"/>
    <w:pPr>
      <w:spacing w:after="240"/>
    </w:pPr>
    <w:rPr>
      <w:color w:val="5C5C5C" w:themeColor="text2"/>
      <w:spacing w:val="8"/>
      <w:sz w:val="36"/>
      <w:szCs w:val="36"/>
    </w:rPr>
  </w:style>
  <w:style w:type="paragraph" w:styleId="Title">
    <w:name w:val="Title"/>
    <w:basedOn w:val="Normal"/>
    <w:next w:val="Normal"/>
    <w:link w:val="TitleChar"/>
    <w:uiPriority w:val="10"/>
    <w:qFormat/>
    <w:rsid w:val="009E462D"/>
    <w:pPr>
      <w:spacing w:before="240" w:after="360" w:line="240" w:lineRule="auto"/>
      <w:contextualSpacing/>
    </w:pPr>
    <w:rPr>
      <w:rFonts w:asciiTheme="majorHAnsi" w:eastAsiaTheme="majorEastAsia" w:hAnsiTheme="majorHAnsi" w:cstheme="majorBidi"/>
      <w:b/>
      <w:bCs/>
      <w:spacing w:val="-10"/>
      <w:kern w:val="28"/>
      <w:sz w:val="64"/>
      <w:szCs w:val="64"/>
    </w:rPr>
  </w:style>
  <w:style w:type="character" w:customStyle="1" w:styleId="TitleChar">
    <w:name w:val="Title Char"/>
    <w:basedOn w:val="DefaultParagraphFont"/>
    <w:link w:val="Title"/>
    <w:uiPriority w:val="10"/>
    <w:rsid w:val="009E462D"/>
    <w:rPr>
      <w:rFonts w:asciiTheme="majorHAnsi" w:eastAsiaTheme="majorEastAsia" w:hAnsiTheme="majorHAnsi" w:cstheme="majorBidi"/>
      <w:b/>
      <w:bCs/>
      <w:color w:val="000000" w:themeColor="text1"/>
      <w:spacing w:val="-10"/>
      <w:kern w:val="28"/>
      <w:sz w:val="64"/>
      <w:szCs w:val="64"/>
    </w:rPr>
  </w:style>
  <w:style w:type="paragraph" w:customStyle="1" w:styleId="ParagraphHeading">
    <w:name w:val="Paragraph Heading"/>
    <w:basedOn w:val="Normal"/>
    <w:qFormat/>
    <w:rsid w:val="00A561CC"/>
    <w:pPr>
      <w:spacing w:after="240" w:line="240" w:lineRule="auto"/>
      <w:jc w:val="both"/>
    </w:pPr>
    <w:rPr>
      <w:b/>
      <w:bCs/>
      <w:color w:val="FAB900" w:themeColor="accent1"/>
      <w:sz w:val="24"/>
      <w:szCs w:val="28"/>
    </w:rPr>
  </w:style>
  <w:style w:type="paragraph" w:styleId="ListParagraph">
    <w:name w:val="List Paragraph"/>
    <w:basedOn w:val="Normal"/>
    <w:uiPriority w:val="99"/>
    <w:qFormat/>
    <w:rsid w:val="002A4C30"/>
    <w:pPr>
      <w:ind w:left="720"/>
      <w:contextualSpacing/>
    </w:pPr>
  </w:style>
  <w:style w:type="paragraph" w:customStyle="1" w:styleId="ListParagraphNumbered">
    <w:name w:val="List Paragraph Numbered"/>
    <w:basedOn w:val="ListParagraph"/>
    <w:qFormat/>
    <w:rsid w:val="002A4C30"/>
    <w:pPr>
      <w:numPr>
        <w:numId w:val="1"/>
      </w:numPr>
      <w:ind w:left="360"/>
      <w:contextualSpacing w:val="0"/>
    </w:pPr>
  </w:style>
  <w:style w:type="character" w:customStyle="1" w:styleId="Heading1Char">
    <w:name w:val="Heading 1 Char"/>
    <w:basedOn w:val="DefaultParagraphFont"/>
    <w:link w:val="Heading1"/>
    <w:uiPriority w:val="9"/>
    <w:rsid w:val="00ED057B"/>
    <w:rPr>
      <w:rFonts w:asciiTheme="majorHAnsi" w:eastAsiaTheme="majorEastAsia" w:hAnsiTheme="majorHAnsi" w:cstheme="majorBidi"/>
      <w:color w:val="000000" w:themeColor="text1"/>
      <w:spacing w:val="10"/>
      <w:sz w:val="48"/>
      <w:szCs w:val="40"/>
      <w:lang w:val="en-US"/>
    </w:rPr>
  </w:style>
  <w:style w:type="paragraph" w:customStyle="1" w:styleId="Non-bulletedHeading">
    <w:name w:val="Non-bulleted Heading"/>
    <w:basedOn w:val="Normal"/>
    <w:qFormat/>
    <w:rsid w:val="001912F7"/>
    <w:rPr>
      <w:color w:val="5C5C5C" w:themeColor="text2"/>
      <w:sz w:val="48"/>
      <w:szCs w:val="48"/>
    </w:rPr>
  </w:style>
  <w:style w:type="character" w:customStyle="1" w:styleId="Heading2Char">
    <w:name w:val="Heading 2 Char"/>
    <w:basedOn w:val="DefaultParagraphFont"/>
    <w:link w:val="Heading2"/>
    <w:uiPriority w:val="9"/>
    <w:rsid w:val="003D4D83"/>
    <w:rPr>
      <w:rFonts w:asciiTheme="majorHAnsi" w:eastAsiaTheme="majorEastAsia" w:hAnsiTheme="majorHAnsi" w:cstheme="majorBidi"/>
      <w:color w:val="000000" w:themeColor="text1"/>
      <w:spacing w:val="10"/>
      <w:sz w:val="36"/>
      <w:szCs w:val="32"/>
      <w:lang w:val="en-US"/>
    </w:rPr>
  </w:style>
  <w:style w:type="character" w:customStyle="1" w:styleId="Heading3Char">
    <w:name w:val="Heading 3 Char"/>
    <w:basedOn w:val="DefaultParagraphFont"/>
    <w:link w:val="Heading3"/>
    <w:uiPriority w:val="9"/>
    <w:rsid w:val="003D4D83"/>
    <w:rPr>
      <w:rFonts w:asciiTheme="majorHAnsi" w:eastAsiaTheme="majorEastAsia" w:hAnsiTheme="majorHAnsi" w:cstheme="majorBidi"/>
      <w:b/>
      <w:bCs/>
      <w:color w:val="000000" w:themeColor="text1"/>
      <w:spacing w:val="10"/>
      <w:sz w:val="28"/>
      <w:szCs w:val="26"/>
      <w:lang w:val="en-US"/>
    </w:rPr>
  </w:style>
  <w:style w:type="character" w:customStyle="1" w:styleId="Heading4Char">
    <w:name w:val="Heading 4 Char"/>
    <w:basedOn w:val="DefaultParagraphFont"/>
    <w:link w:val="Heading4"/>
    <w:uiPriority w:val="9"/>
    <w:rsid w:val="00ED057B"/>
    <w:rPr>
      <w:rFonts w:asciiTheme="majorHAnsi" w:eastAsiaTheme="majorEastAsia" w:hAnsiTheme="majorHAnsi" w:cstheme="majorBidi"/>
      <w:b/>
      <w:bCs/>
      <w:color w:val="FAB900" w:themeColor="accent1"/>
      <w:spacing w:val="10"/>
      <w:szCs w:val="26"/>
      <w:lang w:val="en-US"/>
    </w:rPr>
  </w:style>
  <w:style w:type="character" w:customStyle="1" w:styleId="Heading5Char">
    <w:name w:val="Heading 5 Char"/>
    <w:basedOn w:val="DefaultParagraphFont"/>
    <w:link w:val="Heading5"/>
    <w:uiPriority w:val="9"/>
    <w:rsid w:val="00ED057B"/>
    <w:rPr>
      <w:rFonts w:asciiTheme="majorHAnsi" w:eastAsiaTheme="majorEastAsia" w:hAnsiTheme="majorHAnsi" w:cstheme="majorBidi"/>
      <w:b/>
      <w:bCs/>
      <w:color w:val="000000" w:themeColor="text1"/>
      <w:spacing w:val="10"/>
      <w:sz w:val="18"/>
      <w:szCs w:val="26"/>
      <w:lang w:val="en-US"/>
    </w:rPr>
  </w:style>
  <w:style w:type="character" w:customStyle="1" w:styleId="Heading6Char">
    <w:name w:val="Heading 6 Char"/>
    <w:basedOn w:val="DefaultParagraphFont"/>
    <w:link w:val="Heading6"/>
    <w:uiPriority w:val="9"/>
    <w:rsid w:val="001912F7"/>
    <w:rPr>
      <w:rFonts w:asciiTheme="majorHAnsi" w:eastAsiaTheme="majorEastAsia" w:hAnsiTheme="majorHAnsi" w:cstheme="majorBidi"/>
      <w:color w:val="7C5B00" w:themeColor="accent1" w:themeShade="7F"/>
      <w:sz w:val="18"/>
    </w:rPr>
  </w:style>
  <w:style w:type="character" w:customStyle="1" w:styleId="Heading7Char">
    <w:name w:val="Heading 7 Char"/>
    <w:basedOn w:val="DefaultParagraphFont"/>
    <w:link w:val="Heading7"/>
    <w:uiPriority w:val="9"/>
    <w:semiHidden/>
    <w:rsid w:val="001912F7"/>
    <w:rPr>
      <w:rFonts w:asciiTheme="majorHAnsi" w:eastAsiaTheme="majorEastAsia" w:hAnsiTheme="majorHAnsi" w:cstheme="majorBidi"/>
      <w:i/>
      <w:iCs/>
      <w:color w:val="7C5B00" w:themeColor="accent1" w:themeShade="7F"/>
      <w:sz w:val="18"/>
    </w:rPr>
  </w:style>
  <w:style w:type="character" w:customStyle="1" w:styleId="Heading8Char">
    <w:name w:val="Heading 8 Char"/>
    <w:basedOn w:val="DefaultParagraphFont"/>
    <w:link w:val="Heading8"/>
    <w:uiPriority w:val="9"/>
    <w:semiHidden/>
    <w:rsid w:val="001912F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912F7"/>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94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C6FC7"/>
    <w:pPr>
      <w:spacing w:after="0" w:line="240" w:lineRule="auto"/>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table" w:styleId="GridTable4-Accent3">
    <w:name w:val="Grid Table 4 Accent 3"/>
    <w:basedOn w:val="TableNormal"/>
    <w:uiPriority w:val="49"/>
    <w:rsid w:val="00DC0F70"/>
    <w:pPr>
      <w:spacing w:after="0" w:line="240" w:lineRule="auto"/>
    </w:pPr>
    <w:tblPr>
      <w:tblStyleRowBandSize w:val="1"/>
      <w:tblStyleColBandSize w:val="1"/>
      <w:tblBorders>
        <w:top w:val="single" w:sz="4" w:space="0" w:color="F6ED6F" w:themeColor="accent3" w:themeTint="99"/>
        <w:left w:val="single" w:sz="4" w:space="0" w:color="F6ED6F" w:themeColor="accent3" w:themeTint="99"/>
        <w:bottom w:val="single" w:sz="4" w:space="0" w:color="F6ED6F" w:themeColor="accent3" w:themeTint="99"/>
        <w:right w:val="single" w:sz="4" w:space="0" w:color="F6ED6F" w:themeColor="accent3" w:themeTint="99"/>
        <w:insideH w:val="single" w:sz="4" w:space="0" w:color="F6ED6F" w:themeColor="accent3" w:themeTint="99"/>
        <w:insideV w:val="single" w:sz="4" w:space="0" w:color="F6ED6F" w:themeColor="accent3" w:themeTint="99"/>
      </w:tblBorders>
    </w:tblPr>
    <w:tblStylePr w:type="firstRow">
      <w:rPr>
        <w:b/>
        <w:bCs/>
        <w:color w:val="FFFFFF" w:themeColor="background1"/>
      </w:rPr>
      <w:tblPr/>
      <w:tcPr>
        <w:tcBorders>
          <w:top w:val="single" w:sz="4" w:space="0" w:color="F0E10F" w:themeColor="accent3"/>
          <w:left w:val="single" w:sz="4" w:space="0" w:color="F0E10F" w:themeColor="accent3"/>
          <w:bottom w:val="single" w:sz="4" w:space="0" w:color="F0E10F" w:themeColor="accent3"/>
          <w:right w:val="single" w:sz="4" w:space="0" w:color="F0E10F" w:themeColor="accent3"/>
          <w:insideH w:val="nil"/>
          <w:insideV w:val="nil"/>
        </w:tcBorders>
        <w:shd w:val="clear" w:color="auto" w:fill="F0E10F" w:themeFill="accent3"/>
      </w:tcPr>
    </w:tblStylePr>
    <w:tblStylePr w:type="lastRow">
      <w:rPr>
        <w:b/>
        <w:bCs/>
      </w:rPr>
      <w:tblPr/>
      <w:tcPr>
        <w:tcBorders>
          <w:top w:val="double" w:sz="4" w:space="0" w:color="F0E10F" w:themeColor="accent3"/>
        </w:tcBorders>
      </w:tcPr>
    </w:tblStylePr>
    <w:tblStylePr w:type="firstCol">
      <w:rPr>
        <w:b/>
        <w:bCs/>
      </w:rPr>
    </w:tblStylePr>
    <w:tblStylePr w:type="lastCol">
      <w:rPr>
        <w:b/>
        <w:bCs/>
      </w:rPr>
    </w:tblStylePr>
    <w:tblStylePr w:type="band1Vert">
      <w:tblPr/>
      <w:tcPr>
        <w:shd w:val="clear" w:color="auto" w:fill="FCF9CF" w:themeFill="accent3" w:themeFillTint="33"/>
      </w:tcPr>
    </w:tblStylePr>
    <w:tblStylePr w:type="band1Horz">
      <w:tblPr/>
      <w:tcPr>
        <w:shd w:val="clear" w:color="auto" w:fill="FCF9CF" w:themeFill="accent3" w:themeFillTint="33"/>
      </w:tcPr>
    </w:tblStylePr>
  </w:style>
  <w:style w:type="paragraph" w:customStyle="1" w:styleId="ListParagraphBulleted">
    <w:name w:val="List Paragraph Bulleted"/>
    <w:basedOn w:val="ListParagraph"/>
    <w:qFormat/>
    <w:rsid w:val="00DC11C1"/>
    <w:pPr>
      <w:spacing w:after="120" w:line="240" w:lineRule="auto"/>
      <w:ind w:left="0"/>
      <w:contextualSpacing w:val="0"/>
      <w:jc w:val="both"/>
    </w:pPr>
  </w:style>
  <w:style w:type="paragraph" w:styleId="TOCHeading">
    <w:name w:val="TOC Heading"/>
    <w:basedOn w:val="Heading1"/>
    <w:next w:val="Normal"/>
    <w:uiPriority w:val="39"/>
    <w:unhideWhenUsed/>
    <w:qFormat/>
    <w:rsid w:val="00BD0B4F"/>
    <w:pPr>
      <w:numPr>
        <w:numId w:val="0"/>
      </w:numPr>
      <w:spacing w:before="240" w:after="0" w:line="259" w:lineRule="auto"/>
      <w:outlineLvl w:val="9"/>
    </w:pPr>
    <w:rPr>
      <w:color w:val="FAB900" w:themeColor="accent1"/>
      <w:spacing w:val="0"/>
      <w:sz w:val="44"/>
      <w:szCs w:val="32"/>
    </w:rPr>
  </w:style>
  <w:style w:type="paragraph" w:styleId="TOC1">
    <w:name w:val="toc 1"/>
    <w:basedOn w:val="Normal"/>
    <w:next w:val="Normal"/>
    <w:autoRedefine/>
    <w:uiPriority w:val="39"/>
    <w:unhideWhenUsed/>
    <w:rsid w:val="00DC2C6E"/>
    <w:pPr>
      <w:tabs>
        <w:tab w:val="left" w:pos="540"/>
        <w:tab w:val="right" w:leader="dot" w:pos="9880"/>
      </w:tabs>
      <w:spacing w:after="120"/>
      <w:ind w:left="630" w:hanging="630"/>
    </w:pPr>
    <w:rPr>
      <w:rFonts w:ascii="Calibri" w:hAnsi="Calibri"/>
      <w:b/>
      <w:noProof/>
      <w:sz w:val="28"/>
      <w:szCs w:val="24"/>
    </w:rPr>
  </w:style>
  <w:style w:type="paragraph" w:styleId="TOC2">
    <w:name w:val="toc 2"/>
    <w:basedOn w:val="Normal"/>
    <w:next w:val="Normal"/>
    <w:autoRedefine/>
    <w:uiPriority w:val="39"/>
    <w:unhideWhenUsed/>
    <w:rsid w:val="005334C0"/>
    <w:pPr>
      <w:tabs>
        <w:tab w:val="left" w:pos="1170"/>
        <w:tab w:val="right" w:leader="dot" w:pos="9880"/>
      </w:tabs>
      <w:ind w:left="1170" w:hanging="630"/>
    </w:pPr>
    <w:rPr>
      <w:rFonts w:ascii="Calibri" w:hAnsi="Calibri"/>
      <w:noProof/>
      <w:sz w:val="24"/>
      <w:szCs w:val="26"/>
    </w:rPr>
  </w:style>
  <w:style w:type="paragraph" w:styleId="TOC3">
    <w:name w:val="toc 3"/>
    <w:basedOn w:val="Normal"/>
    <w:next w:val="Normal"/>
    <w:autoRedefine/>
    <w:uiPriority w:val="39"/>
    <w:unhideWhenUsed/>
    <w:rsid w:val="0042237C"/>
    <w:pPr>
      <w:tabs>
        <w:tab w:val="left" w:pos="1890"/>
        <w:tab w:val="right" w:leader="dot" w:pos="9880"/>
      </w:tabs>
      <w:spacing w:after="100"/>
      <w:ind w:left="1890" w:hanging="720"/>
    </w:pPr>
    <w:rPr>
      <w:rFonts w:ascii="Calibri" w:hAnsi="Calibri"/>
      <w:noProof/>
      <w:sz w:val="22"/>
      <w:szCs w:val="26"/>
    </w:rPr>
  </w:style>
  <w:style w:type="character" w:styleId="Hyperlink">
    <w:name w:val="Hyperlink"/>
    <w:basedOn w:val="DefaultParagraphFont"/>
    <w:uiPriority w:val="99"/>
    <w:unhideWhenUsed/>
    <w:rsid w:val="00B56FCD"/>
    <w:rPr>
      <w:rFonts w:asciiTheme="minorHAnsi" w:hAnsiTheme="minorHAnsi"/>
      <w:color w:val="6281A0" w:themeColor="hyperlink"/>
      <w:sz w:val="24"/>
      <w:u w:val="single"/>
    </w:rPr>
  </w:style>
  <w:style w:type="paragraph" w:styleId="TOC4">
    <w:name w:val="toc 4"/>
    <w:basedOn w:val="Normal"/>
    <w:next w:val="Normal"/>
    <w:autoRedefine/>
    <w:uiPriority w:val="39"/>
    <w:unhideWhenUsed/>
    <w:rsid w:val="000B6DFB"/>
    <w:pPr>
      <w:tabs>
        <w:tab w:val="left" w:pos="2700"/>
        <w:tab w:val="right" w:leader="dot" w:pos="9880"/>
      </w:tabs>
      <w:spacing w:after="100"/>
      <w:ind w:left="2700" w:hanging="810"/>
    </w:pPr>
    <w:rPr>
      <w:noProof/>
      <w:sz w:val="20"/>
      <w:szCs w:val="24"/>
    </w:rPr>
  </w:style>
  <w:style w:type="paragraph" w:styleId="TOC5">
    <w:name w:val="toc 5"/>
    <w:basedOn w:val="Normal"/>
    <w:next w:val="Normal"/>
    <w:autoRedefine/>
    <w:uiPriority w:val="39"/>
    <w:unhideWhenUsed/>
    <w:rsid w:val="000B6DFB"/>
    <w:pPr>
      <w:tabs>
        <w:tab w:val="left" w:pos="3600"/>
        <w:tab w:val="right" w:leader="dot" w:pos="9880"/>
      </w:tabs>
      <w:spacing w:after="100"/>
      <w:ind w:left="3600" w:hanging="900"/>
    </w:pPr>
    <w:rPr>
      <w:noProof/>
    </w:rPr>
  </w:style>
  <w:style w:type="paragraph" w:styleId="TOC6">
    <w:name w:val="toc 6"/>
    <w:basedOn w:val="Normal"/>
    <w:next w:val="Normal"/>
    <w:autoRedefine/>
    <w:uiPriority w:val="39"/>
    <w:unhideWhenUsed/>
    <w:rsid w:val="00BD0B4F"/>
    <w:pPr>
      <w:spacing w:after="100"/>
      <w:ind w:left="900"/>
    </w:pPr>
  </w:style>
  <w:style w:type="paragraph" w:styleId="BalloonText">
    <w:name w:val="Balloon Text"/>
    <w:basedOn w:val="Normal"/>
    <w:link w:val="BalloonTextChar"/>
    <w:uiPriority w:val="99"/>
    <w:semiHidden/>
    <w:unhideWhenUsed/>
    <w:rsid w:val="00450480"/>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50480"/>
    <w:rPr>
      <w:rFonts w:ascii="Segoe UI" w:hAnsi="Segoe UI" w:cs="Segoe UI"/>
      <w:color w:val="000000" w:themeColor="text1"/>
      <w:sz w:val="18"/>
      <w:szCs w:val="18"/>
      <w:lang w:val="en-US"/>
    </w:rPr>
  </w:style>
  <w:style w:type="paragraph" w:styleId="Subtitle">
    <w:name w:val="Subtitle"/>
    <w:basedOn w:val="Normal"/>
    <w:next w:val="Normal"/>
    <w:link w:val="SubtitleChar"/>
    <w:uiPriority w:val="11"/>
    <w:qFormat/>
    <w:rsid w:val="00272506"/>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72506"/>
    <w:rPr>
      <w:rFonts w:eastAsiaTheme="minorEastAsia"/>
      <w:color w:val="5A5A5A" w:themeColor="text1" w:themeTint="A5"/>
      <w:spacing w:val="15"/>
      <w:lang w:val="en-US"/>
    </w:rPr>
  </w:style>
  <w:style w:type="paragraph" w:styleId="ListBullet">
    <w:name w:val="List Bullet"/>
    <w:basedOn w:val="Normal"/>
    <w:uiPriority w:val="99"/>
    <w:qFormat/>
    <w:rsid w:val="002719D2"/>
    <w:pPr>
      <w:spacing w:after="240" w:line="240" w:lineRule="atLeast"/>
      <w:ind w:left="567" w:firstLine="1134"/>
      <w:jc w:val="both"/>
    </w:pPr>
    <w:rPr>
      <w:rFonts w:eastAsiaTheme="minorEastAsia"/>
      <w:color w:val="auto"/>
      <w:sz w:val="20"/>
      <w:szCs w:val="20"/>
      <w:lang w:val="en-GB" w:eastAsia="zh-CN"/>
    </w:rPr>
  </w:style>
  <w:style w:type="paragraph" w:styleId="ListNumber">
    <w:name w:val="List Number"/>
    <w:basedOn w:val="Normal"/>
    <w:uiPriority w:val="99"/>
    <w:qFormat/>
    <w:rsid w:val="002719D2"/>
    <w:pPr>
      <w:tabs>
        <w:tab w:val="num" w:pos="2268"/>
      </w:tabs>
      <w:spacing w:after="240" w:line="240" w:lineRule="atLeast"/>
      <w:ind w:left="567" w:hanging="567"/>
      <w:jc w:val="both"/>
    </w:pPr>
    <w:rPr>
      <w:rFonts w:eastAsiaTheme="minorEastAsia"/>
      <w:color w:val="auto"/>
      <w:sz w:val="20"/>
      <w:szCs w:val="20"/>
      <w:lang w:val="en-GB" w:eastAsia="zh-CN"/>
    </w:rPr>
  </w:style>
  <w:style w:type="paragraph" w:styleId="ListNumber2">
    <w:name w:val="List Number 2"/>
    <w:basedOn w:val="Normal"/>
    <w:uiPriority w:val="99"/>
    <w:qFormat/>
    <w:rsid w:val="002719D2"/>
    <w:pPr>
      <w:tabs>
        <w:tab w:val="num" w:pos="1134"/>
      </w:tabs>
      <w:spacing w:after="240" w:line="240" w:lineRule="atLeast"/>
      <w:ind w:left="1701" w:hanging="567"/>
      <w:jc w:val="both"/>
    </w:pPr>
    <w:rPr>
      <w:rFonts w:eastAsiaTheme="minorEastAsia"/>
      <w:color w:val="auto"/>
      <w:sz w:val="20"/>
      <w:szCs w:val="20"/>
      <w:lang w:val="en-GB" w:eastAsia="zh-CN"/>
    </w:rPr>
  </w:style>
  <w:style w:type="numbering" w:customStyle="1" w:styleId="ADNOCNumList">
    <w:name w:val="ADNOCNumList"/>
    <w:uiPriority w:val="99"/>
    <w:rsid w:val="002719D2"/>
    <w:pPr>
      <w:numPr>
        <w:numId w:val="7"/>
      </w:numPr>
    </w:pPr>
  </w:style>
  <w:style w:type="paragraph" w:customStyle="1" w:styleId="ListNumberAlpha">
    <w:name w:val="List Number Alpha"/>
    <w:basedOn w:val="Normal"/>
    <w:qFormat/>
    <w:rsid w:val="002719D2"/>
    <w:pPr>
      <w:spacing w:after="240" w:line="240" w:lineRule="atLeast"/>
      <w:ind w:left="567" w:hanging="567"/>
      <w:jc w:val="both"/>
    </w:pPr>
    <w:rPr>
      <w:rFonts w:eastAsiaTheme="minorEastAsia"/>
      <w:color w:val="auto"/>
      <w:sz w:val="20"/>
      <w:szCs w:val="20"/>
      <w:lang w:val="en-GB" w:eastAsia="zh-CN"/>
    </w:rPr>
  </w:style>
  <w:style w:type="paragraph" w:customStyle="1" w:styleId="ListNumberRoman">
    <w:name w:val="List Number Roman"/>
    <w:basedOn w:val="Normal"/>
    <w:qFormat/>
    <w:rsid w:val="002719D2"/>
    <w:pPr>
      <w:spacing w:after="240" w:line="240" w:lineRule="atLeast"/>
      <w:ind w:left="1134" w:hanging="567"/>
      <w:jc w:val="both"/>
    </w:pPr>
    <w:rPr>
      <w:rFonts w:eastAsiaTheme="minorEastAsia"/>
      <w:color w:val="auto"/>
      <w:sz w:val="20"/>
      <w:szCs w:val="20"/>
      <w:lang w:val="en-GB" w:eastAsia="zh-CN"/>
    </w:rPr>
  </w:style>
  <w:style w:type="paragraph" w:customStyle="1" w:styleId="Appendixtitle">
    <w:name w:val="Appendix title"/>
    <w:basedOn w:val="Normal"/>
    <w:next w:val="Normal"/>
    <w:qFormat/>
    <w:rsid w:val="002719D2"/>
    <w:pPr>
      <w:spacing w:after="240" w:line="240" w:lineRule="atLeast"/>
      <w:ind w:left="1474" w:hanging="1474"/>
      <w:jc w:val="both"/>
    </w:pPr>
    <w:rPr>
      <w:rFonts w:eastAsiaTheme="minorEastAsia"/>
      <w:b/>
      <w:caps/>
      <w:color w:val="000000" w:themeColor="accent2"/>
      <w:sz w:val="20"/>
      <w:szCs w:val="20"/>
      <w:lang w:val="en-GB" w:eastAsia="zh-CN"/>
    </w:rPr>
  </w:style>
  <w:style w:type="table" w:customStyle="1" w:styleId="ADNOCInfoTable">
    <w:name w:val="ADNOC Info Table"/>
    <w:basedOn w:val="TableNormal"/>
    <w:uiPriority w:val="99"/>
    <w:rsid w:val="002719D2"/>
    <w:pPr>
      <w:keepNext/>
      <w:keepLines/>
      <w:spacing w:after="0" w:line="240" w:lineRule="auto"/>
    </w:pPr>
    <w:rPr>
      <w:rFonts w:eastAsiaTheme="minorEastAsia"/>
      <w:sz w:val="20"/>
      <w:lang w:eastAsia="zh-CN"/>
    </w:rPr>
    <w:tblPr>
      <w:tblBorders>
        <w:top w:val="single" w:sz="6" w:space="0" w:color="F0E10F" w:themeColor="accent3"/>
        <w:left w:val="single" w:sz="6" w:space="0" w:color="F0E10F" w:themeColor="accent3"/>
        <w:bottom w:val="single" w:sz="6" w:space="0" w:color="F0E10F" w:themeColor="accent3"/>
        <w:right w:val="single" w:sz="6" w:space="0" w:color="F0E10F" w:themeColor="accent3"/>
        <w:insideH w:val="single" w:sz="6" w:space="0" w:color="F0E10F" w:themeColor="accent3"/>
        <w:insideV w:val="single" w:sz="6" w:space="0" w:color="F0E10F" w:themeColor="accent3"/>
      </w:tblBorders>
      <w:tblCellMar>
        <w:top w:w="113" w:type="dxa"/>
        <w:left w:w="170" w:type="dxa"/>
        <w:bottom w:w="57" w:type="dxa"/>
        <w:right w:w="170" w:type="dxa"/>
      </w:tblCellMar>
    </w:tblPr>
    <w:tcPr>
      <w:shd w:val="clear" w:color="auto" w:fill="F2F2F2" w:themeFill="background1" w:themeFillShade="F2"/>
    </w:tcPr>
  </w:style>
  <w:style w:type="character" w:styleId="CommentReference">
    <w:name w:val="annotation reference"/>
    <w:basedOn w:val="DefaultParagraphFont"/>
    <w:uiPriority w:val="99"/>
    <w:semiHidden/>
    <w:unhideWhenUsed/>
    <w:rsid w:val="00240B1B"/>
    <w:rPr>
      <w:sz w:val="16"/>
      <w:szCs w:val="16"/>
    </w:rPr>
  </w:style>
  <w:style w:type="paragraph" w:styleId="CommentText">
    <w:name w:val="annotation text"/>
    <w:basedOn w:val="Normal"/>
    <w:link w:val="CommentTextChar"/>
    <w:uiPriority w:val="99"/>
    <w:semiHidden/>
    <w:unhideWhenUsed/>
    <w:rsid w:val="00240B1B"/>
    <w:pPr>
      <w:spacing w:line="240" w:lineRule="auto"/>
    </w:pPr>
    <w:rPr>
      <w:sz w:val="20"/>
      <w:szCs w:val="20"/>
    </w:rPr>
  </w:style>
  <w:style w:type="character" w:customStyle="1" w:styleId="CommentTextChar">
    <w:name w:val="Comment Text Char"/>
    <w:basedOn w:val="DefaultParagraphFont"/>
    <w:link w:val="CommentText"/>
    <w:uiPriority w:val="99"/>
    <w:semiHidden/>
    <w:rsid w:val="00240B1B"/>
    <w:rPr>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240B1B"/>
    <w:rPr>
      <w:b/>
      <w:bCs/>
    </w:rPr>
  </w:style>
  <w:style w:type="character" w:customStyle="1" w:styleId="CommentSubjectChar">
    <w:name w:val="Comment Subject Char"/>
    <w:basedOn w:val="CommentTextChar"/>
    <w:link w:val="CommentSubject"/>
    <w:uiPriority w:val="99"/>
    <w:semiHidden/>
    <w:rsid w:val="00240B1B"/>
    <w:rPr>
      <w:b/>
      <w:bCs/>
      <w:color w:val="000000" w:themeColor="text1"/>
      <w:sz w:val="20"/>
      <w:szCs w:val="20"/>
      <w:lang w:val="en-US"/>
    </w:rPr>
  </w:style>
  <w:style w:type="table" w:styleId="GridTable1Light-Accent1">
    <w:name w:val="Grid Table 1 Light Accent 1"/>
    <w:basedOn w:val="TableNormal"/>
    <w:uiPriority w:val="46"/>
    <w:rsid w:val="002555D1"/>
    <w:pPr>
      <w:spacing w:after="0" w:line="240" w:lineRule="auto"/>
    </w:pPr>
    <w:rPr>
      <w:rFonts w:ascii="Verdana" w:hAnsi="Verdana"/>
      <w:color w:val="32373C"/>
      <w:sz w:val="2"/>
      <w:szCs w:val="2"/>
      <w:lang w:eastAsia="ja-JP"/>
    </w:rPr>
    <w:tblPr>
      <w:tblStyleRowBandSize w:val="1"/>
      <w:tblStyleColBandSize w:val="1"/>
      <w:tblBorders>
        <w:top w:val="single" w:sz="4" w:space="0" w:color="FFE397" w:themeColor="accent1" w:themeTint="66"/>
        <w:left w:val="single" w:sz="4" w:space="0" w:color="FFE397" w:themeColor="accent1" w:themeTint="66"/>
        <w:bottom w:val="single" w:sz="4" w:space="0" w:color="FFE397" w:themeColor="accent1" w:themeTint="66"/>
        <w:right w:val="single" w:sz="4" w:space="0" w:color="FFE397" w:themeColor="accent1" w:themeTint="66"/>
        <w:insideH w:val="single" w:sz="4" w:space="0" w:color="FFE397" w:themeColor="accent1" w:themeTint="66"/>
        <w:insideV w:val="single" w:sz="4" w:space="0" w:color="FFE397" w:themeColor="accent1" w:themeTint="66"/>
      </w:tblBorders>
    </w:tblPr>
    <w:tblStylePr w:type="firstRow">
      <w:rPr>
        <w:b/>
        <w:bCs/>
      </w:rPr>
      <w:tblPr/>
      <w:tcPr>
        <w:tcBorders>
          <w:bottom w:val="single" w:sz="12" w:space="0" w:color="FFD663" w:themeColor="accent1" w:themeTint="99"/>
        </w:tcBorders>
      </w:tcPr>
    </w:tblStylePr>
    <w:tblStylePr w:type="lastRow">
      <w:rPr>
        <w:b/>
        <w:bCs/>
      </w:rPr>
      <w:tblPr/>
      <w:tcPr>
        <w:tcBorders>
          <w:top w:val="double" w:sz="2" w:space="0" w:color="FFD663"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5163D"/>
    <w:pPr>
      <w:spacing w:after="0" w:line="240" w:lineRule="auto"/>
    </w:pPr>
    <w:rPr>
      <w:color w:val="000000" w:themeColor="text1"/>
      <w:sz w:val="18"/>
      <w:lang w:val="en-US"/>
    </w:rPr>
  </w:style>
  <w:style w:type="character" w:customStyle="1" w:styleId="UnresolvedMention1">
    <w:name w:val="Unresolved Mention1"/>
    <w:basedOn w:val="DefaultParagraphFont"/>
    <w:uiPriority w:val="99"/>
    <w:semiHidden/>
    <w:unhideWhenUsed/>
    <w:rsid w:val="00EF26A1"/>
    <w:rPr>
      <w:color w:val="605E5C"/>
      <w:shd w:val="clear" w:color="auto" w:fill="E1DFDD"/>
    </w:rPr>
  </w:style>
  <w:style w:type="paragraph" w:customStyle="1" w:styleId="TableParagraph">
    <w:name w:val="Table Paragraph"/>
    <w:basedOn w:val="Normal"/>
    <w:uiPriority w:val="1"/>
    <w:qFormat/>
    <w:rsid w:val="00853369"/>
    <w:pPr>
      <w:widowControl w:val="0"/>
      <w:autoSpaceDE w:val="0"/>
      <w:autoSpaceDN w:val="0"/>
      <w:spacing w:before="1" w:after="0" w:line="240" w:lineRule="auto"/>
      <w:ind w:left="143"/>
    </w:pPr>
    <w:rPr>
      <w:rFonts w:ascii="Calibri" w:eastAsia="Calibri" w:hAnsi="Calibri" w:cs="Calibr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0810124">
      <w:bodyDiv w:val="1"/>
      <w:marLeft w:val="0"/>
      <w:marRight w:val="0"/>
      <w:marTop w:val="0"/>
      <w:marBottom w:val="0"/>
      <w:divBdr>
        <w:top w:val="none" w:sz="0" w:space="0" w:color="auto"/>
        <w:left w:val="none" w:sz="0" w:space="0" w:color="auto"/>
        <w:bottom w:val="none" w:sz="0" w:space="0" w:color="auto"/>
        <w:right w:val="none" w:sz="0" w:space="0" w:color="auto"/>
      </w:divBdr>
    </w:div>
    <w:div w:id="1092778790">
      <w:bodyDiv w:val="1"/>
      <w:marLeft w:val="0"/>
      <w:marRight w:val="0"/>
      <w:marTop w:val="0"/>
      <w:marBottom w:val="0"/>
      <w:divBdr>
        <w:top w:val="none" w:sz="0" w:space="0" w:color="auto"/>
        <w:left w:val="none" w:sz="0" w:space="0" w:color="auto"/>
        <w:bottom w:val="none" w:sz="0" w:space="0" w:color="auto"/>
        <w:right w:val="none" w:sz="0" w:space="0" w:color="auto"/>
      </w:divBdr>
    </w:div>
    <w:div w:id="1419331669">
      <w:bodyDiv w:val="1"/>
      <w:marLeft w:val="0"/>
      <w:marRight w:val="0"/>
      <w:marTop w:val="0"/>
      <w:marBottom w:val="0"/>
      <w:divBdr>
        <w:top w:val="none" w:sz="0" w:space="0" w:color="auto"/>
        <w:left w:val="none" w:sz="0" w:space="0" w:color="auto"/>
        <w:bottom w:val="none" w:sz="0" w:space="0" w:color="auto"/>
        <w:right w:val="none" w:sz="0" w:space="0" w:color="auto"/>
      </w:divBdr>
    </w:div>
    <w:div w:id="178854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9A99519ED4C4441B06D09D804C1A720"/>
        <w:category>
          <w:name w:val="General"/>
          <w:gallery w:val="placeholder"/>
        </w:category>
        <w:types>
          <w:type w:val="bbPlcHdr"/>
        </w:types>
        <w:behaviors>
          <w:behavior w:val="content"/>
        </w:behaviors>
        <w:guid w:val="{36EFEAA0-8E35-486D-A51B-C9C719A68B9C}"/>
      </w:docPartPr>
      <w:docPartBody>
        <w:p w:rsidR="00BA27BB" w:rsidRDefault="00136D75" w:rsidP="00136D75">
          <w:pPr>
            <w:pStyle w:val="B9A99519ED4C4441B06D09D804C1A720"/>
          </w:pPr>
          <w:r w:rsidRPr="00A561CC">
            <w:rPr>
              <w:color w:val="808080" w:themeColor="background1" w:themeShade="80"/>
            </w:rPr>
            <w:t>[Document title]</w:t>
          </w:r>
        </w:p>
      </w:docPartBody>
    </w:docPart>
    <w:docPart>
      <w:docPartPr>
        <w:name w:val="B56EBFE9CB474E1BBBA131006718B4D7"/>
        <w:category>
          <w:name w:val="General"/>
          <w:gallery w:val="placeholder"/>
        </w:category>
        <w:types>
          <w:type w:val="bbPlcHdr"/>
        </w:types>
        <w:behaviors>
          <w:behavior w:val="content"/>
        </w:behaviors>
        <w:guid w:val="{77C55C29-CEA3-47CB-B332-3A8247A1ED90}"/>
      </w:docPartPr>
      <w:docPartBody>
        <w:p w:rsidR="004D6512" w:rsidRDefault="00784F42" w:rsidP="00784F42">
          <w:pPr>
            <w:pStyle w:val="B56EBFE9CB474E1BBBA131006718B4D7"/>
          </w:pPr>
          <w:r w:rsidRPr="00A561CC">
            <w:rPr>
              <w:color w:val="808080" w:themeColor="background1" w:themeShade="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Lato">
    <w:altName w:val="Segoe UI"/>
    <w:charset w:val="00"/>
    <w:family w:val="swiss"/>
    <w:pitch w:val="variable"/>
    <w:sig w:usb0="E10002FF" w:usb1="5000ECFF" w:usb2="00000021" w:usb3="00000000" w:csb0="0000019F"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F"/>
    <w:rsid w:val="00031210"/>
    <w:rsid w:val="00103045"/>
    <w:rsid w:val="00134D95"/>
    <w:rsid w:val="00136D75"/>
    <w:rsid w:val="001437B6"/>
    <w:rsid w:val="0017321C"/>
    <w:rsid w:val="001745AA"/>
    <w:rsid w:val="002266EC"/>
    <w:rsid w:val="00237327"/>
    <w:rsid w:val="00283358"/>
    <w:rsid w:val="0032272B"/>
    <w:rsid w:val="003675D2"/>
    <w:rsid w:val="00371E68"/>
    <w:rsid w:val="004C6C2A"/>
    <w:rsid w:val="004D6512"/>
    <w:rsid w:val="0051095F"/>
    <w:rsid w:val="0054223D"/>
    <w:rsid w:val="0064669F"/>
    <w:rsid w:val="006666DF"/>
    <w:rsid w:val="00782AC4"/>
    <w:rsid w:val="00784F42"/>
    <w:rsid w:val="007D459B"/>
    <w:rsid w:val="00845723"/>
    <w:rsid w:val="00897893"/>
    <w:rsid w:val="008C6C3D"/>
    <w:rsid w:val="008D3DD2"/>
    <w:rsid w:val="008E0430"/>
    <w:rsid w:val="008E121B"/>
    <w:rsid w:val="008E6A6D"/>
    <w:rsid w:val="009E6A13"/>
    <w:rsid w:val="009E71DA"/>
    <w:rsid w:val="009F7C56"/>
    <w:rsid w:val="00A36BC6"/>
    <w:rsid w:val="00AD03E4"/>
    <w:rsid w:val="00AF414A"/>
    <w:rsid w:val="00AF708B"/>
    <w:rsid w:val="00B128D9"/>
    <w:rsid w:val="00B362F1"/>
    <w:rsid w:val="00BA27BB"/>
    <w:rsid w:val="00BA5A13"/>
    <w:rsid w:val="00BA7A54"/>
    <w:rsid w:val="00C3326D"/>
    <w:rsid w:val="00C42CE3"/>
    <w:rsid w:val="00C5158B"/>
    <w:rsid w:val="00C61779"/>
    <w:rsid w:val="00C70080"/>
    <w:rsid w:val="00C74F00"/>
    <w:rsid w:val="00C91188"/>
    <w:rsid w:val="00CF5728"/>
    <w:rsid w:val="00CF5F4A"/>
    <w:rsid w:val="00D003B9"/>
    <w:rsid w:val="00D27C40"/>
    <w:rsid w:val="00EC35EC"/>
    <w:rsid w:val="00EE0704"/>
    <w:rsid w:val="00F96751"/>
    <w:rsid w:val="00FA6DFC"/>
    <w:rsid w:val="00FD7FC7"/>
    <w:rsid w:val="00FF760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C40"/>
    <w:rPr>
      <w:color w:val="808080"/>
    </w:rPr>
  </w:style>
  <w:style w:type="paragraph" w:customStyle="1" w:styleId="B9A99519ED4C4441B06D09D804C1A720">
    <w:name w:val="B9A99519ED4C4441B06D09D804C1A720"/>
    <w:rsid w:val="00136D75"/>
    <w:rPr>
      <w:lang w:val="en-US" w:eastAsia="en-US"/>
    </w:rPr>
  </w:style>
  <w:style w:type="paragraph" w:customStyle="1" w:styleId="B56EBFE9CB474E1BBBA131006718B4D7">
    <w:name w:val="B56EBFE9CB474E1BBBA131006718B4D7"/>
    <w:rsid w:val="00784F42"/>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CPX Theme Draft 1">
      <a:dk1>
        <a:srgbClr val="000000"/>
      </a:dk1>
      <a:lt1>
        <a:srgbClr val="FFFFFF"/>
      </a:lt1>
      <a:dk2>
        <a:srgbClr val="5C5C5C"/>
      </a:dk2>
      <a:lt2>
        <a:srgbClr val="CCCCCC"/>
      </a:lt2>
      <a:accent1>
        <a:srgbClr val="FAB900"/>
      </a:accent1>
      <a:accent2>
        <a:srgbClr val="000000"/>
      </a:accent2>
      <a:accent3>
        <a:srgbClr val="F0E10F"/>
      </a:accent3>
      <a:accent4>
        <a:srgbClr val="F0911E"/>
      </a:accent4>
      <a:accent5>
        <a:srgbClr val="EB6923"/>
      </a:accent5>
      <a:accent6>
        <a:srgbClr val="92D050"/>
      </a:accent6>
      <a:hlink>
        <a:srgbClr val="6281A0"/>
      </a:hlink>
      <a:folHlink>
        <a:srgbClr val="B0C0CF"/>
      </a:folHlink>
    </a:clrScheme>
    <a:fontScheme name="CPX">
      <a:majorFont>
        <a:latin typeface="Space Grotesk"/>
        <a:ea typeface="Helvetica Neue"/>
        <a:cs typeface="Helvetica Neue"/>
      </a:majorFont>
      <a:minorFont>
        <a:latin typeface="Space Grotesk"/>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ED9C1FF9206EE4F9707493A0AE4A04E" ma:contentTypeVersion="4" ma:contentTypeDescription="Create a new document." ma:contentTypeScope="" ma:versionID="914476e3f048b7951bfb20920cc9f039">
  <xsd:schema xmlns:xsd="http://www.w3.org/2001/XMLSchema" xmlns:xs="http://www.w3.org/2001/XMLSchema" xmlns:p="http://schemas.microsoft.com/office/2006/metadata/properties" xmlns:ns2="a657830f-9563-43be-a1fd-98c1a6af8b73" targetNamespace="http://schemas.microsoft.com/office/2006/metadata/properties" ma:root="true" ma:fieldsID="1b01fe9ad402beea2df2be46a8d9fb6a" ns2:_="">
    <xsd:import namespace="a657830f-9563-43be-a1fd-98c1a6af8b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7830f-9563-43be-a1fd-98c1a6af8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CHICAGO.XSL" StyleName="Chicago" Version="1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D2ABF6-2239-41E6-8201-C0B6C4BA9C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24CBF42-A876-4C3B-8332-4FC14145FEB3}"/>
</file>

<file path=customXml/itemProps3.xml><?xml version="1.0" encoding="utf-8"?>
<ds:datastoreItem xmlns:ds="http://schemas.openxmlformats.org/officeDocument/2006/customXml" ds:itemID="{11EFA690-6B1D-404A-9FEE-F082C7819BF0}">
  <ds:schemaRefs>
    <ds:schemaRef ds:uri="http://schemas.openxmlformats.org/officeDocument/2006/bibliography"/>
  </ds:schemaRefs>
</ds:datastoreItem>
</file>

<file path=customXml/itemProps4.xml><?xml version="1.0" encoding="utf-8"?>
<ds:datastoreItem xmlns:ds="http://schemas.openxmlformats.org/officeDocument/2006/customXml" ds:itemID="{777532BE-0FE1-48E9-8C1E-96D31FAE9F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11</Pages>
  <Words>2532</Words>
  <Characters>14434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CPX Security Operations Policy</vt:lpstr>
    </vt:vector>
  </TitlesOfParts>
  <Company>CPX Holding LLC</Company>
  <LinksUpToDate>false</LinksUpToDate>
  <CharactersWithSpaces>16933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&lt;CLIENT&gt; Security Operations Policy</dc:title>
  <dc:subject>&lt;CLIENT&gt;-IS-POL-00X</dc:subject>
  <dc:creator>Author Name</dc:creator>
  <cp:keywords/>
  <dc:description/>
  <cp:lastModifiedBy>Mohammed Khateeb</cp:lastModifiedBy>
  <cp:revision>28</cp:revision>
  <cp:lastPrinted>2023-03-29T10:56:00Z</cp:lastPrinted>
  <dcterms:created xsi:type="dcterms:W3CDTF">2023-01-23T08:34:00Z</dcterms:created>
  <dcterms:modified xsi:type="dcterms:W3CDTF">2025-01-30T10:14:00Z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0x0101007ED9C1FF9206EE4F9707493A0AE4A04E</vt:lpwstr>
  </property>
  <property fmtid="{D5CDD505-2E9C-101B-9397-08002B2CF9AE}" pid="3" name="_dlc_DocIdItemGuid">
    <vt:lpwstr>53e4c40a-454c-451d-8004-5c10dda05f55</vt:lpwstr>
  </property>
</Properties>
</file>